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CD37A" w14:textId="77777777" w:rsidR="00095A57" w:rsidRDefault="00095A57" w:rsidP="00095A57">
      <w:pPr>
        <w:rPr>
          <w:rFonts w:asciiTheme="majorEastAsia" w:eastAsiaTheme="majorEastAsia" w:hAnsiTheme="majorEastAsia"/>
          <w:b/>
          <w:sz w:val="48"/>
          <w:szCs w:val="48"/>
        </w:rPr>
      </w:pPr>
    </w:p>
    <w:p w14:paraId="4399E170" w14:textId="77777777" w:rsidR="00095A57" w:rsidRDefault="00095A57" w:rsidP="00095A57">
      <w:pPr>
        <w:rPr>
          <w:rFonts w:asciiTheme="majorEastAsia" w:eastAsiaTheme="majorEastAsia" w:hAnsiTheme="majorEastAsia"/>
          <w:b/>
          <w:sz w:val="48"/>
          <w:szCs w:val="48"/>
        </w:rPr>
      </w:pPr>
    </w:p>
    <w:p w14:paraId="016A51AB" w14:textId="77777777" w:rsidR="00095A57" w:rsidRDefault="00095A57" w:rsidP="00095A57">
      <w:pPr>
        <w:rPr>
          <w:rFonts w:asciiTheme="majorEastAsia" w:eastAsiaTheme="majorEastAsia" w:hAnsiTheme="majorEastAsia"/>
          <w:b/>
          <w:sz w:val="48"/>
          <w:szCs w:val="48"/>
        </w:rPr>
      </w:pPr>
    </w:p>
    <w:p w14:paraId="66CBC7A3" w14:textId="77777777" w:rsidR="00095A57" w:rsidRDefault="00095A57" w:rsidP="00095A57">
      <w:pPr>
        <w:rPr>
          <w:rFonts w:asciiTheme="majorEastAsia" w:eastAsiaTheme="majorEastAsia" w:hAnsiTheme="majorEastAsia"/>
          <w:b/>
          <w:sz w:val="48"/>
          <w:szCs w:val="48"/>
        </w:rPr>
      </w:pPr>
    </w:p>
    <w:p w14:paraId="32B6B319" w14:textId="77777777" w:rsidR="00095A57" w:rsidRDefault="00095A57" w:rsidP="00095A57">
      <w:pPr>
        <w:ind w:left="1260" w:firstLine="420"/>
        <w:rPr>
          <w:rFonts w:asciiTheme="majorEastAsia" w:eastAsiaTheme="majorEastAsia" w:hAnsiTheme="majorEastAsia"/>
          <w:b/>
          <w:sz w:val="48"/>
          <w:szCs w:val="48"/>
        </w:rPr>
      </w:pPr>
    </w:p>
    <w:p w14:paraId="2601A731" w14:textId="77777777" w:rsidR="00095A57" w:rsidRDefault="00095A57" w:rsidP="00095A57">
      <w:pPr>
        <w:ind w:left="1260" w:firstLine="420"/>
        <w:rPr>
          <w:rFonts w:asciiTheme="majorEastAsia" w:eastAsiaTheme="majorEastAsia" w:hAnsiTheme="majorEastAsia"/>
          <w:b/>
          <w:sz w:val="48"/>
          <w:szCs w:val="48"/>
        </w:rPr>
      </w:pPr>
    </w:p>
    <w:p w14:paraId="2877C5DD" w14:textId="77777777" w:rsidR="00095A57" w:rsidRDefault="00095A57" w:rsidP="00095A57">
      <w:pPr>
        <w:ind w:left="1260" w:firstLine="420"/>
        <w:rPr>
          <w:rFonts w:asciiTheme="majorEastAsia" w:eastAsiaTheme="majorEastAsia" w:hAnsiTheme="majorEastAsia"/>
          <w:b/>
          <w:sz w:val="48"/>
          <w:szCs w:val="48"/>
        </w:rPr>
      </w:pPr>
    </w:p>
    <w:p w14:paraId="15EE7891" w14:textId="77777777" w:rsidR="00107FFA" w:rsidRDefault="00107FFA" w:rsidP="00727473">
      <w:pPr>
        <w:jc w:val="center"/>
        <w:rPr>
          <w:rFonts w:asciiTheme="majorEastAsia" w:eastAsiaTheme="majorEastAsia" w:hAnsiTheme="majorEastAsia"/>
          <w:b/>
          <w:sz w:val="48"/>
          <w:szCs w:val="48"/>
        </w:rPr>
      </w:pPr>
      <w:r w:rsidRPr="00095A57">
        <w:rPr>
          <w:rFonts w:asciiTheme="majorEastAsia" w:eastAsiaTheme="majorEastAsia" w:hAnsiTheme="majorEastAsia" w:hint="eastAsia"/>
          <w:b/>
          <w:sz w:val="48"/>
          <w:szCs w:val="48"/>
        </w:rPr>
        <w:t>5G</w:t>
      </w:r>
      <w:r w:rsidR="00727473">
        <w:rPr>
          <w:rFonts w:asciiTheme="majorEastAsia" w:eastAsiaTheme="majorEastAsia" w:hAnsiTheme="majorEastAsia" w:hint="eastAsia"/>
          <w:b/>
          <w:sz w:val="48"/>
          <w:szCs w:val="48"/>
        </w:rPr>
        <w:t>回传</w:t>
      </w:r>
      <w:r w:rsidRPr="00095A57">
        <w:rPr>
          <w:rFonts w:asciiTheme="majorEastAsia" w:eastAsiaTheme="majorEastAsia" w:hAnsiTheme="majorEastAsia" w:hint="eastAsia"/>
          <w:b/>
          <w:sz w:val="48"/>
          <w:szCs w:val="48"/>
        </w:rPr>
        <w:t>基带方案</w:t>
      </w:r>
    </w:p>
    <w:p w14:paraId="78941EE0" w14:textId="77777777" w:rsidR="00095A57" w:rsidRDefault="00095A57" w:rsidP="00095A57">
      <w:pPr>
        <w:ind w:left="1260" w:firstLine="420"/>
        <w:rPr>
          <w:rFonts w:asciiTheme="majorEastAsia" w:eastAsiaTheme="majorEastAsia" w:hAnsiTheme="majorEastAsia"/>
          <w:b/>
          <w:sz w:val="48"/>
          <w:szCs w:val="48"/>
        </w:rPr>
      </w:pPr>
    </w:p>
    <w:p w14:paraId="65716D29" w14:textId="77777777" w:rsidR="00095A57" w:rsidRDefault="00095A57" w:rsidP="00095A57">
      <w:pPr>
        <w:ind w:left="1260" w:firstLine="420"/>
        <w:rPr>
          <w:rFonts w:asciiTheme="majorEastAsia" w:eastAsiaTheme="majorEastAsia" w:hAnsiTheme="majorEastAsia"/>
          <w:b/>
          <w:sz w:val="48"/>
          <w:szCs w:val="48"/>
        </w:rPr>
      </w:pPr>
    </w:p>
    <w:p w14:paraId="4B75AC6A" w14:textId="77777777" w:rsidR="00095A57" w:rsidRDefault="00095A57" w:rsidP="00095A57">
      <w:pPr>
        <w:ind w:left="1260" w:firstLine="420"/>
        <w:rPr>
          <w:rFonts w:asciiTheme="majorEastAsia" w:eastAsiaTheme="majorEastAsia" w:hAnsiTheme="majorEastAsia"/>
          <w:b/>
          <w:sz w:val="48"/>
          <w:szCs w:val="48"/>
        </w:rPr>
      </w:pPr>
    </w:p>
    <w:p w14:paraId="7C643545" w14:textId="77777777" w:rsidR="00095A57" w:rsidRDefault="00095A57" w:rsidP="00095A57">
      <w:pPr>
        <w:ind w:left="1260" w:firstLine="420"/>
        <w:rPr>
          <w:rFonts w:asciiTheme="majorEastAsia" w:eastAsiaTheme="majorEastAsia" w:hAnsiTheme="majorEastAsia"/>
          <w:b/>
          <w:sz w:val="48"/>
          <w:szCs w:val="48"/>
        </w:rPr>
      </w:pPr>
    </w:p>
    <w:p w14:paraId="2B5CA54F" w14:textId="77777777" w:rsidR="00095A57" w:rsidRDefault="00095A57" w:rsidP="00095A57">
      <w:pPr>
        <w:ind w:left="1260" w:firstLine="420"/>
        <w:rPr>
          <w:rFonts w:asciiTheme="majorEastAsia" w:eastAsiaTheme="majorEastAsia" w:hAnsiTheme="majorEastAsia"/>
          <w:b/>
          <w:sz w:val="48"/>
          <w:szCs w:val="48"/>
        </w:rPr>
      </w:pPr>
    </w:p>
    <w:p w14:paraId="1C3E8A50" w14:textId="77777777" w:rsidR="00095A57" w:rsidRDefault="00095A57" w:rsidP="00095A57">
      <w:pPr>
        <w:ind w:left="1260" w:firstLine="420"/>
        <w:rPr>
          <w:rFonts w:asciiTheme="majorEastAsia" w:eastAsiaTheme="majorEastAsia" w:hAnsiTheme="majorEastAsia"/>
          <w:b/>
          <w:sz w:val="48"/>
          <w:szCs w:val="48"/>
        </w:rPr>
      </w:pPr>
    </w:p>
    <w:p w14:paraId="264CE4E6" w14:textId="77777777" w:rsidR="00095A57" w:rsidRDefault="00095A57" w:rsidP="00095A57">
      <w:pPr>
        <w:ind w:left="1260" w:firstLine="420"/>
        <w:rPr>
          <w:rFonts w:asciiTheme="majorEastAsia" w:eastAsiaTheme="majorEastAsia" w:hAnsiTheme="majorEastAsia"/>
          <w:b/>
          <w:sz w:val="48"/>
          <w:szCs w:val="48"/>
        </w:rPr>
      </w:pPr>
    </w:p>
    <w:p w14:paraId="6EF60A1E" w14:textId="77777777" w:rsidR="00095A57" w:rsidRDefault="00095A57" w:rsidP="00095A57">
      <w:pPr>
        <w:ind w:left="1260" w:firstLine="420"/>
        <w:rPr>
          <w:rFonts w:asciiTheme="majorEastAsia" w:eastAsiaTheme="majorEastAsia" w:hAnsiTheme="majorEastAsia"/>
          <w:b/>
          <w:sz w:val="48"/>
          <w:szCs w:val="48"/>
        </w:rPr>
      </w:pPr>
    </w:p>
    <w:p w14:paraId="6FEF146F" w14:textId="77777777" w:rsidR="00095A57" w:rsidRDefault="00095A57" w:rsidP="00095A57">
      <w:pPr>
        <w:ind w:left="1260" w:firstLine="420"/>
        <w:rPr>
          <w:rFonts w:asciiTheme="majorEastAsia" w:eastAsiaTheme="majorEastAsia" w:hAnsiTheme="majorEastAsia"/>
          <w:b/>
          <w:sz w:val="48"/>
          <w:szCs w:val="48"/>
        </w:rPr>
      </w:pPr>
    </w:p>
    <w:p w14:paraId="41EFEA20" w14:textId="77777777" w:rsidR="00095A57" w:rsidRDefault="00095A57" w:rsidP="00095A57">
      <w:pPr>
        <w:ind w:left="1260" w:firstLine="420"/>
        <w:rPr>
          <w:rFonts w:asciiTheme="majorEastAsia" w:eastAsiaTheme="majorEastAsia" w:hAnsiTheme="majorEastAsia"/>
          <w:b/>
          <w:sz w:val="48"/>
          <w:szCs w:val="48"/>
        </w:rPr>
      </w:pPr>
    </w:p>
    <w:p w14:paraId="2BF59495" w14:textId="77777777" w:rsidR="00095A57" w:rsidRDefault="00095A57" w:rsidP="00095A57">
      <w:pPr>
        <w:ind w:left="1260" w:firstLine="420"/>
        <w:rPr>
          <w:rFonts w:asciiTheme="majorEastAsia" w:eastAsiaTheme="majorEastAsia" w:hAnsiTheme="majorEastAsia"/>
          <w:b/>
          <w:sz w:val="48"/>
          <w:szCs w:val="48"/>
        </w:rPr>
      </w:pPr>
    </w:p>
    <w:p w14:paraId="0751F27F" w14:textId="77777777" w:rsidR="00095A57" w:rsidRDefault="00095A57" w:rsidP="00095A57">
      <w:pPr>
        <w:ind w:left="1260" w:firstLine="420"/>
        <w:rPr>
          <w:rFonts w:asciiTheme="majorEastAsia" w:eastAsiaTheme="majorEastAsia" w:hAnsiTheme="majorEastAsia"/>
          <w:b/>
          <w:sz w:val="48"/>
          <w:szCs w:val="48"/>
        </w:rPr>
      </w:pPr>
    </w:p>
    <w:p w14:paraId="6DD0A7DC" w14:textId="77777777" w:rsidR="00265A9B" w:rsidRDefault="00265A9B" w:rsidP="00095A57">
      <w:pPr>
        <w:ind w:left="1260" w:firstLine="420"/>
        <w:rPr>
          <w:rFonts w:asciiTheme="majorEastAsia" w:eastAsiaTheme="majorEastAsia" w:hAnsiTheme="majorEastAsia"/>
          <w:b/>
          <w:sz w:val="48"/>
          <w:szCs w:val="48"/>
        </w:rPr>
      </w:pPr>
    </w:p>
    <w:p w14:paraId="78C485D3" w14:textId="77777777" w:rsidR="00265A9B" w:rsidRDefault="00265A9B" w:rsidP="00095A57">
      <w:pPr>
        <w:ind w:left="1260" w:firstLine="420"/>
        <w:rPr>
          <w:rFonts w:asciiTheme="majorEastAsia" w:eastAsiaTheme="majorEastAsia" w:hAnsiTheme="majorEastAsia"/>
          <w:b/>
          <w:sz w:val="48"/>
          <w:szCs w:val="48"/>
        </w:rPr>
      </w:pPr>
    </w:p>
    <w:p w14:paraId="264EE6DD" w14:textId="77777777" w:rsidR="00265A9B" w:rsidRPr="00336A4E" w:rsidRDefault="00265A9B" w:rsidP="00265A9B">
      <w:pPr>
        <w:widowControl/>
        <w:spacing w:after="240" w:line="390" w:lineRule="atLeast"/>
        <w:jc w:val="left"/>
        <w:rPr>
          <w:rFonts w:asciiTheme="majorEastAsia" w:eastAsiaTheme="majorEastAsia" w:hAnsiTheme="majorEastAsia" w:cs="宋体"/>
          <w:color w:val="4D4D4D"/>
          <w:kern w:val="0"/>
          <w:sz w:val="24"/>
          <w:szCs w:val="24"/>
        </w:rPr>
      </w:pPr>
      <w:r w:rsidRPr="00336A4E">
        <w:rPr>
          <w:rFonts w:asciiTheme="majorEastAsia" w:eastAsiaTheme="majorEastAsia" w:hAnsiTheme="majorEastAsia" w:cs="宋体"/>
          <w:color w:val="4D4D4D"/>
          <w:kern w:val="0"/>
          <w:sz w:val="24"/>
          <w:szCs w:val="24"/>
        </w:rPr>
        <w:lastRenderedPageBreak/>
        <w:t>版本信息</w:t>
      </w:r>
    </w:p>
    <w:tbl>
      <w:tblPr>
        <w:tblW w:w="84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113"/>
        <w:gridCol w:w="1275"/>
        <w:gridCol w:w="1999"/>
        <w:gridCol w:w="2126"/>
        <w:gridCol w:w="1971"/>
      </w:tblGrid>
      <w:tr w:rsidR="00681C74" w:rsidRPr="00336A4E" w14:paraId="43DD9502" w14:textId="77777777" w:rsidTr="00E8470E">
        <w:tc>
          <w:tcPr>
            <w:tcW w:w="1113" w:type="dxa"/>
            <w:shd w:val="clear" w:color="auto" w:fill="FFFFFF"/>
            <w:tcMar>
              <w:top w:w="120" w:type="dxa"/>
              <w:left w:w="120" w:type="dxa"/>
              <w:bottom w:w="120" w:type="dxa"/>
              <w:right w:w="120" w:type="dxa"/>
            </w:tcMar>
            <w:hideMark/>
          </w:tcPr>
          <w:p w14:paraId="3BFB85D3"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版本</w:t>
            </w:r>
            <w:r w:rsidRPr="00336A4E">
              <w:rPr>
                <w:rFonts w:asciiTheme="majorEastAsia" w:eastAsiaTheme="majorEastAsia" w:hAnsiTheme="majorEastAsia" w:cs="宋体"/>
                <w:color w:val="4F4F4F"/>
                <w:kern w:val="0"/>
                <w:szCs w:val="21"/>
              </w:rPr>
              <w:t>编号</w:t>
            </w:r>
          </w:p>
        </w:tc>
        <w:tc>
          <w:tcPr>
            <w:tcW w:w="1275" w:type="dxa"/>
            <w:shd w:val="clear" w:color="auto" w:fill="FFFFFF"/>
            <w:tcMar>
              <w:top w:w="120" w:type="dxa"/>
              <w:left w:w="120" w:type="dxa"/>
              <w:bottom w:w="120" w:type="dxa"/>
              <w:right w:w="120" w:type="dxa"/>
            </w:tcMar>
            <w:hideMark/>
          </w:tcPr>
          <w:p w14:paraId="3B49CBD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修改日期</w:t>
            </w:r>
          </w:p>
        </w:tc>
        <w:tc>
          <w:tcPr>
            <w:tcW w:w="1999" w:type="dxa"/>
            <w:shd w:val="clear" w:color="auto" w:fill="FFFFFF"/>
            <w:tcMar>
              <w:top w:w="120" w:type="dxa"/>
              <w:left w:w="120" w:type="dxa"/>
              <w:bottom w:w="120" w:type="dxa"/>
              <w:right w:w="120" w:type="dxa"/>
            </w:tcMar>
            <w:hideMark/>
          </w:tcPr>
          <w:p w14:paraId="191CD47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修改内容</w:t>
            </w:r>
          </w:p>
        </w:tc>
        <w:tc>
          <w:tcPr>
            <w:tcW w:w="2126" w:type="dxa"/>
            <w:shd w:val="clear" w:color="auto" w:fill="FFFFFF"/>
            <w:tcMar>
              <w:top w:w="120" w:type="dxa"/>
              <w:left w:w="120" w:type="dxa"/>
              <w:bottom w:w="120" w:type="dxa"/>
              <w:right w:w="120" w:type="dxa"/>
            </w:tcMar>
            <w:hideMark/>
          </w:tcPr>
          <w:p w14:paraId="020E996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w:t>
            </w:r>
            <w:r w:rsidRPr="00336A4E">
              <w:rPr>
                <w:rFonts w:asciiTheme="majorEastAsia" w:eastAsiaTheme="majorEastAsia" w:hAnsiTheme="majorEastAsia" w:cs="宋体" w:hint="eastAsia"/>
                <w:color w:val="4F4F4F"/>
                <w:kern w:val="0"/>
                <w:szCs w:val="21"/>
              </w:rPr>
              <w:t>人</w:t>
            </w:r>
          </w:p>
        </w:tc>
        <w:tc>
          <w:tcPr>
            <w:tcW w:w="1971" w:type="dxa"/>
            <w:shd w:val="clear" w:color="auto" w:fill="FFFFFF"/>
          </w:tcPr>
          <w:p w14:paraId="0520515A"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评审</w:t>
            </w:r>
          </w:p>
        </w:tc>
      </w:tr>
      <w:tr w:rsidR="00681C74" w:rsidRPr="00336A4E" w14:paraId="0FD747A4" w14:textId="77777777" w:rsidTr="00E8470E">
        <w:trPr>
          <w:trHeight w:val="1059"/>
        </w:trPr>
        <w:tc>
          <w:tcPr>
            <w:tcW w:w="1113" w:type="dxa"/>
            <w:shd w:val="clear" w:color="auto" w:fill="F7F7F7"/>
            <w:tcMar>
              <w:top w:w="120" w:type="dxa"/>
              <w:left w:w="120" w:type="dxa"/>
              <w:bottom w:w="120" w:type="dxa"/>
              <w:right w:w="120" w:type="dxa"/>
            </w:tcMar>
            <w:hideMark/>
          </w:tcPr>
          <w:p w14:paraId="26AA37C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V1.0</w:t>
            </w:r>
          </w:p>
        </w:tc>
        <w:tc>
          <w:tcPr>
            <w:tcW w:w="1275" w:type="dxa"/>
            <w:shd w:val="clear" w:color="auto" w:fill="F7F7F7"/>
            <w:tcMar>
              <w:top w:w="120" w:type="dxa"/>
              <w:left w:w="120" w:type="dxa"/>
              <w:bottom w:w="120" w:type="dxa"/>
              <w:right w:w="120" w:type="dxa"/>
            </w:tcMar>
            <w:hideMark/>
          </w:tcPr>
          <w:p w14:paraId="6B29769F"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201</w:t>
            </w:r>
            <w:r w:rsidRPr="00336A4E">
              <w:rPr>
                <w:rFonts w:asciiTheme="majorEastAsia" w:eastAsiaTheme="majorEastAsia" w:hAnsiTheme="majorEastAsia" w:cs="宋体" w:hint="eastAsia"/>
                <w:color w:val="4F4F4F"/>
                <w:kern w:val="0"/>
                <w:szCs w:val="21"/>
              </w:rPr>
              <w:t>9</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12</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01</w:t>
            </w:r>
          </w:p>
        </w:tc>
        <w:tc>
          <w:tcPr>
            <w:tcW w:w="1999" w:type="dxa"/>
            <w:shd w:val="clear" w:color="auto" w:fill="F7F7F7"/>
            <w:tcMar>
              <w:top w:w="120" w:type="dxa"/>
              <w:left w:w="120" w:type="dxa"/>
              <w:bottom w:w="120" w:type="dxa"/>
              <w:right w:w="120" w:type="dxa"/>
            </w:tcMar>
            <w:hideMark/>
          </w:tcPr>
          <w:p w14:paraId="30B8A29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创建</w:t>
            </w:r>
          </w:p>
        </w:tc>
        <w:tc>
          <w:tcPr>
            <w:tcW w:w="2126" w:type="dxa"/>
            <w:shd w:val="clear" w:color="auto" w:fill="F7F7F7"/>
            <w:tcMar>
              <w:top w:w="120" w:type="dxa"/>
              <w:left w:w="120" w:type="dxa"/>
              <w:bottom w:w="120" w:type="dxa"/>
              <w:right w:w="120" w:type="dxa"/>
            </w:tcMar>
            <w:hideMark/>
          </w:tcPr>
          <w:p w14:paraId="3642DD1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曹会扬</w:t>
            </w:r>
          </w:p>
        </w:tc>
        <w:tc>
          <w:tcPr>
            <w:tcW w:w="1971" w:type="dxa"/>
            <w:shd w:val="clear" w:color="auto" w:fill="F7F7F7"/>
          </w:tcPr>
          <w:p w14:paraId="3E2796F7"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逄忠诚、冯建武</w:t>
            </w:r>
          </w:p>
        </w:tc>
      </w:tr>
    </w:tbl>
    <w:p w14:paraId="50E4241C" w14:textId="77777777" w:rsidR="00265A9B" w:rsidRDefault="00265A9B" w:rsidP="004F0E3F"/>
    <w:p w14:paraId="5B4A3597" w14:textId="77777777" w:rsidR="00943E3F" w:rsidRDefault="00943E3F" w:rsidP="004F0E3F">
      <w:r>
        <w:br w:type="page"/>
      </w:r>
    </w:p>
    <w:sdt>
      <w:sdtPr>
        <w:rPr>
          <w:rFonts w:asciiTheme="minorHAnsi" w:eastAsiaTheme="minorEastAsia" w:hAnsiTheme="minorHAnsi" w:cstheme="minorBidi"/>
          <w:color w:val="auto"/>
          <w:kern w:val="2"/>
          <w:sz w:val="21"/>
          <w:szCs w:val="22"/>
          <w:lang w:val="zh-CN"/>
        </w:rPr>
        <w:id w:val="294412780"/>
        <w:docPartObj>
          <w:docPartGallery w:val="Table of Contents"/>
          <w:docPartUnique/>
        </w:docPartObj>
      </w:sdtPr>
      <w:sdtEndPr>
        <w:rPr>
          <w:b/>
          <w:bCs/>
        </w:rPr>
      </w:sdtEndPr>
      <w:sdtContent>
        <w:p w14:paraId="1220C88B" w14:textId="04CCD4F7" w:rsidR="006573DB" w:rsidRDefault="006573DB">
          <w:pPr>
            <w:pStyle w:val="TOC"/>
          </w:pPr>
          <w:r>
            <w:rPr>
              <w:lang w:val="zh-CN"/>
            </w:rPr>
            <w:t>目录</w:t>
          </w:r>
        </w:p>
        <w:p w14:paraId="1F52E2AD" w14:textId="40F082CE" w:rsidR="00B16C7E" w:rsidRDefault="006573DB">
          <w:pPr>
            <w:pStyle w:val="TOC1"/>
            <w:tabs>
              <w:tab w:val="left" w:pos="420"/>
              <w:tab w:val="right" w:leader="dot" w:pos="8296"/>
            </w:tabs>
            <w:rPr>
              <w:noProof/>
            </w:rPr>
          </w:pPr>
          <w:r>
            <w:fldChar w:fldCharType="begin"/>
          </w:r>
          <w:r>
            <w:instrText xml:space="preserve"> TOC \o "1-3" \h \z \u </w:instrText>
          </w:r>
          <w:r>
            <w:fldChar w:fldCharType="separate"/>
          </w:r>
          <w:hyperlink w:anchor="_Toc35510264" w:history="1">
            <w:r w:rsidR="00B16C7E" w:rsidRPr="00DB33AC">
              <w:rPr>
                <w:rStyle w:val="ab"/>
                <w:noProof/>
              </w:rPr>
              <w:t>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_Toc35510264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49CEC81C" w14:textId="674D5507" w:rsidR="00B16C7E" w:rsidRDefault="00DB0711">
          <w:pPr>
            <w:pStyle w:val="TOC2"/>
            <w:tabs>
              <w:tab w:val="left" w:pos="1050"/>
              <w:tab w:val="right" w:leader="dot" w:pos="8296"/>
            </w:tabs>
            <w:rPr>
              <w:noProof/>
            </w:rPr>
          </w:pPr>
          <w:hyperlink w:anchor="_Toc35510265" w:history="1">
            <w:r w:rsidR="00B16C7E" w:rsidRPr="00DB33AC">
              <w:rPr>
                <w:rStyle w:val="ab"/>
                <w:noProof/>
              </w:rPr>
              <w:t>1.1</w:t>
            </w:r>
            <w:r w:rsidR="00B16C7E">
              <w:rPr>
                <w:noProof/>
              </w:rPr>
              <w:tab/>
            </w:r>
            <w:r w:rsidR="00B16C7E" w:rsidRPr="00DB33AC">
              <w:rPr>
                <w:rStyle w:val="ab"/>
                <w:noProof/>
              </w:rPr>
              <w:t>整体功能</w:t>
            </w:r>
            <w:r w:rsidR="00B16C7E">
              <w:rPr>
                <w:noProof/>
                <w:webHidden/>
              </w:rPr>
              <w:tab/>
            </w:r>
            <w:r w:rsidR="00B16C7E">
              <w:rPr>
                <w:noProof/>
                <w:webHidden/>
              </w:rPr>
              <w:fldChar w:fldCharType="begin"/>
            </w:r>
            <w:r w:rsidR="00B16C7E">
              <w:rPr>
                <w:noProof/>
                <w:webHidden/>
              </w:rPr>
              <w:instrText xml:space="preserve"> PAGEREF _Toc35510265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1CDFBC08" w14:textId="555D17E7" w:rsidR="00B16C7E" w:rsidRDefault="00DB0711">
          <w:pPr>
            <w:pStyle w:val="TOC2"/>
            <w:tabs>
              <w:tab w:val="left" w:pos="1050"/>
              <w:tab w:val="right" w:leader="dot" w:pos="8296"/>
            </w:tabs>
            <w:rPr>
              <w:noProof/>
            </w:rPr>
          </w:pPr>
          <w:hyperlink w:anchor="_Toc35510266" w:history="1">
            <w:r w:rsidR="00B16C7E" w:rsidRPr="00DB33AC">
              <w:rPr>
                <w:rStyle w:val="ab"/>
                <w:noProof/>
              </w:rPr>
              <w:t>1.2</w:t>
            </w:r>
            <w:r w:rsidR="00B16C7E">
              <w:rPr>
                <w:noProof/>
              </w:rPr>
              <w:tab/>
            </w:r>
            <w:r w:rsidR="00B16C7E" w:rsidRPr="00DB33AC">
              <w:rPr>
                <w:rStyle w:val="ab"/>
                <w:noProof/>
              </w:rPr>
              <w:t>并行基带</w:t>
            </w:r>
            <w:r w:rsidR="00B16C7E">
              <w:rPr>
                <w:noProof/>
                <w:webHidden/>
              </w:rPr>
              <w:tab/>
            </w:r>
            <w:r w:rsidR="00B16C7E">
              <w:rPr>
                <w:noProof/>
                <w:webHidden/>
              </w:rPr>
              <w:fldChar w:fldCharType="begin"/>
            </w:r>
            <w:r w:rsidR="00B16C7E">
              <w:rPr>
                <w:noProof/>
                <w:webHidden/>
              </w:rPr>
              <w:instrText xml:space="preserve"> PAGEREF _Toc35510266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4E3D3AEC" w14:textId="6C421D1C" w:rsidR="00B16C7E" w:rsidRDefault="00DB0711">
          <w:pPr>
            <w:pStyle w:val="TOC2"/>
            <w:tabs>
              <w:tab w:val="left" w:pos="1050"/>
              <w:tab w:val="right" w:leader="dot" w:pos="8296"/>
            </w:tabs>
            <w:rPr>
              <w:noProof/>
            </w:rPr>
          </w:pPr>
          <w:hyperlink w:anchor="_Toc35510267" w:history="1">
            <w:r w:rsidR="00B16C7E" w:rsidRPr="00DB33AC">
              <w:rPr>
                <w:rStyle w:val="ab"/>
                <w:noProof/>
              </w:rPr>
              <w:t>1.3</w:t>
            </w:r>
            <w:r w:rsidR="00B16C7E">
              <w:rPr>
                <w:noProof/>
              </w:rPr>
              <w:tab/>
            </w:r>
            <w:r w:rsidR="00B16C7E" w:rsidRPr="00DB33AC">
              <w:rPr>
                <w:rStyle w:val="ab"/>
                <w:noProof/>
              </w:rPr>
              <w:t>频域分析</w:t>
            </w:r>
            <w:r w:rsidR="00B16C7E">
              <w:rPr>
                <w:noProof/>
                <w:webHidden/>
              </w:rPr>
              <w:tab/>
            </w:r>
            <w:r w:rsidR="00B16C7E">
              <w:rPr>
                <w:noProof/>
                <w:webHidden/>
              </w:rPr>
              <w:fldChar w:fldCharType="begin"/>
            </w:r>
            <w:r w:rsidR="00B16C7E">
              <w:rPr>
                <w:noProof/>
                <w:webHidden/>
              </w:rPr>
              <w:instrText xml:space="preserve"> PAGEREF _Toc35510267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E0A5C88" w14:textId="18E5AAD2" w:rsidR="00B16C7E" w:rsidRDefault="00DB0711">
          <w:pPr>
            <w:pStyle w:val="TOC2"/>
            <w:tabs>
              <w:tab w:val="left" w:pos="1050"/>
              <w:tab w:val="right" w:leader="dot" w:pos="8296"/>
            </w:tabs>
            <w:rPr>
              <w:noProof/>
            </w:rPr>
          </w:pPr>
          <w:hyperlink w:anchor="_Toc35510268" w:history="1">
            <w:r w:rsidR="00B16C7E" w:rsidRPr="00DB33AC">
              <w:rPr>
                <w:rStyle w:val="ab"/>
                <w:noProof/>
              </w:rPr>
              <w:t>1.4</w:t>
            </w:r>
            <w:r w:rsidR="00B16C7E">
              <w:rPr>
                <w:noProof/>
              </w:rPr>
              <w:tab/>
            </w:r>
            <w:r w:rsidR="00B16C7E" w:rsidRPr="00DB33AC">
              <w:rPr>
                <w:rStyle w:val="ab"/>
                <w:noProof/>
              </w:rPr>
              <w:t>实际符号速率</w:t>
            </w:r>
            <w:r w:rsidR="00B16C7E">
              <w:rPr>
                <w:noProof/>
                <w:webHidden/>
              </w:rPr>
              <w:tab/>
            </w:r>
            <w:r w:rsidR="00B16C7E">
              <w:rPr>
                <w:noProof/>
                <w:webHidden/>
              </w:rPr>
              <w:fldChar w:fldCharType="begin"/>
            </w:r>
            <w:r w:rsidR="00B16C7E">
              <w:rPr>
                <w:noProof/>
                <w:webHidden/>
              </w:rPr>
              <w:instrText xml:space="preserve"> PAGEREF _Toc35510268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0E8C9D5C" w14:textId="5BF26CA1" w:rsidR="00B16C7E" w:rsidRDefault="00DB0711">
          <w:pPr>
            <w:pStyle w:val="TOC1"/>
            <w:tabs>
              <w:tab w:val="left" w:pos="420"/>
              <w:tab w:val="right" w:leader="dot" w:pos="8296"/>
            </w:tabs>
            <w:rPr>
              <w:noProof/>
            </w:rPr>
          </w:pPr>
          <w:hyperlink w:anchor="_Toc35510269" w:history="1">
            <w:r w:rsidR="00B16C7E" w:rsidRPr="00DB33AC">
              <w:rPr>
                <w:rStyle w:val="ab"/>
                <w:noProof/>
              </w:rPr>
              <w:t>2</w:t>
            </w:r>
            <w:r w:rsidR="00B16C7E">
              <w:rPr>
                <w:noProof/>
              </w:rPr>
              <w:tab/>
            </w:r>
            <w:r w:rsidR="00B16C7E" w:rsidRPr="00DB33AC">
              <w:rPr>
                <w:rStyle w:val="ab"/>
                <w:noProof/>
              </w:rPr>
              <w:t>信道编解码</w:t>
            </w:r>
            <w:r w:rsidR="00B16C7E">
              <w:rPr>
                <w:noProof/>
                <w:webHidden/>
              </w:rPr>
              <w:tab/>
            </w:r>
            <w:r w:rsidR="00B16C7E">
              <w:rPr>
                <w:noProof/>
                <w:webHidden/>
              </w:rPr>
              <w:fldChar w:fldCharType="begin"/>
            </w:r>
            <w:r w:rsidR="00B16C7E">
              <w:rPr>
                <w:noProof/>
                <w:webHidden/>
              </w:rPr>
              <w:instrText xml:space="preserve"> PAGEREF _Toc35510269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37D7EA1" w14:textId="6AA9C1DE" w:rsidR="00B16C7E" w:rsidRDefault="00DB0711">
          <w:pPr>
            <w:pStyle w:val="TOC2"/>
            <w:tabs>
              <w:tab w:val="left" w:pos="1050"/>
              <w:tab w:val="right" w:leader="dot" w:pos="8296"/>
            </w:tabs>
            <w:rPr>
              <w:noProof/>
            </w:rPr>
          </w:pPr>
          <w:hyperlink w:anchor="_Toc35510270" w:history="1">
            <w:r w:rsidR="00B16C7E" w:rsidRPr="00DB33AC">
              <w:rPr>
                <w:rStyle w:val="ab"/>
                <w:noProof/>
              </w:rPr>
              <w:t>2.1</w:t>
            </w:r>
            <w:r w:rsidR="00B16C7E">
              <w:rPr>
                <w:noProof/>
              </w:rPr>
              <w:tab/>
            </w:r>
            <w:r w:rsidR="00B16C7E" w:rsidRPr="00DB33AC">
              <w:rPr>
                <w:rStyle w:val="ab"/>
                <w:noProof/>
              </w:rPr>
              <w:t>CRC</w:t>
            </w:r>
            <w:r w:rsidR="00B16C7E">
              <w:rPr>
                <w:noProof/>
                <w:webHidden/>
              </w:rPr>
              <w:tab/>
            </w:r>
            <w:r w:rsidR="00B16C7E">
              <w:rPr>
                <w:noProof/>
                <w:webHidden/>
              </w:rPr>
              <w:fldChar w:fldCharType="begin"/>
            </w:r>
            <w:r w:rsidR="00B16C7E">
              <w:rPr>
                <w:noProof/>
                <w:webHidden/>
              </w:rPr>
              <w:instrText xml:space="preserve"> PAGEREF _Toc35510270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06FC6C5" w14:textId="71DEA61F" w:rsidR="00B16C7E" w:rsidRDefault="00DB0711">
          <w:pPr>
            <w:pStyle w:val="TOC3"/>
            <w:tabs>
              <w:tab w:val="left" w:pos="1680"/>
              <w:tab w:val="right" w:leader="dot" w:pos="8296"/>
            </w:tabs>
            <w:rPr>
              <w:noProof/>
            </w:rPr>
          </w:pPr>
          <w:hyperlink w:anchor="_Toc35510271" w:history="1">
            <w:r w:rsidR="00B16C7E" w:rsidRPr="00DB33AC">
              <w:rPr>
                <w:rStyle w:val="ab"/>
                <w:noProof/>
              </w:rPr>
              <w:t>2.1.1</w:t>
            </w:r>
            <w:r w:rsidR="00B16C7E">
              <w:rPr>
                <w:noProof/>
              </w:rPr>
              <w:tab/>
            </w:r>
            <w:r w:rsidR="00B16C7E" w:rsidRPr="00DB33AC">
              <w:rPr>
                <w:rStyle w:val="ab"/>
                <w:noProof/>
              </w:rPr>
              <w:t>CRC</w:t>
            </w:r>
            <w:r w:rsidR="00B16C7E" w:rsidRPr="00DB33AC">
              <w:rPr>
                <w:rStyle w:val="ab"/>
                <w:noProof/>
              </w:rPr>
              <w:t>分块</w:t>
            </w:r>
            <w:r w:rsidR="00B16C7E">
              <w:rPr>
                <w:noProof/>
                <w:webHidden/>
              </w:rPr>
              <w:tab/>
            </w:r>
            <w:r w:rsidR="00B16C7E">
              <w:rPr>
                <w:noProof/>
                <w:webHidden/>
              </w:rPr>
              <w:fldChar w:fldCharType="begin"/>
            </w:r>
            <w:r w:rsidR="00B16C7E">
              <w:rPr>
                <w:noProof/>
                <w:webHidden/>
              </w:rPr>
              <w:instrText xml:space="preserve"> PAGEREF _Toc35510271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B295D11" w14:textId="5BF46F44" w:rsidR="00B16C7E" w:rsidRDefault="00DB0711">
          <w:pPr>
            <w:pStyle w:val="TOC3"/>
            <w:tabs>
              <w:tab w:val="left" w:pos="1680"/>
              <w:tab w:val="right" w:leader="dot" w:pos="8296"/>
            </w:tabs>
            <w:rPr>
              <w:noProof/>
            </w:rPr>
          </w:pPr>
          <w:hyperlink w:anchor="_Toc35510272" w:history="1">
            <w:r w:rsidR="00B16C7E" w:rsidRPr="00DB33AC">
              <w:rPr>
                <w:rStyle w:val="ab"/>
                <w:noProof/>
              </w:rPr>
              <w:t>2.1.2</w:t>
            </w:r>
            <w:r w:rsidR="00B16C7E">
              <w:rPr>
                <w:noProof/>
              </w:rPr>
              <w:tab/>
            </w:r>
            <w:r w:rsidR="00B16C7E" w:rsidRPr="00DB33AC">
              <w:rPr>
                <w:rStyle w:val="ab"/>
                <w:noProof/>
              </w:rPr>
              <w:t>CRC</w:t>
            </w:r>
            <w:r w:rsidR="00B16C7E" w:rsidRPr="00DB33AC">
              <w:rPr>
                <w:rStyle w:val="ab"/>
                <w:noProof/>
              </w:rPr>
              <w:t>实现</w:t>
            </w:r>
            <w:r w:rsidR="00B16C7E">
              <w:rPr>
                <w:noProof/>
                <w:webHidden/>
              </w:rPr>
              <w:tab/>
            </w:r>
            <w:r w:rsidR="00B16C7E">
              <w:rPr>
                <w:noProof/>
                <w:webHidden/>
              </w:rPr>
              <w:fldChar w:fldCharType="begin"/>
            </w:r>
            <w:r w:rsidR="00B16C7E">
              <w:rPr>
                <w:noProof/>
                <w:webHidden/>
              </w:rPr>
              <w:instrText xml:space="preserve"> PAGEREF _Toc35510272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CE4256D" w14:textId="51472145" w:rsidR="00B16C7E" w:rsidRDefault="00DB0711">
          <w:pPr>
            <w:pStyle w:val="TOC3"/>
            <w:tabs>
              <w:tab w:val="left" w:pos="1680"/>
              <w:tab w:val="right" w:leader="dot" w:pos="8296"/>
            </w:tabs>
            <w:rPr>
              <w:noProof/>
            </w:rPr>
          </w:pPr>
          <w:hyperlink w:anchor="_Toc35510273" w:history="1">
            <w:r w:rsidR="00B16C7E" w:rsidRPr="00DB33AC">
              <w:rPr>
                <w:rStyle w:val="ab"/>
                <w:noProof/>
                <w:lang w:val="zh-CN"/>
              </w:rPr>
              <w:t>2.1.3</w:t>
            </w:r>
            <w:r w:rsidR="00B16C7E">
              <w:rPr>
                <w:noProof/>
              </w:rPr>
              <w:tab/>
            </w:r>
            <w:r w:rsidR="00B16C7E" w:rsidRPr="00DB33AC">
              <w:rPr>
                <w:rStyle w:val="ab"/>
                <w:noProof/>
                <w:lang w:val="zh-CN"/>
              </w:rPr>
              <w:t>Malab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_Toc35510273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777C8EAD" w14:textId="426936C7" w:rsidR="00B16C7E" w:rsidRDefault="00DB0711">
          <w:pPr>
            <w:pStyle w:val="TOC2"/>
            <w:tabs>
              <w:tab w:val="left" w:pos="1050"/>
              <w:tab w:val="right" w:leader="dot" w:pos="8296"/>
            </w:tabs>
            <w:rPr>
              <w:noProof/>
            </w:rPr>
          </w:pPr>
          <w:hyperlink w:anchor="_Toc35510274" w:history="1">
            <w:r w:rsidR="00B16C7E" w:rsidRPr="00DB33AC">
              <w:rPr>
                <w:rStyle w:val="ab"/>
                <w:i/>
                <w:noProof/>
              </w:rPr>
              <w:t>2.2</w:t>
            </w:r>
            <w:r w:rsidR="00B16C7E">
              <w:rPr>
                <w:noProof/>
              </w:rPr>
              <w:tab/>
            </w:r>
            <w:r w:rsidR="00B16C7E" w:rsidRPr="00DB33AC">
              <w:rPr>
                <w:rStyle w:val="ab"/>
                <w:i/>
                <w:noProof/>
              </w:rPr>
              <w:t>BLOCK</w:t>
            </w:r>
            <w:r w:rsidR="00B16C7E" w:rsidRPr="00DB33AC">
              <w:rPr>
                <w:rStyle w:val="ab"/>
                <w:i/>
                <w:noProof/>
              </w:rPr>
              <w:t>分段</w:t>
            </w:r>
            <w:r w:rsidR="00B16C7E">
              <w:rPr>
                <w:noProof/>
                <w:webHidden/>
              </w:rPr>
              <w:tab/>
            </w:r>
            <w:r w:rsidR="00B16C7E">
              <w:rPr>
                <w:noProof/>
                <w:webHidden/>
              </w:rPr>
              <w:fldChar w:fldCharType="begin"/>
            </w:r>
            <w:r w:rsidR="00B16C7E">
              <w:rPr>
                <w:noProof/>
                <w:webHidden/>
              </w:rPr>
              <w:instrText xml:space="preserve"> PAGEREF _Toc35510274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007A7904" w14:textId="0704DB74" w:rsidR="00B16C7E" w:rsidRDefault="00DB0711">
          <w:pPr>
            <w:pStyle w:val="TOC2"/>
            <w:tabs>
              <w:tab w:val="left" w:pos="1050"/>
              <w:tab w:val="right" w:leader="dot" w:pos="8296"/>
            </w:tabs>
            <w:rPr>
              <w:noProof/>
            </w:rPr>
          </w:pPr>
          <w:hyperlink w:anchor="_Toc35510275" w:history="1">
            <w:r w:rsidR="00B16C7E" w:rsidRPr="00DB33AC">
              <w:rPr>
                <w:rStyle w:val="ab"/>
                <w:i/>
                <w:noProof/>
              </w:rPr>
              <w:t>2.3</w:t>
            </w:r>
            <w:r w:rsidR="00B16C7E">
              <w:rPr>
                <w:noProof/>
              </w:rPr>
              <w:tab/>
            </w:r>
            <w:r w:rsidR="00B16C7E" w:rsidRPr="00DB33AC">
              <w:rPr>
                <w:rStyle w:val="ab"/>
                <w:i/>
                <w:noProof/>
              </w:rPr>
              <w:t>LDPC</w:t>
            </w:r>
            <w:r w:rsidR="00B16C7E" w:rsidRPr="00DB33AC">
              <w:rPr>
                <w:rStyle w:val="ab"/>
                <w:i/>
                <w:noProof/>
              </w:rPr>
              <w:t>编码</w:t>
            </w:r>
            <w:r w:rsidR="00B16C7E">
              <w:rPr>
                <w:noProof/>
                <w:webHidden/>
              </w:rPr>
              <w:tab/>
            </w:r>
            <w:r w:rsidR="00B16C7E">
              <w:rPr>
                <w:noProof/>
                <w:webHidden/>
              </w:rPr>
              <w:fldChar w:fldCharType="begin"/>
            </w:r>
            <w:r w:rsidR="00B16C7E">
              <w:rPr>
                <w:noProof/>
                <w:webHidden/>
              </w:rPr>
              <w:instrText xml:space="preserve"> PAGEREF _Toc35510275 \h </w:instrText>
            </w:r>
            <w:r w:rsidR="00B16C7E">
              <w:rPr>
                <w:noProof/>
                <w:webHidden/>
              </w:rPr>
            </w:r>
            <w:r w:rsidR="00B16C7E">
              <w:rPr>
                <w:noProof/>
                <w:webHidden/>
              </w:rPr>
              <w:fldChar w:fldCharType="separate"/>
            </w:r>
            <w:r w:rsidR="00B16C7E">
              <w:rPr>
                <w:noProof/>
                <w:webHidden/>
              </w:rPr>
              <w:t>15</w:t>
            </w:r>
            <w:r w:rsidR="00B16C7E">
              <w:rPr>
                <w:noProof/>
                <w:webHidden/>
              </w:rPr>
              <w:fldChar w:fldCharType="end"/>
            </w:r>
          </w:hyperlink>
        </w:p>
        <w:p w14:paraId="75812CCC" w14:textId="17187250" w:rsidR="00B16C7E" w:rsidRDefault="00DB0711">
          <w:pPr>
            <w:pStyle w:val="TOC2"/>
            <w:tabs>
              <w:tab w:val="left" w:pos="1050"/>
              <w:tab w:val="right" w:leader="dot" w:pos="8296"/>
            </w:tabs>
            <w:rPr>
              <w:noProof/>
            </w:rPr>
          </w:pPr>
          <w:hyperlink w:anchor="_Toc35510276" w:history="1">
            <w:r w:rsidR="00B16C7E" w:rsidRPr="00DB33AC">
              <w:rPr>
                <w:rStyle w:val="ab"/>
                <w:noProof/>
              </w:rPr>
              <w:t>2.4</w:t>
            </w:r>
            <w:r w:rsidR="00B16C7E">
              <w:rPr>
                <w:noProof/>
              </w:rPr>
              <w:tab/>
            </w:r>
            <w:r w:rsidR="00B16C7E" w:rsidRPr="00DB33AC">
              <w:rPr>
                <w:rStyle w:val="ab"/>
                <w:noProof/>
              </w:rPr>
              <w:t>RS</w:t>
            </w:r>
            <w:r w:rsidR="00B16C7E" w:rsidRPr="00DB33AC">
              <w:rPr>
                <w:rStyle w:val="ab"/>
                <w:noProof/>
              </w:rPr>
              <w:t>纠错码</w:t>
            </w:r>
            <w:r w:rsidR="00B16C7E">
              <w:rPr>
                <w:noProof/>
                <w:webHidden/>
              </w:rPr>
              <w:tab/>
            </w:r>
            <w:r w:rsidR="00B16C7E">
              <w:rPr>
                <w:noProof/>
                <w:webHidden/>
              </w:rPr>
              <w:fldChar w:fldCharType="begin"/>
            </w:r>
            <w:r w:rsidR="00B16C7E">
              <w:rPr>
                <w:noProof/>
                <w:webHidden/>
              </w:rPr>
              <w:instrText xml:space="preserve"> PAGEREF _Toc35510276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77A07D9A" w14:textId="52A18C51" w:rsidR="00B16C7E" w:rsidRDefault="00DB0711">
          <w:pPr>
            <w:pStyle w:val="TOC3"/>
            <w:tabs>
              <w:tab w:val="left" w:pos="1680"/>
              <w:tab w:val="right" w:leader="dot" w:pos="8296"/>
            </w:tabs>
            <w:rPr>
              <w:noProof/>
            </w:rPr>
          </w:pPr>
          <w:hyperlink w:anchor="_Toc35510277" w:history="1">
            <w:r w:rsidR="00B16C7E" w:rsidRPr="00DB33AC">
              <w:rPr>
                <w:rStyle w:val="ab"/>
                <w:noProof/>
              </w:rPr>
              <w:t>2.4.1</w:t>
            </w:r>
            <w:r w:rsidR="00B16C7E">
              <w:rPr>
                <w:noProof/>
              </w:rPr>
              <w:tab/>
            </w:r>
            <w:r w:rsidR="00B16C7E" w:rsidRPr="00DB33AC">
              <w:rPr>
                <w:rStyle w:val="ab"/>
                <w:noProof/>
              </w:rPr>
              <w:t>RS</w:t>
            </w:r>
            <w:r w:rsidR="00B16C7E" w:rsidRPr="00DB33AC">
              <w:rPr>
                <w:rStyle w:val="ab"/>
                <w:noProof/>
              </w:rPr>
              <w:t>编码</w:t>
            </w:r>
            <w:r w:rsidR="00B16C7E">
              <w:rPr>
                <w:noProof/>
                <w:webHidden/>
              </w:rPr>
              <w:tab/>
            </w:r>
            <w:r w:rsidR="00B16C7E">
              <w:rPr>
                <w:noProof/>
                <w:webHidden/>
              </w:rPr>
              <w:fldChar w:fldCharType="begin"/>
            </w:r>
            <w:r w:rsidR="00B16C7E">
              <w:rPr>
                <w:noProof/>
                <w:webHidden/>
              </w:rPr>
              <w:instrText xml:space="preserve"> PAGEREF _Toc35510277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62FF6D1C" w14:textId="7715FAC3" w:rsidR="00B16C7E" w:rsidRDefault="00DB0711">
          <w:pPr>
            <w:pStyle w:val="TOC3"/>
            <w:tabs>
              <w:tab w:val="left" w:pos="1680"/>
              <w:tab w:val="right" w:leader="dot" w:pos="8296"/>
            </w:tabs>
            <w:rPr>
              <w:noProof/>
            </w:rPr>
          </w:pPr>
          <w:hyperlink w:anchor="_Toc35510278" w:history="1">
            <w:r w:rsidR="00B16C7E" w:rsidRPr="00DB33AC">
              <w:rPr>
                <w:rStyle w:val="ab"/>
                <w:noProof/>
              </w:rPr>
              <w:t>2.4.2</w:t>
            </w:r>
            <w:r w:rsidR="00B16C7E">
              <w:rPr>
                <w:noProof/>
              </w:rPr>
              <w:tab/>
            </w:r>
            <w:r w:rsidR="00B16C7E" w:rsidRPr="00DB33AC">
              <w:rPr>
                <w:rStyle w:val="ab"/>
                <w:noProof/>
              </w:rPr>
              <w:t>RS</w:t>
            </w:r>
            <w:r w:rsidR="00B16C7E" w:rsidRPr="00DB33AC">
              <w:rPr>
                <w:rStyle w:val="ab"/>
                <w:noProof/>
              </w:rPr>
              <w:t>译码</w:t>
            </w:r>
            <w:r w:rsidR="00B16C7E">
              <w:rPr>
                <w:noProof/>
                <w:webHidden/>
              </w:rPr>
              <w:tab/>
            </w:r>
            <w:r w:rsidR="00B16C7E">
              <w:rPr>
                <w:noProof/>
                <w:webHidden/>
              </w:rPr>
              <w:fldChar w:fldCharType="begin"/>
            </w:r>
            <w:r w:rsidR="00B16C7E">
              <w:rPr>
                <w:noProof/>
                <w:webHidden/>
              </w:rPr>
              <w:instrText xml:space="preserve"> PAGEREF _Toc35510278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7C09C839" w14:textId="13DC9ADA" w:rsidR="00B16C7E" w:rsidRDefault="00DB0711">
          <w:pPr>
            <w:pStyle w:val="TOC1"/>
            <w:tabs>
              <w:tab w:val="left" w:pos="420"/>
              <w:tab w:val="right" w:leader="dot" w:pos="8296"/>
            </w:tabs>
            <w:rPr>
              <w:noProof/>
            </w:rPr>
          </w:pPr>
          <w:hyperlink w:anchor="_Toc35510279" w:history="1">
            <w:r w:rsidR="00B16C7E" w:rsidRPr="00DB33AC">
              <w:rPr>
                <w:rStyle w:val="ab"/>
                <w:noProof/>
              </w:rPr>
              <w:t>3</w:t>
            </w:r>
            <w:r w:rsidR="00B16C7E">
              <w:rPr>
                <w:noProof/>
              </w:rPr>
              <w:tab/>
            </w:r>
            <w:r w:rsidR="00B16C7E" w:rsidRPr="00DB33AC">
              <w:rPr>
                <w:rStyle w:val="ab"/>
                <w:noProof/>
              </w:rPr>
              <w:t>交织解交织</w:t>
            </w:r>
            <w:r w:rsidR="00B16C7E">
              <w:rPr>
                <w:noProof/>
                <w:webHidden/>
              </w:rPr>
              <w:tab/>
            </w:r>
            <w:r w:rsidR="00B16C7E">
              <w:rPr>
                <w:noProof/>
                <w:webHidden/>
              </w:rPr>
              <w:fldChar w:fldCharType="begin"/>
            </w:r>
            <w:r w:rsidR="00B16C7E">
              <w:rPr>
                <w:noProof/>
                <w:webHidden/>
              </w:rPr>
              <w:instrText xml:space="preserve"> PAGEREF _Toc35510279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1E5338FB" w14:textId="056EE23A" w:rsidR="00B16C7E" w:rsidRDefault="00DB0711">
          <w:pPr>
            <w:pStyle w:val="TOC2"/>
            <w:tabs>
              <w:tab w:val="left" w:pos="1050"/>
              <w:tab w:val="right" w:leader="dot" w:pos="8296"/>
            </w:tabs>
            <w:rPr>
              <w:noProof/>
            </w:rPr>
          </w:pPr>
          <w:hyperlink w:anchor="_Toc35510280" w:history="1">
            <w:r w:rsidR="00B16C7E" w:rsidRPr="00DB33AC">
              <w:rPr>
                <w:rStyle w:val="ab"/>
                <w:noProof/>
              </w:rPr>
              <w:t>3.1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_Toc35510280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9BDBBD6" w14:textId="1EC9B300" w:rsidR="00B16C7E" w:rsidRDefault="00DB0711">
          <w:pPr>
            <w:pStyle w:val="TOC2"/>
            <w:tabs>
              <w:tab w:val="left" w:pos="1050"/>
              <w:tab w:val="right" w:leader="dot" w:pos="8296"/>
            </w:tabs>
            <w:rPr>
              <w:noProof/>
            </w:rPr>
          </w:pPr>
          <w:hyperlink w:anchor="_Toc35510281" w:history="1">
            <w:r w:rsidR="00B16C7E" w:rsidRPr="00DB33AC">
              <w:rPr>
                <w:rStyle w:val="ab"/>
                <w:noProof/>
              </w:rPr>
              <w:t>3.2</w:t>
            </w:r>
            <w:r w:rsidR="00B16C7E">
              <w:rPr>
                <w:noProof/>
              </w:rPr>
              <w:tab/>
            </w:r>
            <w:r w:rsidR="00B16C7E" w:rsidRPr="00DB33AC">
              <w:rPr>
                <w:rStyle w:val="ab"/>
                <w:noProof/>
              </w:rPr>
              <w:t>IP</w:t>
            </w:r>
            <w:r w:rsidR="00B16C7E" w:rsidRPr="00DB33AC">
              <w:rPr>
                <w:rStyle w:val="ab"/>
                <w:noProof/>
              </w:rPr>
              <w:t>核</w:t>
            </w:r>
            <w:r w:rsidR="00B16C7E">
              <w:rPr>
                <w:noProof/>
                <w:webHidden/>
              </w:rPr>
              <w:tab/>
            </w:r>
            <w:r w:rsidR="00B16C7E">
              <w:rPr>
                <w:noProof/>
                <w:webHidden/>
              </w:rPr>
              <w:fldChar w:fldCharType="begin"/>
            </w:r>
            <w:r w:rsidR="00B16C7E">
              <w:rPr>
                <w:noProof/>
                <w:webHidden/>
              </w:rPr>
              <w:instrText xml:space="preserve"> PAGEREF _Toc35510281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EDC0BF5" w14:textId="3E3DB7C1" w:rsidR="00B16C7E" w:rsidRDefault="00DB0711">
          <w:pPr>
            <w:pStyle w:val="TOC2"/>
            <w:tabs>
              <w:tab w:val="left" w:pos="1050"/>
              <w:tab w:val="right" w:leader="dot" w:pos="8296"/>
            </w:tabs>
            <w:rPr>
              <w:noProof/>
            </w:rPr>
          </w:pPr>
          <w:hyperlink w:anchor="_Toc35510282" w:history="1">
            <w:r w:rsidR="00B16C7E" w:rsidRPr="00DB33AC">
              <w:rPr>
                <w:rStyle w:val="ab"/>
                <w:iCs/>
                <w:noProof/>
              </w:rPr>
              <w:t>3.3</w:t>
            </w:r>
            <w:r w:rsidR="00B16C7E">
              <w:rPr>
                <w:noProof/>
              </w:rPr>
              <w:tab/>
            </w:r>
            <w:r w:rsidR="00B16C7E" w:rsidRPr="00DB33AC">
              <w:rPr>
                <w:rStyle w:val="ab"/>
                <w:iCs/>
                <w:noProof/>
              </w:rPr>
              <w:t>交织</w:t>
            </w:r>
            <w:r w:rsidR="00B16C7E">
              <w:rPr>
                <w:noProof/>
                <w:webHidden/>
              </w:rPr>
              <w:tab/>
            </w:r>
            <w:r w:rsidR="00B16C7E">
              <w:rPr>
                <w:noProof/>
                <w:webHidden/>
              </w:rPr>
              <w:fldChar w:fldCharType="begin"/>
            </w:r>
            <w:r w:rsidR="00B16C7E">
              <w:rPr>
                <w:noProof/>
                <w:webHidden/>
              </w:rPr>
              <w:instrText xml:space="preserve"> PAGEREF _Toc35510282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5AC3A2B9" w14:textId="6EE986C7" w:rsidR="00B16C7E" w:rsidRDefault="00DB0711">
          <w:pPr>
            <w:pStyle w:val="TOC2"/>
            <w:tabs>
              <w:tab w:val="left" w:pos="1050"/>
              <w:tab w:val="right" w:leader="dot" w:pos="8296"/>
            </w:tabs>
            <w:rPr>
              <w:noProof/>
            </w:rPr>
          </w:pPr>
          <w:hyperlink w:anchor="_Toc35510283" w:history="1">
            <w:r w:rsidR="00B16C7E" w:rsidRPr="00DB33AC">
              <w:rPr>
                <w:rStyle w:val="ab"/>
                <w:noProof/>
              </w:rPr>
              <w:t>3.4</w:t>
            </w:r>
            <w:r w:rsidR="00B16C7E">
              <w:rPr>
                <w:noProof/>
              </w:rPr>
              <w:tab/>
            </w:r>
            <w:r w:rsidR="00B16C7E" w:rsidRPr="00DB33AC">
              <w:rPr>
                <w:rStyle w:val="ab"/>
                <w:noProof/>
              </w:rPr>
              <w:t>解交织</w:t>
            </w:r>
            <w:r w:rsidR="00B16C7E">
              <w:rPr>
                <w:noProof/>
                <w:webHidden/>
              </w:rPr>
              <w:tab/>
            </w:r>
            <w:r w:rsidR="00B16C7E">
              <w:rPr>
                <w:noProof/>
                <w:webHidden/>
              </w:rPr>
              <w:fldChar w:fldCharType="begin"/>
            </w:r>
            <w:r w:rsidR="00B16C7E">
              <w:rPr>
                <w:noProof/>
                <w:webHidden/>
              </w:rPr>
              <w:instrText xml:space="preserve"> PAGEREF _Toc35510283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1E4682A1" w14:textId="36E8DADB" w:rsidR="00B16C7E" w:rsidRDefault="00DB0711">
          <w:pPr>
            <w:pStyle w:val="TOC2"/>
            <w:tabs>
              <w:tab w:val="left" w:pos="1050"/>
              <w:tab w:val="right" w:leader="dot" w:pos="8296"/>
            </w:tabs>
            <w:rPr>
              <w:noProof/>
            </w:rPr>
          </w:pPr>
          <w:hyperlink w:anchor="_Toc35510284" w:history="1">
            <w:r w:rsidR="00B16C7E" w:rsidRPr="00DB33AC">
              <w:rPr>
                <w:rStyle w:val="ab"/>
                <w:noProof/>
              </w:rPr>
              <w:t>3.5</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_Toc35510284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20E11CA" w14:textId="7BA1BF83" w:rsidR="00B16C7E" w:rsidRDefault="00DB0711">
          <w:pPr>
            <w:pStyle w:val="TOC1"/>
            <w:tabs>
              <w:tab w:val="left" w:pos="420"/>
              <w:tab w:val="right" w:leader="dot" w:pos="8296"/>
            </w:tabs>
            <w:rPr>
              <w:noProof/>
            </w:rPr>
          </w:pPr>
          <w:hyperlink w:anchor="_Toc35510285" w:history="1">
            <w:r w:rsidR="00B16C7E" w:rsidRPr="00DB33AC">
              <w:rPr>
                <w:rStyle w:val="ab"/>
                <w:noProof/>
              </w:rPr>
              <w:t>4</w:t>
            </w:r>
            <w:r w:rsidR="00B16C7E">
              <w:rPr>
                <w:noProof/>
              </w:rPr>
              <w:tab/>
            </w:r>
            <w:r w:rsidR="00B16C7E" w:rsidRPr="00DB33AC">
              <w:rPr>
                <w:rStyle w:val="ab"/>
                <w:noProof/>
              </w:rPr>
              <w:t>加扰解扰</w:t>
            </w:r>
            <w:r w:rsidR="00B16C7E">
              <w:rPr>
                <w:noProof/>
                <w:webHidden/>
              </w:rPr>
              <w:tab/>
            </w:r>
            <w:r w:rsidR="00B16C7E">
              <w:rPr>
                <w:noProof/>
                <w:webHidden/>
              </w:rPr>
              <w:fldChar w:fldCharType="begin"/>
            </w:r>
            <w:r w:rsidR="00B16C7E">
              <w:rPr>
                <w:noProof/>
                <w:webHidden/>
              </w:rPr>
              <w:instrText xml:space="preserve"> PAGEREF _Toc35510285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40CD27CF" w14:textId="7BB89A97" w:rsidR="00B16C7E" w:rsidRDefault="00DB0711">
          <w:pPr>
            <w:pStyle w:val="TOC2"/>
            <w:tabs>
              <w:tab w:val="left" w:pos="1050"/>
              <w:tab w:val="right" w:leader="dot" w:pos="8296"/>
            </w:tabs>
            <w:rPr>
              <w:noProof/>
            </w:rPr>
          </w:pPr>
          <w:hyperlink w:anchor="_Toc35510286" w:history="1">
            <w:r w:rsidR="00B16C7E" w:rsidRPr="00DB33AC">
              <w:rPr>
                <w:rStyle w:val="ab"/>
                <w:noProof/>
              </w:rPr>
              <w:t>4.1</w:t>
            </w:r>
            <w:r w:rsidR="00B16C7E">
              <w:rPr>
                <w:noProof/>
              </w:rPr>
              <w:tab/>
            </w:r>
            <w:r w:rsidR="00B16C7E" w:rsidRPr="00DB33AC">
              <w:rPr>
                <w:rStyle w:val="ab"/>
                <w:noProof/>
              </w:rPr>
              <w:t>扰码</w:t>
            </w:r>
            <w:r w:rsidR="00B16C7E">
              <w:rPr>
                <w:noProof/>
                <w:webHidden/>
              </w:rPr>
              <w:tab/>
            </w:r>
            <w:r w:rsidR="00B16C7E">
              <w:rPr>
                <w:noProof/>
                <w:webHidden/>
              </w:rPr>
              <w:fldChar w:fldCharType="begin"/>
            </w:r>
            <w:r w:rsidR="00B16C7E">
              <w:rPr>
                <w:noProof/>
                <w:webHidden/>
              </w:rPr>
              <w:instrText xml:space="preserve"> PAGEREF _Toc35510286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97CF73C" w14:textId="124B07A0" w:rsidR="00B16C7E" w:rsidRDefault="00DB0711">
          <w:pPr>
            <w:pStyle w:val="TOC3"/>
            <w:tabs>
              <w:tab w:val="left" w:pos="1680"/>
              <w:tab w:val="right" w:leader="dot" w:pos="8296"/>
            </w:tabs>
            <w:rPr>
              <w:noProof/>
            </w:rPr>
          </w:pPr>
          <w:hyperlink w:anchor="_Toc35510287" w:history="1">
            <w:r w:rsidR="00B16C7E" w:rsidRPr="00DB33AC">
              <w:rPr>
                <w:rStyle w:val="ab"/>
                <w:noProof/>
              </w:rPr>
              <w:t>4.1.1</w:t>
            </w:r>
            <w:r w:rsidR="00B16C7E">
              <w:rPr>
                <w:noProof/>
              </w:rPr>
              <w:tab/>
            </w:r>
            <w:r w:rsidR="00B16C7E" w:rsidRPr="00DB33AC">
              <w:rPr>
                <w:rStyle w:val="ab"/>
                <w:noProof/>
              </w:rPr>
              <w:t>扰码原理</w:t>
            </w:r>
            <w:r w:rsidR="00B16C7E">
              <w:rPr>
                <w:noProof/>
                <w:webHidden/>
              </w:rPr>
              <w:tab/>
            </w:r>
            <w:r w:rsidR="00B16C7E">
              <w:rPr>
                <w:noProof/>
                <w:webHidden/>
              </w:rPr>
              <w:fldChar w:fldCharType="begin"/>
            </w:r>
            <w:r w:rsidR="00B16C7E">
              <w:rPr>
                <w:noProof/>
                <w:webHidden/>
              </w:rPr>
              <w:instrText xml:space="preserve"> PAGEREF _Toc35510287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6A2573C3" w14:textId="75B0C049" w:rsidR="00B16C7E" w:rsidRDefault="00DB0711">
          <w:pPr>
            <w:pStyle w:val="TOC3"/>
            <w:tabs>
              <w:tab w:val="left" w:pos="1680"/>
              <w:tab w:val="right" w:leader="dot" w:pos="8296"/>
            </w:tabs>
            <w:rPr>
              <w:noProof/>
            </w:rPr>
          </w:pPr>
          <w:hyperlink w:anchor="_Toc35510288" w:history="1">
            <w:r w:rsidR="00B16C7E" w:rsidRPr="00DB33AC">
              <w:rPr>
                <w:rStyle w:val="ab"/>
                <w:noProof/>
                <w:lang w:val="zh-CN"/>
              </w:rPr>
              <w:t>4.1.2</w:t>
            </w:r>
            <w:r w:rsidR="00B16C7E">
              <w:rPr>
                <w:noProof/>
              </w:rPr>
              <w:tab/>
            </w:r>
            <w:r w:rsidR="00B16C7E" w:rsidRPr="00DB33AC">
              <w:rPr>
                <w:rStyle w:val="ab"/>
                <w:noProof/>
                <w:lang w:val="zh-CN"/>
              </w:rPr>
              <w:t>扰码模块实现</w:t>
            </w:r>
            <w:r w:rsidR="00B16C7E">
              <w:rPr>
                <w:noProof/>
                <w:webHidden/>
              </w:rPr>
              <w:tab/>
            </w:r>
            <w:r w:rsidR="00B16C7E">
              <w:rPr>
                <w:noProof/>
                <w:webHidden/>
              </w:rPr>
              <w:fldChar w:fldCharType="begin"/>
            </w:r>
            <w:r w:rsidR="00B16C7E">
              <w:rPr>
                <w:noProof/>
                <w:webHidden/>
              </w:rPr>
              <w:instrText xml:space="preserve"> PAGEREF _Toc35510288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9D6FE2B" w14:textId="2C713CD4" w:rsidR="00B16C7E" w:rsidRDefault="00DB0711">
          <w:pPr>
            <w:pStyle w:val="TOC2"/>
            <w:tabs>
              <w:tab w:val="left" w:pos="1050"/>
              <w:tab w:val="right" w:leader="dot" w:pos="8296"/>
            </w:tabs>
            <w:rPr>
              <w:noProof/>
            </w:rPr>
          </w:pPr>
          <w:hyperlink w:anchor="_Toc35510289" w:history="1">
            <w:r w:rsidR="00B16C7E" w:rsidRPr="00DB33AC">
              <w:rPr>
                <w:rStyle w:val="ab"/>
                <w:noProof/>
                <w:lang w:val="zh-CN"/>
              </w:rPr>
              <w:t>4.2</w:t>
            </w:r>
            <w:r w:rsidR="00B16C7E">
              <w:rPr>
                <w:noProof/>
              </w:rPr>
              <w:tab/>
            </w:r>
            <w:r w:rsidR="00B16C7E" w:rsidRPr="00DB33AC">
              <w:rPr>
                <w:rStyle w:val="ab"/>
                <w:noProof/>
                <w:lang w:val="zh-CN"/>
              </w:rPr>
              <w:t>解扰</w:t>
            </w:r>
            <w:r w:rsidR="00B16C7E">
              <w:rPr>
                <w:noProof/>
                <w:webHidden/>
              </w:rPr>
              <w:tab/>
            </w:r>
            <w:r w:rsidR="00B16C7E">
              <w:rPr>
                <w:noProof/>
                <w:webHidden/>
              </w:rPr>
              <w:fldChar w:fldCharType="begin"/>
            </w:r>
            <w:r w:rsidR="00B16C7E">
              <w:rPr>
                <w:noProof/>
                <w:webHidden/>
              </w:rPr>
              <w:instrText xml:space="preserve"> PAGEREF _Toc35510289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07E19AE8" w14:textId="4FE35280" w:rsidR="00B16C7E" w:rsidRDefault="00DB0711">
          <w:pPr>
            <w:pStyle w:val="TOC3"/>
            <w:tabs>
              <w:tab w:val="left" w:pos="1680"/>
              <w:tab w:val="right" w:leader="dot" w:pos="8296"/>
            </w:tabs>
            <w:rPr>
              <w:noProof/>
            </w:rPr>
          </w:pPr>
          <w:hyperlink w:anchor="_Toc35510290" w:history="1">
            <w:r w:rsidR="00B16C7E" w:rsidRPr="00DB33AC">
              <w:rPr>
                <w:rStyle w:val="ab"/>
                <w:noProof/>
                <w:lang w:val="zh-CN"/>
              </w:rPr>
              <w:t>4.2.1</w:t>
            </w:r>
            <w:r w:rsidR="00B16C7E">
              <w:rPr>
                <w:noProof/>
              </w:rPr>
              <w:tab/>
            </w:r>
            <w:r w:rsidR="00B16C7E" w:rsidRPr="00DB33AC">
              <w:rPr>
                <w:rStyle w:val="ab"/>
                <w:noProof/>
                <w:lang w:val="zh-CN"/>
              </w:rPr>
              <w:t>解扰原理</w:t>
            </w:r>
            <w:r w:rsidR="00B16C7E">
              <w:rPr>
                <w:noProof/>
                <w:webHidden/>
              </w:rPr>
              <w:tab/>
            </w:r>
            <w:r w:rsidR="00B16C7E">
              <w:rPr>
                <w:noProof/>
                <w:webHidden/>
              </w:rPr>
              <w:fldChar w:fldCharType="begin"/>
            </w:r>
            <w:r w:rsidR="00B16C7E">
              <w:rPr>
                <w:noProof/>
                <w:webHidden/>
              </w:rPr>
              <w:instrText xml:space="preserve"> PAGEREF _Toc35510290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75005D3E" w14:textId="7A0A59D0" w:rsidR="00B16C7E" w:rsidRDefault="00DB0711">
          <w:pPr>
            <w:pStyle w:val="TOC3"/>
            <w:tabs>
              <w:tab w:val="left" w:pos="1680"/>
              <w:tab w:val="right" w:leader="dot" w:pos="8296"/>
            </w:tabs>
            <w:rPr>
              <w:noProof/>
            </w:rPr>
          </w:pPr>
          <w:hyperlink w:anchor="_Toc35510291" w:history="1">
            <w:r w:rsidR="00B16C7E" w:rsidRPr="00DB33AC">
              <w:rPr>
                <w:rStyle w:val="ab"/>
                <w:noProof/>
              </w:rPr>
              <w:t>4.2.2</w:t>
            </w:r>
            <w:r w:rsidR="00B16C7E">
              <w:rPr>
                <w:noProof/>
              </w:rPr>
              <w:tab/>
            </w:r>
            <w:r w:rsidR="00B16C7E" w:rsidRPr="00DB33AC">
              <w:rPr>
                <w:rStyle w:val="ab"/>
                <w:noProof/>
              </w:rPr>
              <w:t>解扰模块实现</w:t>
            </w:r>
            <w:r w:rsidR="00B16C7E">
              <w:rPr>
                <w:noProof/>
                <w:webHidden/>
              </w:rPr>
              <w:tab/>
            </w:r>
            <w:r w:rsidR="00B16C7E">
              <w:rPr>
                <w:noProof/>
                <w:webHidden/>
              </w:rPr>
              <w:fldChar w:fldCharType="begin"/>
            </w:r>
            <w:r w:rsidR="00B16C7E">
              <w:rPr>
                <w:noProof/>
                <w:webHidden/>
              </w:rPr>
              <w:instrText xml:space="preserve"> PAGEREF _Toc35510291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2A05FEBF" w14:textId="4E909AA0" w:rsidR="00B16C7E" w:rsidRDefault="00DB0711">
          <w:pPr>
            <w:pStyle w:val="TOC2"/>
            <w:tabs>
              <w:tab w:val="left" w:pos="1050"/>
              <w:tab w:val="right" w:leader="dot" w:pos="8296"/>
            </w:tabs>
            <w:rPr>
              <w:noProof/>
            </w:rPr>
          </w:pPr>
          <w:hyperlink w:anchor="_Toc35510292" w:history="1">
            <w:r w:rsidR="00B16C7E" w:rsidRPr="00DB33AC">
              <w:rPr>
                <w:rStyle w:val="ab"/>
                <w:noProof/>
              </w:rPr>
              <w:t>4.3</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_Toc35510292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430ABC87" w14:textId="0D1B0D4C" w:rsidR="00B16C7E" w:rsidRDefault="00DB0711">
          <w:pPr>
            <w:pStyle w:val="TOC1"/>
            <w:tabs>
              <w:tab w:val="left" w:pos="420"/>
              <w:tab w:val="right" w:leader="dot" w:pos="8296"/>
            </w:tabs>
            <w:rPr>
              <w:noProof/>
            </w:rPr>
          </w:pPr>
          <w:hyperlink w:anchor="_Toc35510293" w:history="1">
            <w:r w:rsidR="00B16C7E" w:rsidRPr="00DB33AC">
              <w:rPr>
                <w:rStyle w:val="ab"/>
                <w:noProof/>
              </w:rPr>
              <w:t>5</w:t>
            </w:r>
            <w:r w:rsidR="00B16C7E">
              <w:rPr>
                <w:noProof/>
              </w:rPr>
              <w:tab/>
            </w:r>
            <w:r w:rsidR="00B16C7E" w:rsidRPr="00DB33AC">
              <w:rPr>
                <w:rStyle w:val="ab"/>
                <w:noProof/>
              </w:rPr>
              <w:t>调制解调</w:t>
            </w:r>
            <w:r w:rsidR="00B16C7E">
              <w:rPr>
                <w:noProof/>
                <w:webHidden/>
              </w:rPr>
              <w:tab/>
            </w:r>
            <w:r w:rsidR="00B16C7E">
              <w:rPr>
                <w:noProof/>
                <w:webHidden/>
              </w:rPr>
              <w:fldChar w:fldCharType="begin"/>
            </w:r>
            <w:r w:rsidR="00B16C7E">
              <w:rPr>
                <w:noProof/>
                <w:webHidden/>
              </w:rPr>
              <w:instrText xml:space="preserve"> PAGEREF _Toc35510293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DEF6A67" w14:textId="38035440" w:rsidR="00B16C7E" w:rsidRDefault="00DB0711">
          <w:pPr>
            <w:pStyle w:val="TOC2"/>
            <w:tabs>
              <w:tab w:val="left" w:pos="1050"/>
              <w:tab w:val="right" w:leader="dot" w:pos="8296"/>
            </w:tabs>
            <w:rPr>
              <w:noProof/>
            </w:rPr>
          </w:pPr>
          <w:hyperlink w:anchor="_Toc35510294" w:history="1">
            <w:r w:rsidR="00B16C7E" w:rsidRPr="00DB33AC">
              <w:rPr>
                <w:rStyle w:val="ab"/>
                <w:noProof/>
              </w:rPr>
              <w:t>5.1</w:t>
            </w:r>
            <w:r w:rsidR="00B16C7E">
              <w:rPr>
                <w:noProof/>
              </w:rPr>
              <w:tab/>
            </w:r>
            <w:r w:rsidR="00B16C7E" w:rsidRPr="00DB33AC">
              <w:rPr>
                <w:rStyle w:val="ab"/>
                <w:noProof/>
              </w:rPr>
              <w:t>调制</w:t>
            </w:r>
            <w:r w:rsidR="00B16C7E">
              <w:rPr>
                <w:noProof/>
                <w:webHidden/>
              </w:rPr>
              <w:tab/>
            </w:r>
            <w:r w:rsidR="00B16C7E">
              <w:rPr>
                <w:noProof/>
                <w:webHidden/>
              </w:rPr>
              <w:fldChar w:fldCharType="begin"/>
            </w:r>
            <w:r w:rsidR="00B16C7E">
              <w:rPr>
                <w:noProof/>
                <w:webHidden/>
              </w:rPr>
              <w:instrText xml:space="preserve"> PAGEREF _Toc35510294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34D19F5A" w14:textId="7F9BE8AF" w:rsidR="00B16C7E" w:rsidRDefault="00DB0711">
          <w:pPr>
            <w:pStyle w:val="TOC3"/>
            <w:tabs>
              <w:tab w:val="left" w:pos="1680"/>
              <w:tab w:val="right" w:leader="dot" w:pos="8296"/>
            </w:tabs>
            <w:rPr>
              <w:noProof/>
            </w:rPr>
          </w:pPr>
          <w:hyperlink w:anchor="_Toc35510295" w:history="1">
            <w:r w:rsidR="00B16C7E" w:rsidRPr="00DB33AC">
              <w:rPr>
                <w:rStyle w:val="ab"/>
                <w:noProof/>
              </w:rPr>
              <w:t>5.1.1</w:t>
            </w:r>
            <w:r w:rsidR="00B16C7E">
              <w:rPr>
                <w:noProof/>
              </w:rPr>
              <w:tab/>
            </w:r>
            <w:r w:rsidR="00B16C7E" w:rsidRPr="00DB33AC">
              <w:rPr>
                <w:rStyle w:val="ab"/>
                <w:noProof/>
              </w:rPr>
              <w:t>64QAM</w:t>
            </w:r>
            <w:r w:rsidR="00B16C7E" w:rsidRPr="00DB33AC">
              <w:rPr>
                <w:rStyle w:val="ab"/>
                <w:noProof/>
              </w:rPr>
              <w:t>调制原理</w:t>
            </w:r>
            <w:r w:rsidR="00B16C7E">
              <w:rPr>
                <w:noProof/>
                <w:webHidden/>
              </w:rPr>
              <w:tab/>
            </w:r>
            <w:r w:rsidR="00B16C7E">
              <w:rPr>
                <w:noProof/>
                <w:webHidden/>
              </w:rPr>
              <w:fldChar w:fldCharType="begin"/>
            </w:r>
            <w:r w:rsidR="00B16C7E">
              <w:rPr>
                <w:noProof/>
                <w:webHidden/>
              </w:rPr>
              <w:instrText xml:space="preserve"> PAGEREF _Toc35510295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68DB006E" w14:textId="09DD809A" w:rsidR="00B16C7E" w:rsidRDefault="00DB0711">
          <w:pPr>
            <w:pStyle w:val="TOC3"/>
            <w:tabs>
              <w:tab w:val="left" w:pos="1680"/>
              <w:tab w:val="right" w:leader="dot" w:pos="8296"/>
            </w:tabs>
            <w:rPr>
              <w:noProof/>
            </w:rPr>
          </w:pPr>
          <w:hyperlink w:anchor="_Toc35510296" w:history="1">
            <w:r w:rsidR="00B16C7E" w:rsidRPr="00DB33AC">
              <w:rPr>
                <w:rStyle w:val="ab"/>
                <w:noProof/>
                <w:lang w:val="zh-CN"/>
              </w:rPr>
              <w:t>5.1.2</w:t>
            </w:r>
            <w:r w:rsidR="00B16C7E">
              <w:rPr>
                <w:noProof/>
              </w:rPr>
              <w:tab/>
            </w:r>
            <w:r w:rsidR="00B16C7E" w:rsidRPr="00DB33AC">
              <w:rPr>
                <w:rStyle w:val="ab"/>
                <w:noProof/>
                <w:lang w:val="zh-CN"/>
              </w:rPr>
              <w:t>64QAM</w:t>
            </w:r>
            <w:r w:rsidR="00B16C7E" w:rsidRPr="00DB33AC">
              <w:rPr>
                <w:rStyle w:val="ab"/>
                <w:noProof/>
                <w:lang w:val="zh-CN"/>
              </w:rPr>
              <w:t>调制实现</w:t>
            </w:r>
            <w:r w:rsidR="00B16C7E">
              <w:rPr>
                <w:noProof/>
                <w:webHidden/>
              </w:rPr>
              <w:tab/>
            </w:r>
            <w:r w:rsidR="00B16C7E">
              <w:rPr>
                <w:noProof/>
                <w:webHidden/>
              </w:rPr>
              <w:fldChar w:fldCharType="begin"/>
            </w:r>
            <w:r w:rsidR="00B16C7E">
              <w:rPr>
                <w:noProof/>
                <w:webHidden/>
              </w:rPr>
              <w:instrText xml:space="preserve"> PAGEREF _Toc35510296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4AC79C4" w14:textId="630B1A2B" w:rsidR="00B16C7E" w:rsidRDefault="00DB0711">
          <w:pPr>
            <w:pStyle w:val="TOC2"/>
            <w:tabs>
              <w:tab w:val="left" w:pos="1050"/>
              <w:tab w:val="right" w:leader="dot" w:pos="8296"/>
            </w:tabs>
            <w:rPr>
              <w:noProof/>
            </w:rPr>
          </w:pPr>
          <w:hyperlink w:anchor="_Toc35510297" w:history="1">
            <w:r w:rsidR="00B16C7E" w:rsidRPr="00DB33AC">
              <w:rPr>
                <w:rStyle w:val="ab"/>
                <w:noProof/>
                <w:lang w:val="zh-CN"/>
              </w:rPr>
              <w:t>5.2</w:t>
            </w:r>
            <w:r w:rsidR="00B16C7E">
              <w:rPr>
                <w:noProof/>
              </w:rPr>
              <w:tab/>
            </w:r>
            <w:r w:rsidR="00B16C7E" w:rsidRPr="00DB33AC">
              <w:rPr>
                <w:rStyle w:val="ab"/>
                <w:noProof/>
                <w:lang w:val="zh-CN"/>
              </w:rPr>
              <w:t>解调</w:t>
            </w:r>
            <w:r w:rsidR="00B16C7E">
              <w:rPr>
                <w:noProof/>
                <w:webHidden/>
              </w:rPr>
              <w:tab/>
            </w:r>
            <w:r w:rsidR="00B16C7E">
              <w:rPr>
                <w:noProof/>
                <w:webHidden/>
              </w:rPr>
              <w:fldChar w:fldCharType="begin"/>
            </w:r>
            <w:r w:rsidR="00B16C7E">
              <w:rPr>
                <w:noProof/>
                <w:webHidden/>
              </w:rPr>
              <w:instrText xml:space="preserve"> PAGEREF _Toc35510297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57C82D11" w14:textId="70D98F33" w:rsidR="00B16C7E" w:rsidRDefault="00DB0711">
          <w:pPr>
            <w:pStyle w:val="TOC3"/>
            <w:tabs>
              <w:tab w:val="left" w:pos="1680"/>
              <w:tab w:val="right" w:leader="dot" w:pos="8296"/>
            </w:tabs>
            <w:rPr>
              <w:noProof/>
            </w:rPr>
          </w:pPr>
          <w:hyperlink w:anchor="_Toc35510298" w:history="1">
            <w:r w:rsidR="00B16C7E" w:rsidRPr="00DB33AC">
              <w:rPr>
                <w:rStyle w:val="ab"/>
                <w:noProof/>
                <w:lang w:val="zh-CN"/>
              </w:rPr>
              <w:t>5.2.1</w:t>
            </w:r>
            <w:r w:rsidR="00B16C7E">
              <w:rPr>
                <w:noProof/>
              </w:rPr>
              <w:tab/>
            </w:r>
            <w:r w:rsidR="00B16C7E" w:rsidRPr="00DB33AC">
              <w:rPr>
                <w:rStyle w:val="ab"/>
                <w:noProof/>
                <w:lang w:val="zh-CN"/>
              </w:rPr>
              <w:t>64QAM</w:t>
            </w:r>
            <w:r w:rsidR="00B16C7E" w:rsidRPr="00DB33AC">
              <w:rPr>
                <w:rStyle w:val="ab"/>
                <w:noProof/>
                <w:lang w:val="zh-CN"/>
              </w:rPr>
              <w:t>解调原理</w:t>
            </w:r>
            <w:r w:rsidR="00B16C7E">
              <w:rPr>
                <w:noProof/>
                <w:webHidden/>
              </w:rPr>
              <w:tab/>
            </w:r>
            <w:r w:rsidR="00B16C7E">
              <w:rPr>
                <w:noProof/>
                <w:webHidden/>
              </w:rPr>
              <w:fldChar w:fldCharType="begin"/>
            </w:r>
            <w:r w:rsidR="00B16C7E">
              <w:rPr>
                <w:noProof/>
                <w:webHidden/>
              </w:rPr>
              <w:instrText xml:space="preserve"> PAGEREF _Toc35510298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575CF5A" w14:textId="3C05C30E" w:rsidR="00B16C7E" w:rsidRDefault="00DB0711">
          <w:pPr>
            <w:pStyle w:val="TOC3"/>
            <w:tabs>
              <w:tab w:val="left" w:pos="1680"/>
              <w:tab w:val="right" w:leader="dot" w:pos="8296"/>
            </w:tabs>
            <w:rPr>
              <w:noProof/>
            </w:rPr>
          </w:pPr>
          <w:hyperlink w:anchor="_Toc35510299" w:history="1">
            <w:r w:rsidR="00B16C7E" w:rsidRPr="00DB33AC">
              <w:rPr>
                <w:rStyle w:val="ab"/>
                <w:noProof/>
                <w:lang w:val="zh-CN"/>
              </w:rPr>
              <w:t>5.2.2</w:t>
            </w:r>
            <w:r w:rsidR="00B16C7E">
              <w:rPr>
                <w:noProof/>
              </w:rPr>
              <w:tab/>
            </w:r>
            <w:r w:rsidR="00B16C7E" w:rsidRPr="00DB33AC">
              <w:rPr>
                <w:rStyle w:val="ab"/>
                <w:noProof/>
                <w:lang w:val="zh-CN"/>
              </w:rPr>
              <w:t>64QAM</w:t>
            </w:r>
            <w:r w:rsidR="00B16C7E" w:rsidRPr="00DB33AC">
              <w:rPr>
                <w:rStyle w:val="ab"/>
                <w:noProof/>
                <w:lang w:val="zh-CN"/>
              </w:rPr>
              <w:t>解调实现</w:t>
            </w:r>
            <w:r w:rsidR="00B16C7E">
              <w:rPr>
                <w:noProof/>
                <w:webHidden/>
              </w:rPr>
              <w:tab/>
            </w:r>
            <w:r w:rsidR="00B16C7E">
              <w:rPr>
                <w:noProof/>
                <w:webHidden/>
              </w:rPr>
              <w:fldChar w:fldCharType="begin"/>
            </w:r>
            <w:r w:rsidR="00B16C7E">
              <w:rPr>
                <w:noProof/>
                <w:webHidden/>
              </w:rPr>
              <w:instrText xml:space="preserve"> PAGEREF _Toc35510299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03A071F0" w14:textId="3FD15AD1" w:rsidR="00B16C7E" w:rsidRDefault="00DB0711">
          <w:pPr>
            <w:pStyle w:val="TOC2"/>
            <w:tabs>
              <w:tab w:val="left" w:pos="1050"/>
              <w:tab w:val="right" w:leader="dot" w:pos="8296"/>
            </w:tabs>
            <w:rPr>
              <w:noProof/>
            </w:rPr>
          </w:pPr>
          <w:hyperlink w:anchor="_Toc35510300" w:history="1">
            <w:r w:rsidR="00B16C7E" w:rsidRPr="00DB33AC">
              <w:rPr>
                <w:rStyle w:val="ab"/>
                <w:noProof/>
              </w:rPr>
              <w:t>5.3</w:t>
            </w:r>
            <w:r w:rsidR="00B16C7E">
              <w:rPr>
                <w:noProof/>
              </w:rPr>
              <w:tab/>
            </w:r>
            <w:r w:rsidR="00B16C7E" w:rsidRPr="00DB33AC">
              <w:rPr>
                <w:rStyle w:val="ab"/>
                <w:noProof/>
                <w:lang w:val="zh-CN"/>
              </w:rPr>
              <w:t>Matlab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_Toc35510300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3D3FA72E" w14:textId="34A27C06" w:rsidR="00B16C7E" w:rsidRDefault="00DB0711">
          <w:pPr>
            <w:pStyle w:val="TOC1"/>
            <w:tabs>
              <w:tab w:val="left" w:pos="420"/>
              <w:tab w:val="right" w:leader="dot" w:pos="8296"/>
            </w:tabs>
            <w:rPr>
              <w:noProof/>
            </w:rPr>
          </w:pPr>
          <w:hyperlink w:anchor="_Toc35510301" w:history="1">
            <w:r w:rsidR="00B16C7E" w:rsidRPr="00DB33AC">
              <w:rPr>
                <w:rStyle w:val="ab"/>
                <w:noProof/>
                <w:lang w:val="zh-CN"/>
              </w:rPr>
              <w:t>6</w:t>
            </w:r>
            <w:r w:rsidR="00B16C7E">
              <w:rPr>
                <w:noProof/>
              </w:rPr>
              <w:tab/>
            </w:r>
            <w:r w:rsidR="00B16C7E" w:rsidRPr="00DB33AC">
              <w:rPr>
                <w:rStyle w:val="ab"/>
                <w:noProof/>
                <w:lang w:val="zh-CN"/>
              </w:rPr>
              <w:t>奈奎斯特滤波</w:t>
            </w:r>
            <w:r w:rsidR="00B16C7E">
              <w:rPr>
                <w:noProof/>
                <w:webHidden/>
              </w:rPr>
              <w:tab/>
            </w:r>
            <w:r w:rsidR="00B16C7E">
              <w:rPr>
                <w:noProof/>
                <w:webHidden/>
              </w:rPr>
              <w:fldChar w:fldCharType="begin"/>
            </w:r>
            <w:r w:rsidR="00B16C7E">
              <w:rPr>
                <w:noProof/>
                <w:webHidden/>
              </w:rPr>
              <w:instrText xml:space="preserve"> PAGEREF _Toc35510301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4DFD62E1" w14:textId="423FA3B9" w:rsidR="00B16C7E" w:rsidRDefault="00DB0711">
          <w:pPr>
            <w:pStyle w:val="TOC2"/>
            <w:tabs>
              <w:tab w:val="left" w:pos="1050"/>
              <w:tab w:val="right" w:leader="dot" w:pos="8296"/>
            </w:tabs>
            <w:rPr>
              <w:noProof/>
            </w:rPr>
          </w:pPr>
          <w:hyperlink w:anchor="_Toc35510302" w:history="1">
            <w:r w:rsidR="00B16C7E" w:rsidRPr="00DB33AC">
              <w:rPr>
                <w:rStyle w:val="ab"/>
                <w:noProof/>
                <w:lang w:val="zh-CN"/>
              </w:rPr>
              <w:t>6.1</w:t>
            </w:r>
            <w:r w:rsidR="00B16C7E">
              <w:rPr>
                <w:noProof/>
              </w:rPr>
              <w:tab/>
            </w:r>
            <w:r w:rsidR="00B16C7E" w:rsidRPr="00DB33AC">
              <w:rPr>
                <w:rStyle w:val="ab"/>
                <w:noProof/>
                <w:lang w:val="zh-CN"/>
              </w:rPr>
              <w:t>概述</w:t>
            </w:r>
            <w:r w:rsidR="00B16C7E">
              <w:rPr>
                <w:noProof/>
                <w:webHidden/>
              </w:rPr>
              <w:tab/>
            </w:r>
            <w:r w:rsidR="00B16C7E">
              <w:rPr>
                <w:noProof/>
                <w:webHidden/>
              </w:rPr>
              <w:fldChar w:fldCharType="begin"/>
            </w:r>
            <w:r w:rsidR="00B16C7E">
              <w:rPr>
                <w:noProof/>
                <w:webHidden/>
              </w:rPr>
              <w:instrText xml:space="preserve"> PAGEREF _Toc35510302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0CC74368" w14:textId="6108AD0D" w:rsidR="00B16C7E" w:rsidRDefault="00DB0711">
          <w:pPr>
            <w:pStyle w:val="TOC2"/>
            <w:tabs>
              <w:tab w:val="left" w:pos="1050"/>
              <w:tab w:val="right" w:leader="dot" w:pos="8296"/>
            </w:tabs>
            <w:rPr>
              <w:noProof/>
            </w:rPr>
          </w:pPr>
          <w:hyperlink w:anchor="_Toc35510303" w:history="1">
            <w:r w:rsidR="00B16C7E" w:rsidRPr="00DB33AC">
              <w:rPr>
                <w:rStyle w:val="ab"/>
                <w:noProof/>
              </w:rPr>
              <w:t>6.2</w:t>
            </w:r>
            <w:r w:rsidR="00B16C7E">
              <w:rPr>
                <w:noProof/>
              </w:rPr>
              <w:tab/>
            </w:r>
            <w:r w:rsidR="00B16C7E" w:rsidRPr="00DB33AC">
              <w:rPr>
                <w:rStyle w:val="ab"/>
                <w:noProof/>
              </w:rPr>
              <w:t>FIR compiler IP</w:t>
            </w:r>
            <w:r w:rsidR="00B16C7E" w:rsidRPr="00DB33AC">
              <w:rPr>
                <w:rStyle w:val="ab"/>
                <w:noProof/>
              </w:rPr>
              <w:t>简介</w:t>
            </w:r>
            <w:r w:rsidR="00B16C7E">
              <w:rPr>
                <w:noProof/>
                <w:webHidden/>
              </w:rPr>
              <w:tab/>
            </w:r>
            <w:r w:rsidR="00B16C7E">
              <w:rPr>
                <w:noProof/>
                <w:webHidden/>
              </w:rPr>
              <w:fldChar w:fldCharType="begin"/>
            </w:r>
            <w:r w:rsidR="00B16C7E">
              <w:rPr>
                <w:noProof/>
                <w:webHidden/>
              </w:rPr>
              <w:instrText xml:space="preserve"> PAGEREF _Toc35510303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5371B550" w14:textId="171571BC" w:rsidR="00B16C7E" w:rsidRDefault="00DB0711">
          <w:pPr>
            <w:pStyle w:val="TOC1"/>
            <w:tabs>
              <w:tab w:val="left" w:pos="420"/>
              <w:tab w:val="right" w:leader="dot" w:pos="8296"/>
            </w:tabs>
            <w:rPr>
              <w:noProof/>
            </w:rPr>
          </w:pPr>
          <w:hyperlink w:anchor="_Toc35510304" w:history="1">
            <w:r w:rsidR="00B16C7E" w:rsidRPr="00DB33AC">
              <w:rPr>
                <w:rStyle w:val="ab"/>
                <w:noProof/>
                <w:lang w:val="zh-CN"/>
              </w:rPr>
              <w:t>7</w:t>
            </w:r>
            <w:r w:rsidR="00B16C7E">
              <w:rPr>
                <w:noProof/>
              </w:rPr>
              <w:tab/>
            </w:r>
            <w:r w:rsidR="00B16C7E" w:rsidRPr="00DB33AC">
              <w:rPr>
                <w:rStyle w:val="ab"/>
                <w:noProof/>
                <w:lang w:val="zh-CN"/>
              </w:rPr>
              <w:t>内插和抽取</w:t>
            </w:r>
            <w:r w:rsidR="00B16C7E">
              <w:rPr>
                <w:noProof/>
                <w:webHidden/>
              </w:rPr>
              <w:tab/>
            </w:r>
            <w:r w:rsidR="00B16C7E">
              <w:rPr>
                <w:noProof/>
                <w:webHidden/>
              </w:rPr>
              <w:fldChar w:fldCharType="begin"/>
            </w:r>
            <w:r w:rsidR="00B16C7E">
              <w:rPr>
                <w:noProof/>
                <w:webHidden/>
              </w:rPr>
              <w:instrText xml:space="preserve"> PAGEREF _Toc35510304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4C45914F" w14:textId="0851F5D4" w:rsidR="00B16C7E" w:rsidRDefault="00DB0711">
          <w:pPr>
            <w:pStyle w:val="TOC2"/>
            <w:tabs>
              <w:tab w:val="left" w:pos="1050"/>
              <w:tab w:val="right" w:leader="dot" w:pos="8296"/>
            </w:tabs>
            <w:rPr>
              <w:noProof/>
            </w:rPr>
          </w:pPr>
          <w:hyperlink w:anchor="_Toc35510305" w:history="1">
            <w:r w:rsidR="00B16C7E" w:rsidRPr="00DB33AC">
              <w:rPr>
                <w:rStyle w:val="ab"/>
                <w:noProof/>
              </w:rPr>
              <w:t>7.1</w:t>
            </w:r>
            <w:r w:rsidR="00B16C7E">
              <w:rPr>
                <w:noProof/>
              </w:rPr>
              <w:tab/>
            </w:r>
            <w:r w:rsidR="00B16C7E" w:rsidRPr="00DB33AC">
              <w:rPr>
                <w:rStyle w:val="ab"/>
                <w:noProof/>
              </w:rPr>
              <w:t>内插原理</w:t>
            </w:r>
            <w:r w:rsidR="00B16C7E">
              <w:rPr>
                <w:noProof/>
                <w:webHidden/>
              </w:rPr>
              <w:tab/>
            </w:r>
            <w:r w:rsidR="00B16C7E">
              <w:rPr>
                <w:noProof/>
                <w:webHidden/>
              </w:rPr>
              <w:fldChar w:fldCharType="begin"/>
            </w:r>
            <w:r w:rsidR="00B16C7E">
              <w:rPr>
                <w:noProof/>
                <w:webHidden/>
              </w:rPr>
              <w:instrText xml:space="preserve"> PAGEREF _Toc35510305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23E455F9" w14:textId="68FF1028" w:rsidR="00B16C7E" w:rsidRDefault="00DB0711">
          <w:pPr>
            <w:pStyle w:val="TOC2"/>
            <w:tabs>
              <w:tab w:val="left" w:pos="1050"/>
              <w:tab w:val="right" w:leader="dot" w:pos="8296"/>
            </w:tabs>
            <w:rPr>
              <w:noProof/>
            </w:rPr>
          </w:pPr>
          <w:hyperlink w:anchor="_Toc35510306" w:history="1">
            <w:r w:rsidR="00B16C7E" w:rsidRPr="00DB33AC">
              <w:rPr>
                <w:rStyle w:val="ab"/>
                <w:noProof/>
              </w:rPr>
              <w:t>7.2</w:t>
            </w:r>
            <w:r w:rsidR="00B16C7E">
              <w:rPr>
                <w:noProof/>
              </w:rPr>
              <w:tab/>
            </w:r>
            <w:r w:rsidR="00B16C7E" w:rsidRPr="00DB33AC">
              <w:rPr>
                <w:rStyle w:val="ab"/>
                <w:noProof/>
              </w:rPr>
              <w:t>内插实现</w:t>
            </w:r>
            <w:r w:rsidR="00B16C7E">
              <w:rPr>
                <w:noProof/>
                <w:webHidden/>
              </w:rPr>
              <w:tab/>
            </w:r>
            <w:r w:rsidR="00B16C7E">
              <w:rPr>
                <w:noProof/>
                <w:webHidden/>
              </w:rPr>
              <w:fldChar w:fldCharType="begin"/>
            </w:r>
            <w:r w:rsidR="00B16C7E">
              <w:rPr>
                <w:noProof/>
                <w:webHidden/>
              </w:rPr>
              <w:instrText xml:space="preserve"> PAGEREF _Toc35510306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09C2F5DF" w14:textId="45CEFB4D" w:rsidR="00B16C7E" w:rsidRDefault="00DB0711">
          <w:pPr>
            <w:pStyle w:val="TOC3"/>
            <w:tabs>
              <w:tab w:val="left" w:pos="1680"/>
              <w:tab w:val="right" w:leader="dot" w:pos="8296"/>
            </w:tabs>
            <w:rPr>
              <w:noProof/>
            </w:rPr>
          </w:pPr>
          <w:hyperlink w:anchor="_Toc35510307" w:history="1">
            <w:r w:rsidR="00B16C7E" w:rsidRPr="00DB33AC">
              <w:rPr>
                <w:rStyle w:val="ab"/>
                <w:noProof/>
              </w:rPr>
              <w:t>7.2.1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_Toc35510307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175F1945" w14:textId="474FE342" w:rsidR="00B16C7E" w:rsidRDefault="00DB0711">
          <w:pPr>
            <w:pStyle w:val="TOC3"/>
            <w:tabs>
              <w:tab w:val="left" w:pos="1680"/>
              <w:tab w:val="right" w:leader="dot" w:pos="8296"/>
            </w:tabs>
            <w:rPr>
              <w:noProof/>
            </w:rPr>
          </w:pPr>
          <w:hyperlink w:anchor="_Toc35510308" w:history="1">
            <w:r w:rsidR="00B16C7E" w:rsidRPr="00DB33AC">
              <w:rPr>
                <w:rStyle w:val="ab"/>
                <w:noProof/>
              </w:rPr>
              <w:t>7.2.2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_Toc35510308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36593AD1" w14:textId="26B0C9DF" w:rsidR="00B16C7E" w:rsidRDefault="00DB0711">
          <w:pPr>
            <w:pStyle w:val="TOC2"/>
            <w:tabs>
              <w:tab w:val="left" w:pos="1050"/>
              <w:tab w:val="right" w:leader="dot" w:pos="8296"/>
            </w:tabs>
            <w:rPr>
              <w:noProof/>
            </w:rPr>
          </w:pPr>
          <w:hyperlink w:anchor="_Toc35510309" w:history="1">
            <w:r w:rsidR="00B16C7E" w:rsidRPr="00DB33AC">
              <w:rPr>
                <w:rStyle w:val="ab"/>
                <w:noProof/>
              </w:rPr>
              <w:t>7.3</w:t>
            </w:r>
            <w:r w:rsidR="00B16C7E">
              <w:rPr>
                <w:noProof/>
              </w:rPr>
              <w:tab/>
            </w:r>
            <w:r w:rsidR="00B16C7E" w:rsidRPr="00DB33AC">
              <w:rPr>
                <w:rStyle w:val="ab"/>
                <w:noProof/>
              </w:rPr>
              <w:t>抽取原理</w:t>
            </w:r>
            <w:r w:rsidR="00B16C7E">
              <w:rPr>
                <w:noProof/>
                <w:webHidden/>
              </w:rPr>
              <w:tab/>
            </w:r>
            <w:r w:rsidR="00B16C7E">
              <w:rPr>
                <w:noProof/>
                <w:webHidden/>
              </w:rPr>
              <w:fldChar w:fldCharType="begin"/>
            </w:r>
            <w:r w:rsidR="00B16C7E">
              <w:rPr>
                <w:noProof/>
                <w:webHidden/>
              </w:rPr>
              <w:instrText xml:space="preserve"> PAGEREF _Toc35510309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18323A19" w14:textId="5A3576D3" w:rsidR="00B16C7E" w:rsidRDefault="00DB0711">
          <w:pPr>
            <w:pStyle w:val="TOC2"/>
            <w:tabs>
              <w:tab w:val="left" w:pos="1050"/>
              <w:tab w:val="right" w:leader="dot" w:pos="8296"/>
            </w:tabs>
            <w:rPr>
              <w:noProof/>
            </w:rPr>
          </w:pPr>
          <w:hyperlink w:anchor="_Toc35510310" w:history="1">
            <w:r w:rsidR="00B16C7E" w:rsidRPr="00DB33AC">
              <w:rPr>
                <w:rStyle w:val="ab"/>
                <w:noProof/>
              </w:rPr>
              <w:t>7.4</w:t>
            </w:r>
            <w:r w:rsidR="00B16C7E">
              <w:rPr>
                <w:noProof/>
              </w:rPr>
              <w:tab/>
            </w:r>
            <w:r w:rsidR="00B16C7E" w:rsidRPr="00DB33AC">
              <w:rPr>
                <w:rStyle w:val="ab"/>
                <w:noProof/>
              </w:rPr>
              <w:t>抽取实现</w:t>
            </w:r>
            <w:r w:rsidR="00B16C7E">
              <w:rPr>
                <w:noProof/>
                <w:webHidden/>
              </w:rPr>
              <w:tab/>
            </w:r>
            <w:r w:rsidR="00B16C7E">
              <w:rPr>
                <w:noProof/>
                <w:webHidden/>
              </w:rPr>
              <w:fldChar w:fldCharType="begin"/>
            </w:r>
            <w:r w:rsidR="00B16C7E">
              <w:rPr>
                <w:noProof/>
                <w:webHidden/>
              </w:rPr>
              <w:instrText xml:space="preserve"> PAGEREF _Toc35510310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59EB8036" w14:textId="7E5DFBE2" w:rsidR="00B16C7E" w:rsidRDefault="00DB0711">
          <w:pPr>
            <w:pStyle w:val="TOC3"/>
            <w:tabs>
              <w:tab w:val="left" w:pos="1680"/>
              <w:tab w:val="right" w:leader="dot" w:pos="8296"/>
            </w:tabs>
            <w:rPr>
              <w:noProof/>
            </w:rPr>
          </w:pPr>
          <w:hyperlink w:anchor="_Toc35510311" w:history="1">
            <w:r w:rsidR="00B16C7E" w:rsidRPr="00DB33AC">
              <w:rPr>
                <w:rStyle w:val="ab"/>
                <w:noProof/>
              </w:rPr>
              <w:t>7.4.1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_Toc35510311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3AA27B1F" w14:textId="0645DE99" w:rsidR="00B16C7E" w:rsidRDefault="00DB0711">
          <w:pPr>
            <w:pStyle w:val="TOC3"/>
            <w:tabs>
              <w:tab w:val="left" w:pos="1680"/>
              <w:tab w:val="right" w:leader="dot" w:pos="8296"/>
            </w:tabs>
            <w:rPr>
              <w:noProof/>
            </w:rPr>
          </w:pPr>
          <w:hyperlink w:anchor="_Toc35510312" w:history="1">
            <w:r w:rsidR="00B16C7E" w:rsidRPr="00DB33AC">
              <w:rPr>
                <w:rStyle w:val="ab"/>
                <w:noProof/>
              </w:rPr>
              <w:t>7.4.2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_Toc35510312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065A367F" w14:textId="4950E908" w:rsidR="00B16C7E" w:rsidRDefault="00DB0711">
          <w:pPr>
            <w:pStyle w:val="TOC1"/>
            <w:tabs>
              <w:tab w:val="left" w:pos="420"/>
              <w:tab w:val="right" w:leader="dot" w:pos="8296"/>
            </w:tabs>
            <w:rPr>
              <w:noProof/>
            </w:rPr>
          </w:pPr>
          <w:hyperlink w:anchor="_Toc35510313" w:history="1">
            <w:r w:rsidR="00B16C7E" w:rsidRPr="00DB33AC">
              <w:rPr>
                <w:rStyle w:val="ab"/>
                <w:noProof/>
                <w:lang w:val="zh-CN"/>
              </w:rPr>
              <w:t>8</w:t>
            </w:r>
            <w:r w:rsidR="00B16C7E">
              <w:rPr>
                <w:noProof/>
              </w:rPr>
              <w:tab/>
            </w:r>
            <w:r w:rsidR="00B16C7E" w:rsidRPr="00DB33AC">
              <w:rPr>
                <w:rStyle w:val="ab"/>
                <w:noProof/>
                <w:lang w:val="zh-CN"/>
              </w:rPr>
              <w:t>上变频下变频</w:t>
            </w:r>
            <w:r w:rsidR="00B16C7E">
              <w:rPr>
                <w:noProof/>
                <w:webHidden/>
              </w:rPr>
              <w:tab/>
            </w:r>
            <w:r w:rsidR="00B16C7E">
              <w:rPr>
                <w:noProof/>
                <w:webHidden/>
              </w:rPr>
              <w:fldChar w:fldCharType="begin"/>
            </w:r>
            <w:r w:rsidR="00B16C7E">
              <w:rPr>
                <w:noProof/>
                <w:webHidden/>
              </w:rPr>
              <w:instrText xml:space="preserve"> PAGEREF _Toc35510313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4DE95EA2" w14:textId="644140A4" w:rsidR="00B16C7E" w:rsidRDefault="00DB0711">
          <w:pPr>
            <w:pStyle w:val="TOC2"/>
            <w:tabs>
              <w:tab w:val="left" w:pos="1050"/>
              <w:tab w:val="right" w:leader="dot" w:pos="8296"/>
            </w:tabs>
            <w:rPr>
              <w:noProof/>
            </w:rPr>
          </w:pPr>
          <w:hyperlink w:anchor="_Toc35510314" w:history="1">
            <w:r w:rsidR="00B16C7E" w:rsidRPr="00DB33AC">
              <w:rPr>
                <w:rStyle w:val="ab"/>
                <w:noProof/>
                <w:lang w:val="zh-CN"/>
              </w:rPr>
              <w:t>8.1</w:t>
            </w:r>
            <w:r w:rsidR="00B16C7E">
              <w:rPr>
                <w:noProof/>
              </w:rPr>
              <w:tab/>
            </w:r>
            <w:r w:rsidR="00B16C7E" w:rsidRPr="00DB33AC">
              <w:rPr>
                <w:rStyle w:val="ab"/>
                <w:noProof/>
                <w:lang w:val="zh-CN"/>
              </w:rPr>
              <w:t>DUC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_Toc35510314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0CE0450C" w14:textId="3EABB3F9" w:rsidR="00B16C7E" w:rsidRDefault="00DB0711">
          <w:pPr>
            <w:pStyle w:val="TOC2"/>
            <w:tabs>
              <w:tab w:val="left" w:pos="1050"/>
              <w:tab w:val="right" w:leader="dot" w:pos="8296"/>
            </w:tabs>
            <w:rPr>
              <w:noProof/>
            </w:rPr>
          </w:pPr>
          <w:hyperlink w:anchor="_Toc35510315" w:history="1">
            <w:r w:rsidR="00B16C7E" w:rsidRPr="00DB33AC">
              <w:rPr>
                <w:rStyle w:val="ab"/>
                <w:noProof/>
                <w:lang w:val="zh-CN"/>
              </w:rPr>
              <w:t>8.2</w:t>
            </w:r>
            <w:r w:rsidR="00B16C7E">
              <w:rPr>
                <w:noProof/>
              </w:rPr>
              <w:tab/>
            </w:r>
            <w:r w:rsidR="00B16C7E" w:rsidRPr="00DB33AC">
              <w:rPr>
                <w:rStyle w:val="ab"/>
                <w:noProof/>
                <w:lang w:val="zh-CN"/>
              </w:rPr>
              <w:t>DUC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_Toc35510315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2C588D2" w14:textId="66599B47" w:rsidR="00B16C7E" w:rsidRDefault="00DB0711">
          <w:pPr>
            <w:pStyle w:val="TOC2"/>
            <w:tabs>
              <w:tab w:val="left" w:pos="1050"/>
              <w:tab w:val="right" w:leader="dot" w:pos="8296"/>
            </w:tabs>
            <w:rPr>
              <w:noProof/>
            </w:rPr>
          </w:pPr>
          <w:hyperlink w:anchor="_Toc35510316" w:history="1">
            <w:r w:rsidR="00B16C7E" w:rsidRPr="00DB33AC">
              <w:rPr>
                <w:rStyle w:val="ab"/>
                <w:noProof/>
                <w:lang w:val="zh-CN"/>
              </w:rPr>
              <w:t>8.3</w:t>
            </w:r>
            <w:r w:rsidR="00B16C7E">
              <w:rPr>
                <w:noProof/>
              </w:rPr>
              <w:tab/>
            </w:r>
            <w:r w:rsidR="00B16C7E" w:rsidRPr="00DB33AC">
              <w:rPr>
                <w:rStyle w:val="ab"/>
                <w:noProof/>
                <w:lang w:val="zh-CN"/>
              </w:rPr>
              <w:t>DDC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_Toc35510316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3F1EA141" w14:textId="6A4D141F" w:rsidR="00B16C7E" w:rsidRDefault="00DB0711">
          <w:pPr>
            <w:pStyle w:val="TOC2"/>
            <w:tabs>
              <w:tab w:val="left" w:pos="1050"/>
              <w:tab w:val="right" w:leader="dot" w:pos="8296"/>
            </w:tabs>
            <w:rPr>
              <w:noProof/>
            </w:rPr>
          </w:pPr>
          <w:hyperlink w:anchor="_Toc35510317" w:history="1">
            <w:r w:rsidR="00B16C7E" w:rsidRPr="00DB33AC">
              <w:rPr>
                <w:rStyle w:val="ab"/>
                <w:noProof/>
                <w:lang w:val="zh-CN"/>
              </w:rPr>
              <w:t>8.4</w:t>
            </w:r>
            <w:r w:rsidR="00B16C7E">
              <w:rPr>
                <w:noProof/>
              </w:rPr>
              <w:tab/>
            </w:r>
            <w:r w:rsidR="00B16C7E" w:rsidRPr="00DB33AC">
              <w:rPr>
                <w:rStyle w:val="ab"/>
                <w:noProof/>
                <w:lang w:val="zh-CN"/>
              </w:rPr>
              <w:t>DDC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_Toc35510317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51D0099" w14:textId="1DDD5FEA" w:rsidR="00B16C7E" w:rsidRDefault="00DB0711">
          <w:pPr>
            <w:pStyle w:val="TOC2"/>
            <w:tabs>
              <w:tab w:val="left" w:pos="1050"/>
              <w:tab w:val="right" w:leader="dot" w:pos="8296"/>
            </w:tabs>
            <w:rPr>
              <w:noProof/>
            </w:rPr>
          </w:pPr>
          <w:hyperlink w:anchor="_Toc35510318" w:history="1">
            <w:r w:rsidR="00B16C7E" w:rsidRPr="00DB33AC">
              <w:rPr>
                <w:rStyle w:val="ab"/>
                <w:noProof/>
                <w:lang w:val="zh-CN"/>
              </w:rPr>
              <w:t>8.5</w:t>
            </w:r>
            <w:r w:rsidR="00B16C7E">
              <w:rPr>
                <w:noProof/>
              </w:rPr>
              <w:tab/>
            </w:r>
            <w:r w:rsidR="00B16C7E" w:rsidRPr="00DB33AC">
              <w:rPr>
                <w:rStyle w:val="ab"/>
                <w:noProof/>
                <w:lang w:val="zh-CN"/>
              </w:rPr>
              <w:t>DDS</w:t>
            </w:r>
            <w:r w:rsidR="00B16C7E">
              <w:rPr>
                <w:noProof/>
                <w:webHidden/>
              </w:rPr>
              <w:tab/>
            </w:r>
            <w:r w:rsidR="00B16C7E">
              <w:rPr>
                <w:noProof/>
                <w:webHidden/>
              </w:rPr>
              <w:fldChar w:fldCharType="begin"/>
            </w:r>
            <w:r w:rsidR="00B16C7E">
              <w:rPr>
                <w:noProof/>
                <w:webHidden/>
              </w:rPr>
              <w:instrText xml:space="preserve"> PAGEREF _Toc35510318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4ACBA16" w14:textId="0B855BD1" w:rsidR="00B16C7E" w:rsidRDefault="00DB0711">
          <w:pPr>
            <w:pStyle w:val="TOC2"/>
            <w:tabs>
              <w:tab w:val="left" w:pos="1050"/>
              <w:tab w:val="right" w:leader="dot" w:pos="8296"/>
            </w:tabs>
            <w:rPr>
              <w:noProof/>
            </w:rPr>
          </w:pPr>
          <w:hyperlink w:anchor="_Toc35510319" w:history="1">
            <w:r w:rsidR="00B16C7E" w:rsidRPr="00DB33AC">
              <w:rPr>
                <w:rStyle w:val="ab"/>
                <w:noProof/>
              </w:rPr>
              <w:t>8.6</w:t>
            </w:r>
            <w:r w:rsidR="00B16C7E">
              <w:rPr>
                <w:noProof/>
              </w:rPr>
              <w:tab/>
            </w:r>
            <w:r w:rsidR="00B16C7E" w:rsidRPr="00DB33AC">
              <w:rPr>
                <w:rStyle w:val="ab"/>
                <w:noProof/>
                <w:shd w:val="clear" w:color="auto" w:fill="FFFFFF"/>
              </w:rPr>
              <w:t>Matlab</w:t>
            </w:r>
            <w:r w:rsidR="00B16C7E" w:rsidRPr="00DB33AC">
              <w:rPr>
                <w:rStyle w:val="ab"/>
                <w:noProof/>
                <w:shd w:val="clear" w:color="auto" w:fill="FFFFFF"/>
              </w:rPr>
              <w:t>仿真</w:t>
            </w:r>
            <w:r w:rsidR="00B16C7E">
              <w:rPr>
                <w:noProof/>
                <w:webHidden/>
              </w:rPr>
              <w:tab/>
            </w:r>
            <w:r w:rsidR="00B16C7E">
              <w:rPr>
                <w:noProof/>
                <w:webHidden/>
              </w:rPr>
              <w:fldChar w:fldCharType="begin"/>
            </w:r>
            <w:r w:rsidR="00B16C7E">
              <w:rPr>
                <w:noProof/>
                <w:webHidden/>
              </w:rPr>
              <w:instrText xml:space="preserve"> PAGEREF _Toc35510319 \h </w:instrText>
            </w:r>
            <w:r w:rsidR="00B16C7E">
              <w:rPr>
                <w:noProof/>
                <w:webHidden/>
              </w:rPr>
            </w:r>
            <w:r w:rsidR="00B16C7E">
              <w:rPr>
                <w:noProof/>
                <w:webHidden/>
              </w:rPr>
              <w:fldChar w:fldCharType="separate"/>
            </w:r>
            <w:r w:rsidR="00B16C7E">
              <w:rPr>
                <w:noProof/>
                <w:webHidden/>
              </w:rPr>
              <w:t>54</w:t>
            </w:r>
            <w:r w:rsidR="00B16C7E">
              <w:rPr>
                <w:noProof/>
                <w:webHidden/>
              </w:rPr>
              <w:fldChar w:fldCharType="end"/>
            </w:r>
          </w:hyperlink>
        </w:p>
        <w:p w14:paraId="416BA2ED" w14:textId="16C01B81" w:rsidR="00B16C7E" w:rsidRDefault="00DB0711">
          <w:pPr>
            <w:pStyle w:val="TOC1"/>
            <w:tabs>
              <w:tab w:val="left" w:pos="420"/>
              <w:tab w:val="right" w:leader="dot" w:pos="8296"/>
            </w:tabs>
            <w:rPr>
              <w:noProof/>
            </w:rPr>
          </w:pPr>
          <w:hyperlink w:anchor="_Toc35510320" w:history="1">
            <w:r w:rsidR="00B16C7E" w:rsidRPr="00DB33AC">
              <w:rPr>
                <w:rStyle w:val="ab"/>
                <w:noProof/>
                <w:lang w:val="zh-CN"/>
              </w:rPr>
              <w:t>9</w:t>
            </w:r>
            <w:r w:rsidR="00B16C7E">
              <w:rPr>
                <w:noProof/>
              </w:rPr>
              <w:tab/>
            </w:r>
            <w:r w:rsidR="00B16C7E" w:rsidRPr="00DB33AC">
              <w:rPr>
                <w:rStyle w:val="ab"/>
                <w:noProof/>
                <w:lang w:val="zh-CN"/>
              </w:rPr>
              <w:t>204B</w:t>
            </w:r>
            <w:r w:rsidR="00B16C7E" w:rsidRPr="00DB33AC">
              <w:rPr>
                <w:rStyle w:val="ab"/>
                <w:noProof/>
                <w:lang w:val="zh-CN"/>
              </w:rPr>
              <w:t>接口</w:t>
            </w:r>
            <w:r w:rsidR="00B16C7E">
              <w:rPr>
                <w:noProof/>
                <w:webHidden/>
              </w:rPr>
              <w:tab/>
            </w:r>
            <w:r w:rsidR="00B16C7E">
              <w:rPr>
                <w:noProof/>
                <w:webHidden/>
              </w:rPr>
              <w:fldChar w:fldCharType="begin"/>
            </w:r>
            <w:r w:rsidR="00B16C7E">
              <w:rPr>
                <w:noProof/>
                <w:webHidden/>
              </w:rPr>
              <w:instrText xml:space="preserve"> PAGEREF _Toc35510320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9563C22" w14:textId="127608DF" w:rsidR="00B16C7E" w:rsidRDefault="00DB0711">
          <w:pPr>
            <w:pStyle w:val="TOC2"/>
            <w:tabs>
              <w:tab w:val="left" w:pos="1050"/>
              <w:tab w:val="right" w:leader="dot" w:pos="8296"/>
            </w:tabs>
            <w:rPr>
              <w:noProof/>
            </w:rPr>
          </w:pPr>
          <w:hyperlink w:anchor="_Toc35510321" w:history="1">
            <w:r w:rsidR="00B16C7E" w:rsidRPr="00DB33AC">
              <w:rPr>
                <w:rStyle w:val="ab"/>
                <w:noProof/>
              </w:rPr>
              <w:t>9.1</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接口发送</w:t>
            </w:r>
            <w:r w:rsidR="00B16C7E">
              <w:rPr>
                <w:noProof/>
                <w:webHidden/>
              </w:rPr>
              <w:tab/>
            </w:r>
            <w:r w:rsidR="00B16C7E">
              <w:rPr>
                <w:noProof/>
                <w:webHidden/>
              </w:rPr>
              <w:fldChar w:fldCharType="begin"/>
            </w:r>
            <w:r w:rsidR="00B16C7E">
              <w:rPr>
                <w:noProof/>
                <w:webHidden/>
              </w:rPr>
              <w:instrText xml:space="preserve"> PAGEREF _Toc35510321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5C4DBC9E" w14:textId="540AE345" w:rsidR="00B16C7E" w:rsidRDefault="00DB0711">
          <w:pPr>
            <w:pStyle w:val="TOC2"/>
            <w:tabs>
              <w:tab w:val="left" w:pos="1050"/>
              <w:tab w:val="right" w:leader="dot" w:pos="8296"/>
            </w:tabs>
            <w:rPr>
              <w:noProof/>
            </w:rPr>
          </w:pPr>
          <w:hyperlink w:anchor="_Toc35510322" w:history="1">
            <w:r w:rsidR="00B16C7E" w:rsidRPr="00DB33AC">
              <w:rPr>
                <w:rStyle w:val="ab"/>
                <w:noProof/>
              </w:rPr>
              <w:t>9.2</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接口接收</w:t>
            </w:r>
            <w:r w:rsidR="00B16C7E">
              <w:rPr>
                <w:noProof/>
                <w:webHidden/>
              </w:rPr>
              <w:tab/>
            </w:r>
            <w:r w:rsidR="00B16C7E">
              <w:rPr>
                <w:noProof/>
                <w:webHidden/>
              </w:rPr>
              <w:fldChar w:fldCharType="begin"/>
            </w:r>
            <w:r w:rsidR="00B16C7E">
              <w:rPr>
                <w:noProof/>
                <w:webHidden/>
              </w:rPr>
              <w:instrText xml:space="preserve"> PAGEREF _Toc35510322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2D49D231" w14:textId="53647A4A" w:rsidR="00B16C7E" w:rsidRDefault="00DB0711">
          <w:pPr>
            <w:pStyle w:val="TOC1"/>
            <w:tabs>
              <w:tab w:val="left" w:pos="840"/>
              <w:tab w:val="right" w:leader="dot" w:pos="8296"/>
            </w:tabs>
            <w:rPr>
              <w:noProof/>
            </w:rPr>
          </w:pPr>
          <w:hyperlink w:anchor="_Toc35510323" w:history="1">
            <w:r w:rsidR="00B16C7E" w:rsidRPr="00DB33AC">
              <w:rPr>
                <w:rStyle w:val="ab"/>
                <w:noProof/>
              </w:rPr>
              <w:t>10</w:t>
            </w:r>
            <w:r w:rsidR="00B16C7E">
              <w:rPr>
                <w:noProof/>
              </w:rPr>
              <w:tab/>
            </w:r>
            <w:r w:rsidR="00B16C7E" w:rsidRPr="00DB33AC">
              <w:rPr>
                <w:rStyle w:val="ab"/>
                <w:noProof/>
              </w:rPr>
              <w:t>Matlab</w:t>
            </w:r>
            <w:r w:rsidR="00B16C7E" w:rsidRPr="00DB33AC">
              <w:rPr>
                <w:rStyle w:val="ab"/>
                <w:noProof/>
              </w:rPr>
              <w:t>系统仿真</w:t>
            </w:r>
            <w:r w:rsidR="00B16C7E">
              <w:rPr>
                <w:noProof/>
                <w:webHidden/>
              </w:rPr>
              <w:tab/>
            </w:r>
            <w:r w:rsidR="00B16C7E">
              <w:rPr>
                <w:noProof/>
                <w:webHidden/>
              </w:rPr>
              <w:fldChar w:fldCharType="begin"/>
            </w:r>
            <w:r w:rsidR="00B16C7E">
              <w:rPr>
                <w:noProof/>
                <w:webHidden/>
              </w:rPr>
              <w:instrText xml:space="preserve"> PAGEREF _Toc35510323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04115EA6" w14:textId="7C0899AD" w:rsidR="00B16C7E" w:rsidRDefault="00DB0711">
          <w:pPr>
            <w:pStyle w:val="TOC2"/>
            <w:tabs>
              <w:tab w:val="left" w:pos="1050"/>
              <w:tab w:val="right" w:leader="dot" w:pos="8296"/>
            </w:tabs>
            <w:rPr>
              <w:noProof/>
            </w:rPr>
          </w:pPr>
          <w:hyperlink w:anchor="_Toc35510324" w:history="1">
            <w:r w:rsidR="00B16C7E" w:rsidRPr="00DB33AC">
              <w:rPr>
                <w:rStyle w:val="ab"/>
                <w:noProof/>
              </w:rPr>
              <w:t>10.1</w:t>
            </w:r>
            <w:r w:rsidR="00B16C7E">
              <w:rPr>
                <w:noProof/>
              </w:rPr>
              <w:tab/>
            </w:r>
            <w:r w:rsidR="00B16C7E" w:rsidRPr="00DB33AC">
              <w:rPr>
                <w:rStyle w:val="ab"/>
                <w:noProof/>
              </w:rPr>
              <w:t>Layer1</w:t>
            </w:r>
            <w:r w:rsidR="00B16C7E" w:rsidRPr="00DB33AC">
              <w:rPr>
                <w:rStyle w:val="ab"/>
                <w:noProof/>
              </w:rPr>
              <w:t>发送部分仿真</w:t>
            </w:r>
            <w:r w:rsidR="00B16C7E">
              <w:rPr>
                <w:noProof/>
                <w:webHidden/>
              </w:rPr>
              <w:tab/>
            </w:r>
            <w:r w:rsidR="00B16C7E">
              <w:rPr>
                <w:noProof/>
                <w:webHidden/>
              </w:rPr>
              <w:fldChar w:fldCharType="begin"/>
            </w:r>
            <w:r w:rsidR="00B16C7E">
              <w:rPr>
                <w:noProof/>
                <w:webHidden/>
              </w:rPr>
              <w:instrText xml:space="preserve"> PAGEREF _Toc35510324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2968A64D" w14:textId="01B16BAE" w:rsidR="00B16C7E" w:rsidRDefault="00DB0711">
          <w:pPr>
            <w:pStyle w:val="TOC2"/>
            <w:tabs>
              <w:tab w:val="left" w:pos="1050"/>
              <w:tab w:val="right" w:leader="dot" w:pos="8296"/>
            </w:tabs>
            <w:rPr>
              <w:noProof/>
            </w:rPr>
          </w:pPr>
          <w:hyperlink w:anchor="_Toc35510325" w:history="1">
            <w:r w:rsidR="00B16C7E" w:rsidRPr="00DB33AC">
              <w:rPr>
                <w:rStyle w:val="ab"/>
                <w:noProof/>
              </w:rPr>
              <w:t>10.2</w:t>
            </w:r>
            <w:r w:rsidR="00B16C7E">
              <w:rPr>
                <w:noProof/>
              </w:rPr>
              <w:tab/>
            </w:r>
            <w:r w:rsidR="00B16C7E" w:rsidRPr="00DB33AC">
              <w:rPr>
                <w:rStyle w:val="ab"/>
                <w:noProof/>
              </w:rPr>
              <w:t>Layer1</w:t>
            </w:r>
            <w:r w:rsidR="00B16C7E" w:rsidRPr="00DB33AC">
              <w:rPr>
                <w:rStyle w:val="ab"/>
                <w:noProof/>
              </w:rPr>
              <w:t>接收部分仿真</w:t>
            </w:r>
            <w:r w:rsidR="00B16C7E">
              <w:rPr>
                <w:noProof/>
                <w:webHidden/>
              </w:rPr>
              <w:tab/>
            </w:r>
            <w:r w:rsidR="00B16C7E">
              <w:rPr>
                <w:noProof/>
                <w:webHidden/>
              </w:rPr>
              <w:fldChar w:fldCharType="begin"/>
            </w:r>
            <w:r w:rsidR="00B16C7E">
              <w:rPr>
                <w:noProof/>
                <w:webHidden/>
              </w:rPr>
              <w:instrText xml:space="preserve"> PAGEREF _Toc35510325 \h </w:instrText>
            </w:r>
            <w:r w:rsidR="00B16C7E">
              <w:rPr>
                <w:noProof/>
                <w:webHidden/>
              </w:rPr>
            </w:r>
            <w:r w:rsidR="00B16C7E">
              <w:rPr>
                <w:noProof/>
                <w:webHidden/>
              </w:rPr>
              <w:fldChar w:fldCharType="separate"/>
            </w:r>
            <w:r w:rsidR="00B16C7E">
              <w:rPr>
                <w:noProof/>
                <w:webHidden/>
              </w:rPr>
              <w:t>62</w:t>
            </w:r>
            <w:r w:rsidR="00B16C7E">
              <w:rPr>
                <w:noProof/>
                <w:webHidden/>
              </w:rPr>
              <w:fldChar w:fldCharType="end"/>
            </w:r>
          </w:hyperlink>
        </w:p>
        <w:p w14:paraId="2EC0A0F4" w14:textId="1DD8535C" w:rsidR="00B16C7E" w:rsidRDefault="00DB0711">
          <w:pPr>
            <w:pStyle w:val="TOC2"/>
            <w:tabs>
              <w:tab w:val="left" w:pos="1050"/>
              <w:tab w:val="right" w:leader="dot" w:pos="8296"/>
            </w:tabs>
            <w:rPr>
              <w:noProof/>
            </w:rPr>
          </w:pPr>
          <w:hyperlink w:anchor="_Toc35510326" w:history="1">
            <w:r w:rsidR="00B16C7E" w:rsidRPr="00DB33AC">
              <w:rPr>
                <w:rStyle w:val="ab"/>
                <w:noProof/>
              </w:rPr>
              <w:t>10.3</w:t>
            </w:r>
            <w:r w:rsidR="00B16C7E">
              <w:rPr>
                <w:noProof/>
              </w:rPr>
              <w:tab/>
            </w:r>
            <w:r w:rsidR="00B16C7E" w:rsidRPr="00DB33AC">
              <w:rPr>
                <w:rStyle w:val="ab"/>
                <w:noProof/>
              </w:rPr>
              <w:t>Radio</w:t>
            </w:r>
            <w:r w:rsidR="00B16C7E" w:rsidRPr="00DB33AC">
              <w:rPr>
                <w:rStyle w:val="ab"/>
                <w:noProof/>
              </w:rPr>
              <w:t>收发仿真</w:t>
            </w:r>
            <w:r w:rsidR="00B16C7E">
              <w:rPr>
                <w:noProof/>
                <w:webHidden/>
              </w:rPr>
              <w:tab/>
            </w:r>
            <w:r w:rsidR="00B16C7E">
              <w:rPr>
                <w:noProof/>
                <w:webHidden/>
              </w:rPr>
              <w:fldChar w:fldCharType="begin"/>
            </w:r>
            <w:r w:rsidR="00B16C7E">
              <w:rPr>
                <w:noProof/>
                <w:webHidden/>
              </w:rPr>
              <w:instrText xml:space="preserve"> PAGEREF _Toc35510326 \h </w:instrText>
            </w:r>
            <w:r w:rsidR="00B16C7E">
              <w:rPr>
                <w:noProof/>
                <w:webHidden/>
              </w:rPr>
            </w:r>
            <w:r w:rsidR="00B16C7E">
              <w:rPr>
                <w:noProof/>
                <w:webHidden/>
              </w:rPr>
              <w:fldChar w:fldCharType="separate"/>
            </w:r>
            <w:r w:rsidR="00B16C7E">
              <w:rPr>
                <w:noProof/>
                <w:webHidden/>
              </w:rPr>
              <w:t>64</w:t>
            </w:r>
            <w:r w:rsidR="00B16C7E">
              <w:rPr>
                <w:noProof/>
                <w:webHidden/>
              </w:rPr>
              <w:fldChar w:fldCharType="end"/>
            </w:r>
          </w:hyperlink>
        </w:p>
        <w:p w14:paraId="0EBA35E5" w14:textId="2EEB8756" w:rsidR="006573DB" w:rsidRDefault="006573DB">
          <w:r>
            <w:rPr>
              <w:b/>
              <w:bCs/>
              <w:lang w:val="zh-CN"/>
            </w:rPr>
            <w:fldChar w:fldCharType="end"/>
          </w:r>
        </w:p>
      </w:sdtContent>
    </w:sdt>
    <w:p w14:paraId="2E6EB7F7" w14:textId="77777777" w:rsidR="00C879E1" w:rsidRPr="00336A4E" w:rsidRDefault="00C879E1">
      <w:pPr>
        <w:widowControl/>
        <w:jc w:val="left"/>
        <w:rPr>
          <w:rFonts w:asciiTheme="minorEastAsia" w:hAnsiTheme="minorEastAsia" w:cs="宋体"/>
          <w:color w:val="4D4D4D"/>
          <w:kern w:val="0"/>
          <w:sz w:val="24"/>
          <w:szCs w:val="24"/>
        </w:rPr>
      </w:pPr>
      <w:r w:rsidRPr="00336A4E">
        <w:rPr>
          <w:rFonts w:asciiTheme="minorEastAsia" w:hAnsiTheme="minorEastAsia" w:cs="宋体" w:hint="eastAsia"/>
          <w:color w:val="4D4D4D"/>
          <w:kern w:val="0"/>
          <w:sz w:val="24"/>
          <w:szCs w:val="24"/>
        </w:rPr>
        <w:br w:type="page"/>
      </w:r>
    </w:p>
    <w:p w14:paraId="76D75502" w14:textId="78CA7BEC"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887C3C">
        <w:rPr>
          <w:rFonts w:ascii="&amp;quot" w:eastAsia="宋体" w:hAnsi="&amp;quot" w:cs="宋体" w:hint="eastAsia"/>
          <w:color w:val="4D4D4D"/>
          <w:kern w:val="0"/>
          <w:sz w:val="24"/>
          <w:szCs w:val="24"/>
        </w:rPr>
        <w:instrText xml:space="preserve"> TOC \h \z \c "</w:instrText>
      </w:r>
      <w:r w:rsidR="00887C3C">
        <w:rPr>
          <w:rFonts w:ascii="&amp;quot" w:eastAsia="宋体" w:hAnsi="&amp;quot" w:cs="宋体" w:hint="eastAsia"/>
          <w:color w:val="4D4D4D"/>
          <w:kern w:val="0"/>
          <w:sz w:val="24"/>
          <w:szCs w:val="24"/>
        </w:rPr>
        <w:instrText>图表</w:instrText>
      </w:r>
      <w:r w:rsidR="00887C3C">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27" w:history="1">
        <w:r w:rsidR="00B16C7E" w:rsidRPr="00FA2C8F">
          <w:rPr>
            <w:rStyle w:val="ab"/>
            <w:noProof/>
          </w:rPr>
          <w:t>图表</w:t>
        </w:r>
        <w:r w:rsidR="00B16C7E" w:rsidRPr="00FA2C8F">
          <w:rPr>
            <w:rStyle w:val="ab"/>
            <w:noProof/>
          </w:rPr>
          <w:t xml:space="preserve"> 1</w:t>
        </w:r>
        <w:r w:rsidR="00B16C7E" w:rsidRPr="00FA2C8F">
          <w:rPr>
            <w:rStyle w:val="ab"/>
            <w:noProof/>
          </w:rPr>
          <w:t>回传方案基带整体功能框图</w:t>
        </w:r>
        <w:r w:rsidR="00B16C7E">
          <w:rPr>
            <w:noProof/>
            <w:webHidden/>
          </w:rPr>
          <w:tab/>
        </w:r>
        <w:r w:rsidR="00B16C7E">
          <w:rPr>
            <w:noProof/>
            <w:webHidden/>
          </w:rPr>
          <w:fldChar w:fldCharType="begin"/>
        </w:r>
        <w:r w:rsidR="00B16C7E">
          <w:rPr>
            <w:noProof/>
            <w:webHidden/>
          </w:rPr>
          <w:instrText xml:space="preserve"> PAGEREF _Toc35510327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3DE5320D" w14:textId="41A6867F" w:rsidR="00B16C7E" w:rsidRDefault="00DB0711">
      <w:pPr>
        <w:pStyle w:val="afd"/>
        <w:tabs>
          <w:tab w:val="right" w:leader="dot" w:pos="8296"/>
        </w:tabs>
        <w:ind w:left="840" w:hanging="420"/>
        <w:rPr>
          <w:noProof/>
        </w:rPr>
      </w:pPr>
      <w:hyperlink w:anchor="_Toc35510328" w:history="1">
        <w:r w:rsidR="00B16C7E" w:rsidRPr="00FA2C8F">
          <w:rPr>
            <w:rStyle w:val="ab"/>
            <w:noProof/>
          </w:rPr>
          <w:t>图表</w:t>
        </w:r>
        <w:r w:rsidR="00B16C7E" w:rsidRPr="00FA2C8F">
          <w:rPr>
            <w:rStyle w:val="ab"/>
            <w:noProof/>
          </w:rPr>
          <w:t xml:space="preserve"> 2</w:t>
        </w:r>
        <w:r w:rsidR="00B16C7E" w:rsidRPr="00FA2C8F">
          <w:rPr>
            <w:rStyle w:val="ab"/>
            <w:noProof/>
          </w:rPr>
          <w:t>基带并行处理原理框图</w:t>
        </w:r>
        <w:r w:rsidR="00B16C7E">
          <w:rPr>
            <w:noProof/>
            <w:webHidden/>
          </w:rPr>
          <w:tab/>
        </w:r>
        <w:r w:rsidR="00B16C7E">
          <w:rPr>
            <w:noProof/>
            <w:webHidden/>
          </w:rPr>
          <w:fldChar w:fldCharType="begin"/>
        </w:r>
        <w:r w:rsidR="00B16C7E">
          <w:rPr>
            <w:noProof/>
            <w:webHidden/>
          </w:rPr>
          <w:instrText xml:space="preserve"> PAGEREF _Toc35510328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CBDEE2C" w14:textId="1430DE39" w:rsidR="00B16C7E" w:rsidRDefault="00DB0711">
      <w:pPr>
        <w:pStyle w:val="afd"/>
        <w:tabs>
          <w:tab w:val="right" w:leader="dot" w:pos="8296"/>
        </w:tabs>
        <w:ind w:left="840" w:hanging="420"/>
        <w:rPr>
          <w:noProof/>
        </w:rPr>
      </w:pPr>
      <w:hyperlink w:anchor="_Toc35510329" w:history="1">
        <w:r w:rsidR="00B16C7E" w:rsidRPr="00FA2C8F">
          <w:rPr>
            <w:rStyle w:val="ab"/>
            <w:noProof/>
          </w:rPr>
          <w:t>图表</w:t>
        </w:r>
        <w:r w:rsidR="00B16C7E" w:rsidRPr="00FA2C8F">
          <w:rPr>
            <w:rStyle w:val="ab"/>
            <w:noProof/>
          </w:rPr>
          <w:t xml:space="preserve"> 3 </w:t>
        </w:r>
        <w:r w:rsidR="00B16C7E" w:rsidRPr="00FA2C8F">
          <w:rPr>
            <w:rStyle w:val="ab"/>
            <w:noProof/>
          </w:rPr>
          <w:t>系统频域分析举例</w:t>
        </w:r>
        <w:r w:rsidR="00B16C7E">
          <w:rPr>
            <w:noProof/>
            <w:webHidden/>
          </w:rPr>
          <w:tab/>
        </w:r>
        <w:r w:rsidR="00B16C7E">
          <w:rPr>
            <w:noProof/>
            <w:webHidden/>
          </w:rPr>
          <w:fldChar w:fldCharType="begin"/>
        </w:r>
        <w:r w:rsidR="00B16C7E">
          <w:rPr>
            <w:noProof/>
            <w:webHidden/>
          </w:rPr>
          <w:instrText xml:space="preserve"> PAGEREF _Toc35510329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3D66D278" w14:textId="7B24D751" w:rsidR="00B16C7E" w:rsidRDefault="00DB0711">
      <w:pPr>
        <w:pStyle w:val="afd"/>
        <w:tabs>
          <w:tab w:val="right" w:leader="dot" w:pos="8296"/>
        </w:tabs>
        <w:ind w:left="840" w:hanging="420"/>
        <w:rPr>
          <w:noProof/>
        </w:rPr>
      </w:pPr>
      <w:hyperlink w:anchor="_Toc35510330" w:history="1">
        <w:r w:rsidR="00B16C7E" w:rsidRPr="00FA2C8F">
          <w:rPr>
            <w:rStyle w:val="ab"/>
            <w:noProof/>
          </w:rPr>
          <w:t>图表</w:t>
        </w:r>
        <w:r w:rsidR="00B16C7E" w:rsidRPr="00FA2C8F">
          <w:rPr>
            <w:rStyle w:val="ab"/>
            <w:noProof/>
          </w:rPr>
          <w:t xml:space="preserve"> 4</w:t>
        </w:r>
        <w:r w:rsidR="00B16C7E" w:rsidRPr="00FA2C8F">
          <w:rPr>
            <w:rStyle w:val="ab"/>
            <w:noProof/>
          </w:rPr>
          <w:t>基图</w:t>
        </w:r>
        <w:r w:rsidR="00B16C7E" w:rsidRPr="00FA2C8F">
          <w:rPr>
            <w:rStyle w:val="ab"/>
            <w:noProof/>
          </w:rPr>
          <w:t xml:space="preserve">1 ( HBG) </w:t>
        </w:r>
        <w:r w:rsidR="00B16C7E" w:rsidRPr="00FA2C8F">
          <w:rPr>
            <w:rStyle w:val="ab"/>
            <w:noProof/>
          </w:rPr>
          <w:t>和它的校验矩阵</w:t>
        </w:r>
        <w:r w:rsidR="00B16C7E" w:rsidRPr="00FA2C8F">
          <w:rPr>
            <w:rStyle w:val="ab"/>
            <w:noProof/>
          </w:rPr>
          <w:t>(Vi,j )</w:t>
        </w:r>
        <w:r w:rsidR="00B16C7E">
          <w:rPr>
            <w:noProof/>
            <w:webHidden/>
          </w:rPr>
          <w:tab/>
        </w:r>
        <w:r w:rsidR="00B16C7E">
          <w:rPr>
            <w:noProof/>
            <w:webHidden/>
          </w:rPr>
          <w:fldChar w:fldCharType="begin"/>
        </w:r>
        <w:r w:rsidR="00B16C7E">
          <w:rPr>
            <w:noProof/>
            <w:webHidden/>
          </w:rPr>
          <w:instrText xml:space="preserve"> PAGEREF _Toc35510330 \h </w:instrText>
        </w:r>
        <w:r w:rsidR="00B16C7E">
          <w:rPr>
            <w:noProof/>
            <w:webHidden/>
          </w:rPr>
        </w:r>
        <w:r w:rsidR="00B16C7E">
          <w:rPr>
            <w:noProof/>
            <w:webHidden/>
          </w:rPr>
          <w:fldChar w:fldCharType="separate"/>
        </w:r>
        <w:r w:rsidR="00B16C7E">
          <w:rPr>
            <w:noProof/>
            <w:webHidden/>
          </w:rPr>
          <w:t>18</w:t>
        </w:r>
        <w:r w:rsidR="00B16C7E">
          <w:rPr>
            <w:noProof/>
            <w:webHidden/>
          </w:rPr>
          <w:fldChar w:fldCharType="end"/>
        </w:r>
      </w:hyperlink>
    </w:p>
    <w:p w14:paraId="2CA5202F" w14:textId="57B831D8" w:rsidR="00B16C7E" w:rsidRDefault="00DB0711">
      <w:pPr>
        <w:pStyle w:val="afd"/>
        <w:tabs>
          <w:tab w:val="right" w:leader="dot" w:pos="8296"/>
        </w:tabs>
        <w:ind w:left="840" w:hanging="420"/>
        <w:rPr>
          <w:noProof/>
        </w:rPr>
      </w:pPr>
      <w:hyperlink w:anchor="_Toc35510331" w:history="1">
        <w:r w:rsidR="00B16C7E" w:rsidRPr="00FA2C8F">
          <w:rPr>
            <w:rStyle w:val="ab"/>
            <w:noProof/>
          </w:rPr>
          <w:t>图表</w:t>
        </w:r>
        <w:r w:rsidR="00B16C7E" w:rsidRPr="00FA2C8F">
          <w:rPr>
            <w:rStyle w:val="ab"/>
            <w:noProof/>
          </w:rPr>
          <w:t xml:space="preserve"> 5LDPC </w:t>
        </w:r>
        <w:r w:rsidR="00B16C7E" w:rsidRPr="00FA2C8F">
          <w:rPr>
            <w:rStyle w:val="ab"/>
            <w:noProof/>
          </w:rPr>
          <w:t>基图</w:t>
        </w:r>
        <w:r w:rsidR="00B16C7E" w:rsidRPr="00FA2C8F">
          <w:rPr>
            <w:rStyle w:val="ab"/>
            <w:noProof/>
          </w:rPr>
          <w:t xml:space="preserve"> 2 (HBG) </w:t>
        </w:r>
        <w:r w:rsidR="00B16C7E" w:rsidRPr="00FA2C8F">
          <w:rPr>
            <w:rStyle w:val="ab"/>
            <w:noProof/>
          </w:rPr>
          <w:t>和它的校验矩阵</w:t>
        </w:r>
        <w:r w:rsidR="00B16C7E" w:rsidRPr="00FA2C8F">
          <w:rPr>
            <w:rStyle w:val="ab"/>
            <w:noProof/>
          </w:rPr>
          <w:t>( Vi,j)</w:t>
        </w:r>
        <w:r w:rsidR="00B16C7E">
          <w:rPr>
            <w:noProof/>
            <w:webHidden/>
          </w:rPr>
          <w:tab/>
        </w:r>
        <w:r w:rsidR="00B16C7E">
          <w:rPr>
            <w:noProof/>
            <w:webHidden/>
          </w:rPr>
          <w:fldChar w:fldCharType="begin"/>
        </w:r>
        <w:r w:rsidR="00B16C7E">
          <w:rPr>
            <w:noProof/>
            <w:webHidden/>
          </w:rPr>
          <w:instrText xml:space="preserve"> PAGEREF _Toc35510331 \h </w:instrText>
        </w:r>
        <w:r w:rsidR="00B16C7E">
          <w:rPr>
            <w:noProof/>
            <w:webHidden/>
          </w:rPr>
        </w:r>
        <w:r w:rsidR="00B16C7E">
          <w:rPr>
            <w:noProof/>
            <w:webHidden/>
          </w:rPr>
          <w:fldChar w:fldCharType="separate"/>
        </w:r>
        <w:r w:rsidR="00B16C7E">
          <w:rPr>
            <w:noProof/>
            <w:webHidden/>
          </w:rPr>
          <w:t>20</w:t>
        </w:r>
        <w:r w:rsidR="00B16C7E">
          <w:rPr>
            <w:noProof/>
            <w:webHidden/>
          </w:rPr>
          <w:fldChar w:fldCharType="end"/>
        </w:r>
      </w:hyperlink>
    </w:p>
    <w:p w14:paraId="55D075B4" w14:textId="48B5DB1F" w:rsidR="00B16C7E" w:rsidRDefault="00DB0711">
      <w:pPr>
        <w:pStyle w:val="afd"/>
        <w:tabs>
          <w:tab w:val="right" w:leader="dot" w:pos="8296"/>
        </w:tabs>
        <w:ind w:left="840" w:hanging="420"/>
        <w:rPr>
          <w:noProof/>
        </w:rPr>
      </w:pPr>
      <w:hyperlink w:anchor="_Toc35510332" w:history="1">
        <w:r w:rsidR="00B16C7E" w:rsidRPr="00FA2C8F">
          <w:rPr>
            <w:rStyle w:val="ab"/>
            <w:noProof/>
          </w:rPr>
          <w:t>图表</w:t>
        </w:r>
        <w:r w:rsidR="00B16C7E" w:rsidRPr="00FA2C8F">
          <w:rPr>
            <w:rStyle w:val="ab"/>
            <w:noProof/>
          </w:rPr>
          <w:t xml:space="preserve"> 6RS</w:t>
        </w:r>
        <w:r w:rsidR="00B16C7E" w:rsidRPr="00FA2C8F">
          <w:rPr>
            <w:rStyle w:val="ab"/>
            <w:noProof/>
          </w:rPr>
          <w:t>码编码结构</w:t>
        </w:r>
        <w:r w:rsidR="00B16C7E">
          <w:rPr>
            <w:noProof/>
            <w:webHidden/>
          </w:rPr>
          <w:tab/>
        </w:r>
        <w:r w:rsidR="00B16C7E">
          <w:rPr>
            <w:noProof/>
            <w:webHidden/>
          </w:rPr>
          <w:fldChar w:fldCharType="begin"/>
        </w:r>
        <w:r w:rsidR="00B16C7E">
          <w:rPr>
            <w:noProof/>
            <w:webHidden/>
          </w:rPr>
          <w:instrText xml:space="preserve"> PAGEREF _Toc35510332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394050EF" w14:textId="03B2F5ED" w:rsidR="00B16C7E" w:rsidRDefault="00DB0711">
      <w:pPr>
        <w:pStyle w:val="afd"/>
        <w:tabs>
          <w:tab w:val="right" w:leader="dot" w:pos="8296"/>
        </w:tabs>
        <w:ind w:left="840" w:hanging="420"/>
        <w:rPr>
          <w:noProof/>
        </w:rPr>
      </w:pPr>
      <w:hyperlink w:anchor="_Toc35510333" w:history="1">
        <w:r w:rsidR="00B16C7E" w:rsidRPr="00FA2C8F">
          <w:rPr>
            <w:rStyle w:val="ab"/>
            <w:noProof/>
          </w:rPr>
          <w:t>图表</w:t>
        </w:r>
        <w:r w:rsidR="00B16C7E" w:rsidRPr="00FA2C8F">
          <w:rPr>
            <w:rStyle w:val="ab"/>
            <w:noProof/>
          </w:rPr>
          <w:t xml:space="preserve"> 7RS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_Toc35510333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736DB2CB" w14:textId="48C62A8C" w:rsidR="00B16C7E" w:rsidRDefault="00DB0711">
      <w:pPr>
        <w:pStyle w:val="afd"/>
        <w:tabs>
          <w:tab w:val="right" w:leader="dot" w:pos="8296"/>
        </w:tabs>
        <w:ind w:left="840" w:hanging="420"/>
        <w:rPr>
          <w:noProof/>
        </w:rPr>
      </w:pPr>
      <w:hyperlink w:anchor="_Toc35510334" w:history="1">
        <w:r w:rsidR="00B16C7E" w:rsidRPr="00FA2C8F">
          <w:rPr>
            <w:rStyle w:val="ab"/>
            <w:noProof/>
          </w:rPr>
          <w:t>图表</w:t>
        </w:r>
        <w:r w:rsidR="00B16C7E" w:rsidRPr="00FA2C8F">
          <w:rPr>
            <w:rStyle w:val="ab"/>
            <w:noProof/>
          </w:rPr>
          <w:t xml:space="preserve"> 8xilinx RS </w:t>
        </w:r>
        <w:r w:rsidR="00B16C7E" w:rsidRPr="00FA2C8F">
          <w:rPr>
            <w:rStyle w:val="ab"/>
            <w:noProof/>
          </w:rPr>
          <w:t>编码</w:t>
        </w:r>
        <w:r w:rsidR="00B16C7E" w:rsidRPr="00FA2C8F">
          <w:rPr>
            <w:rStyle w:val="ab"/>
            <w:noProof/>
          </w:rPr>
          <w:t>IP</w:t>
        </w:r>
        <w:r w:rsidR="00B16C7E" w:rsidRPr="00FA2C8F">
          <w:rPr>
            <w:rStyle w:val="ab"/>
            <w:noProof/>
          </w:rPr>
          <w:t>框图</w:t>
        </w:r>
        <w:r w:rsidR="00B16C7E">
          <w:rPr>
            <w:noProof/>
            <w:webHidden/>
          </w:rPr>
          <w:tab/>
        </w:r>
        <w:r w:rsidR="00B16C7E">
          <w:rPr>
            <w:noProof/>
            <w:webHidden/>
          </w:rPr>
          <w:fldChar w:fldCharType="begin"/>
        </w:r>
        <w:r w:rsidR="00B16C7E">
          <w:rPr>
            <w:noProof/>
            <w:webHidden/>
          </w:rPr>
          <w:instrText xml:space="preserve"> PAGEREF _Toc35510334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52710B02" w14:textId="365A7EDA" w:rsidR="00B16C7E" w:rsidRDefault="00DB0711">
      <w:pPr>
        <w:pStyle w:val="afd"/>
        <w:tabs>
          <w:tab w:val="right" w:leader="dot" w:pos="8296"/>
        </w:tabs>
        <w:ind w:left="840" w:hanging="420"/>
        <w:rPr>
          <w:noProof/>
        </w:rPr>
      </w:pPr>
      <w:hyperlink w:anchor="_Toc35510335" w:history="1">
        <w:r w:rsidR="00B16C7E" w:rsidRPr="00FA2C8F">
          <w:rPr>
            <w:rStyle w:val="ab"/>
            <w:noProof/>
          </w:rPr>
          <w:t>图表</w:t>
        </w:r>
        <w:r w:rsidR="00B16C7E" w:rsidRPr="00FA2C8F">
          <w:rPr>
            <w:rStyle w:val="ab"/>
            <w:noProof/>
          </w:rPr>
          <w:t xml:space="preserve"> 9RS</w:t>
        </w:r>
        <w:r w:rsidR="00B16C7E" w:rsidRPr="00FA2C8F">
          <w:rPr>
            <w:rStyle w:val="ab"/>
            <w:noProof/>
          </w:rPr>
          <w:t>编码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_Toc35510335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5C02FE8" w14:textId="0963FB73" w:rsidR="00B16C7E" w:rsidRDefault="00DB0711">
      <w:pPr>
        <w:pStyle w:val="afd"/>
        <w:tabs>
          <w:tab w:val="right" w:leader="dot" w:pos="8296"/>
        </w:tabs>
        <w:ind w:left="840" w:hanging="420"/>
        <w:rPr>
          <w:noProof/>
        </w:rPr>
      </w:pPr>
      <w:hyperlink w:anchor="_Toc35510336" w:history="1">
        <w:r w:rsidR="00B16C7E" w:rsidRPr="00FA2C8F">
          <w:rPr>
            <w:rStyle w:val="ab"/>
            <w:noProof/>
          </w:rPr>
          <w:t>图表</w:t>
        </w:r>
        <w:r w:rsidR="00B16C7E" w:rsidRPr="00FA2C8F">
          <w:rPr>
            <w:rStyle w:val="ab"/>
            <w:noProof/>
          </w:rPr>
          <w:t xml:space="preserve"> 10</w:t>
        </w:r>
        <w:r w:rsidR="00B16C7E" w:rsidRPr="00FA2C8F">
          <w:rPr>
            <w:rStyle w:val="ab"/>
            <w:noProof/>
          </w:rPr>
          <w:t>块输入输出时序图</w:t>
        </w:r>
        <w:r w:rsidR="00B16C7E">
          <w:rPr>
            <w:noProof/>
            <w:webHidden/>
          </w:rPr>
          <w:tab/>
        </w:r>
        <w:r w:rsidR="00B16C7E">
          <w:rPr>
            <w:noProof/>
            <w:webHidden/>
          </w:rPr>
          <w:fldChar w:fldCharType="begin"/>
        </w:r>
        <w:r w:rsidR="00B16C7E">
          <w:rPr>
            <w:noProof/>
            <w:webHidden/>
          </w:rPr>
          <w:instrText xml:space="preserve"> PAGEREF _Toc35510336 \h </w:instrText>
        </w:r>
        <w:r w:rsidR="00B16C7E">
          <w:rPr>
            <w:noProof/>
            <w:webHidden/>
          </w:rPr>
        </w:r>
        <w:r w:rsidR="00B16C7E">
          <w:rPr>
            <w:noProof/>
            <w:webHidden/>
          </w:rPr>
          <w:fldChar w:fldCharType="separate"/>
        </w:r>
        <w:r w:rsidR="00B16C7E">
          <w:rPr>
            <w:noProof/>
            <w:webHidden/>
          </w:rPr>
          <w:t>24</w:t>
        </w:r>
        <w:r w:rsidR="00B16C7E">
          <w:rPr>
            <w:noProof/>
            <w:webHidden/>
          </w:rPr>
          <w:fldChar w:fldCharType="end"/>
        </w:r>
      </w:hyperlink>
    </w:p>
    <w:p w14:paraId="48FAAB80" w14:textId="19FCA3B9" w:rsidR="00B16C7E" w:rsidRDefault="00DB0711">
      <w:pPr>
        <w:pStyle w:val="afd"/>
        <w:tabs>
          <w:tab w:val="right" w:leader="dot" w:pos="8296"/>
        </w:tabs>
        <w:ind w:left="840" w:hanging="420"/>
        <w:rPr>
          <w:noProof/>
        </w:rPr>
      </w:pPr>
      <w:hyperlink w:anchor="_Toc35510337" w:history="1">
        <w:r w:rsidR="00B16C7E" w:rsidRPr="00FA2C8F">
          <w:rPr>
            <w:rStyle w:val="ab"/>
            <w:noProof/>
          </w:rPr>
          <w:t>图表</w:t>
        </w:r>
        <w:r w:rsidR="00B16C7E" w:rsidRPr="00FA2C8F">
          <w:rPr>
            <w:rStyle w:val="ab"/>
            <w:noProof/>
          </w:rPr>
          <w:t xml:space="preserve"> 11RS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_Toc35510337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53922DA2" w14:textId="5C69C611" w:rsidR="00B16C7E" w:rsidRDefault="00DB0711">
      <w:pPr>
        <w:pStyle w:val="afd"/>
        <w:tabs>
          <w:tab w:val="right" w:leader="dot" w:pos="8296"/>
        </w:tabs>
        <w:ind w:left="840" w:hanging="420"/>
        <w:rPr>
          <w:noProof/>
        </w:rPr>
      </w:pPr>
      <w:hyperlink w:anchor="_Toc35510338" w:history="1">
        <w:r w:rsidR="00B16C7E" w:rsidRPr="00FA2C8F">
          <w:rPr>
            <w:rStyle w:val="ab"/>
            <w:noProof/>
          </w:rPr>
          <w:t>图表</w:t>
        </w:r>
        <w:r w:rsidR="00B16C7E" w:rsidRPr="00FA2C8F">
          <w:rPr>
            <w:rStyle w:val="ab"/>
            <w:noProof/>
          </w:rPr>
          <w:t xml:space="preserve"> 12RS</w:t>
        </w:r>
        <w:r w:rsidR="00B16C7E" w:rsidRPr="00FA2C8F">
          <w:rPr>
            <w:rStyle w:val="ab"/>
            <w:noProof/>
          </w:rPr>
          <w:t>解码器原理框图</w:t>
        </w:r>
        <w:r w:rsidR="00B16C7E">
          <w:rPr>
            <w:noProof/>
            <w:webHidden/>
          </w:rPr>
          <w:tab/>
        </w:r>
        <w:r w:rsidR="00B16C7E">
          <w:rPr>
            <w:noProof/>
            <w:webHidden/>
          </w:rPr>
          <w:fldChar w:fldCharType="begin"/>
        </w:r>
        <w:r w:rsidR="00B16C7E">
          <w:rPr>
            <w:noProof/>
            <w:webHidden/>
          </w:rPr>
          <w:instrText xml:space="preserve"> PAGEREF _Toc35510338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29ED7B6A" w14:textId="7FB61F9E" w:rsidR="00B16C7E" w:rsidRDefault="00DB0711">
      <w:pPr>
        <w:pStyle w:val="afd"/>
        <w:tabs>
          <w:tab w:val="right" w:leader="dot" w:pos="8296"/>
        </w:tabs>
        <w:ind w:left="840" w:hanging="420"/>
        <w:rPr>
          <w:noProof/>
        </w:rPr>
      </w:pPr>
      <w:hyperlink w:anchor="_Toc35510339" w:history="1">
        <w:r w:rsidR="00B16C7E" w:rsidRPr="00FA2C8F">
          <w:rPr>
            <w:rStyle w:val="ab"/>
            <w:noProof/>
          </w:rPr>
          <w:t>图表</w:t>
        </w:r>
        <w:r w:rsidR="00B16C7E" w:rsidRPr="00FA2C8F">
          <w:rPr>
            <w:rStyle w:val="ab"/>
            <w:noProof/>
          </w:rPr>
          <w:t xml:space="preserve"> 13RS</w:t>
        </w:r>
        <w:r w:rsidR="00B16C7E" w:rsidRPr="00FA2C8F">
          <w:rPr>
            <w:rStyle w:val="ab"/>
            <w:noProof/>
          </w:rPr>
          <w:t>译码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_Toc35510339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6A46A00" w14:textId="6E52AC37" w:rsidR="00B16C7E" w:rsidRDefault="00DB0711">
      <w:pPr>
        <w:pStyle w:val="afd"/>
        <w:tabs>
          <w:tab w:val="right" w:leader="dot" w:pos="8296"/>
        </w:tabs>
        <w:ind w:left="840" w:hanging="420"/>
        <w:rPr>
          <w:noProof/>
        </w:rPr>
      </w:pPr>
      <w:hyperlink w:anchor="_Toc35510340" w:history="1">
        <w:r w:rsidR="00B16C7E" w:rsidRPr="00FA2C8F">
          <w:rPr>
            <w:rStyle w:val="ab"/>
            <w:noProof/>
          </w:rPr>
          <w:t>图表</w:t>
        </w:r>
        <w:r w:rsidR="00B16C7E" w:rsidRPr="00FA2C8F">
          <w:rPr>
            <w:rStyle w:val="ab"/>
            <w:noProof/>
          </w:rPr>
          <w:t xml:space="preserve"> 14</w:t>
        </w:r>
        <w:r w:rsidR="00B16C7E" w:rsidRPr="00FA2C8F">
          <w:rPr>
            <w:rStyle w:val="ab"/>
            <w:noProof/>
          </w:rPr>
          <w:t>数据块输入输出时序</w:t>
        </w:r>
        <w:r w:rsidR="00B16C7E">
          <w:rPr>
            <w:noProof/>
            <w:webHidden/>
          </w:rPr>
          <w:tab/>
        </w:r>
        <w:r w:rsidR="00B16C7E">
          <w:rPr>
            <w:noProof/>
            <w:webHidden/>
          </w:rPr>
          <w:fldChar w:fldCharType="begin"/>
        </w:r>
        <w:r w:rsidR="00B16C7E">
          <w:rPr>
            <w:noProof/>
            <w:webHidden/>
          </w:rPr>
          <w:instrText xml:space="preserve"> PAGEREF _Toc35510340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3C834955" w14:textId="798D9F19" w:rsidR="00B16C7E" w:rsidRDefault="00DB0711">
      <w:pPr>
        <w:pStyle w:val="afd"/>
        <w:tabs>
          <w:tab w:val="right" w:leader="dot" w:pos="8296"/>
        </w:tabs>
        <w:ind w:left="840" w:hanging="420"/>
        <w:rPr>
          <w:noProof/>
        </w:rPr>
      </w:pPr>
      <w:hyperlink w:anchor="_Toc35510341" w:history="1">
        <w:r w:rsidR="00B16C7E" w:rsidRPr="00FA2C8F">
          <w:rPr>
            <w:rStyle w:val="ab"/>
            <w:noProof/>
          </w:rPr>
          <w:t>图表</w:t>
        </w:r>
        <w:r w:rsidR="00B16C7E" w:rsidRPr="00FA2C8F">
          <w:rPr>
            <w:rStyle w:val="ab"/>
            <w:noProof/>
          </w:rPr>
          <w:t xml:space="preserve"> 15Forney</w:t>
        </w:r>
        <w:r w:rsidR="00B16C7E" w:rsidRPr="00FA2C8F">
          <w:rPr>
            <w:rStyle w:val="ab"/>
            <w:noProof/>
          </w:rPr>
          <w:t>卷积交织器</w:t>
        </w:r>
        <w:r w:rsidR="00B16C7E">
          <w:rPr>
            <w:noProof/>
            <w:webHidden/>
          </w:rPr>
          <w:tab/>
        </w:r>
        <w:r w:rsidR="00B16C7E">
          <w:rPr>
            <w:noProof/>
            <w:webHidden/>
          </w:rPr>
          <w:fldChar w:fldCharType="begin"/>
        </w:r>
        <w:r w:rsidR="00B16C7E">
          <w:rPr>
            <w:noProof/>
            <w:webHidden/>
          </w:rPr>
          <w:instrText xml:space="preserve"> PAGEREF _Toc35510341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13A118B9" w14:textId="35CDDA32" w:rsidR="00B16C7E" w:rsidRDefault="00DB0711">
      <w:pPr>
        <w:pStyle w:val="afd"/>
        <w:tabs>
          <w:tab w:val="right" w:leader="dot" w:pos="8296"/>
        </w:tabs>
        <w:ind w:left="840" w:hanging="420"/>
        <w:rPr>
          <w:noProof/>
        </w:rPr>
      </w:pPr>
      <w:hyperlink w:anchor="_Toc35510342" w:history="1">
        <w:r w:rsidR="00B16C7E" w:rsidRPr="00FA2C8F">
          <w:rPr>
            <w:rStyle w:val="ab"/>
            <w:noProof/>
          </w:rPr>
          <w:t>图表</w:t>
        </w:r>
        <w:r w:rsidR="00B16C7E" w:rsidRPr="00FA2C8F">
          <w:rPr>
            <w:rStyle w:val="ab"/>
            <w:noProof/>
          </w:rPr>
          <w:t xml:space="preserve"> 16Fomey</w:t>
        </w:r>
        <w:r w:rsidR="00B16C7E" w:rsidRPr="00FA2C8F">
          <w:rPr>
            <w:rStyle w:val="ab"/>
            <w:noProof/>
          </w:rPr>
          <w:t>卷积解交织器</w:t>
        </w:r>
        <w:r w:rsidR="00B16C7E">
          <w:rPr>
            <w:noProof/>
            <w:webHidden/>
          </w:rPr>
          <w:tab/>
        </w:r>
        <w:r w:rsidR="00B16C7E">
          <w:rPr>
            <w:noProof/>
            <w:webHidden/>
          </w:rPr>
          <w:fldChar w:fldCharType="begin"/>
        </w:r>
        <w:r w:rsidR="00B16C7E">
          <w:rPr>
            <w:noProof/>
            <w:webHidden/>
          </w:rPr>
          <w:instrText xml:space="preserve"> PAGEREF _Toc35510342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263E38B1" w14:textId="40AEBBFC" w:rsidR="00B16C7E" w:rsidRDefault="00DB0711">
      <w:pPr>
        <w:pStyle w:val="afd"/>
        <w:tabs>
          <w:tab w:val="right" w:leader="dot" w:pos="8296"/>
        </w:tabs>
        <w:ind w:left="840" w:hanging="420"/>
        <w:rPr>
          <w:noProof/>
        </w:rPr>
      </w:pPr>
      <w:hyperlink w:anchor="_Toc35510343" w:history="1">
        <w:r w:rsidR="00B16C7E" w:rsidRPr="00FA2C8F">
          <w:rPr>
            <w:rStyle w:val="ab"/>
            <w:noProof/>
          </w:rPr>
          <w:t>图表</w:t>
        </w:r>
        <w:r w:rsidR="00B16C7E" w:rsidRPr="00FA2C8F">
          <w:rPr>
            <w:rStyle w:val="ab"/>
            <w:noProof/>
          </w:rPr>
          <w:t xml:space="preserve"> 17</w:t>
        </w:r>
        <w:r w:rsidR="00B16C7E" w:rsidRPr="00FA2C8F">
          <w:rPr>
            <w:rStyle w:val="ab"/>
            <w:noProof/>
          </w:rPr>
          <w:t>分支长度通过文件指定的</w:t>
        </w:r>
        <w:r w:rsidR="00B16C7E" w:rsidRPr="00FA2C8F">
          <w:rPr>
            <w:rStyle w:val="ab"/>
            <w:noProof/>
          </w:rPr>
          <w:t>Forney</w:t>
        </w:r>
        <w:r w:rsidR="00B16C7E" w:rsidRPr="00FA2C8F">
          <w:rPr>
            <w:rStyle w:val="ab"/>
            <w:noProof/>
          </w:rPr>
          <w:t>卷积交织器</w:t>
        </w:r>
        <w:r w:rsidR="00B16C7E" w:rsidRPr="00FA2C8F">
          <w:rPr>
            <w:rStyle w:val="ab"/>
            <w:noProof/>
          </w:rPr>
          <w:t>/</w:t>
        </w:r>
        <w:r w:rsidR="00B16C7E" w:rsidRPr="00FA2C8F">
          <w:rPr>
            <w:rStyle w:val="ab"/>
            <w:noProof/>
          </w:rPr>
          <w:t>解交织器</w:t>
        </w:r>
        <w:r w:rsidR="00B16C7E">
          <w:rPr>
            <w:noProof/>
            <w:webHidden/>
          </w:rPr>
          <w:tab/>
        </w:r>
        <w:r w:rsidR="00B16C7E">
          <w:rPr>
            <w:noProof/>
            <w:webHidden/>
          </w:rPr>
          <w:fldChar w:fldCharType="begin"/>
        </w:r>
        <w:r w:rsidR="00B16C7E">
          <w:rPr>
            <w:noProof/>
            <w:webHidden/>
          </w:rPr>
          <w:instrText xml:space="preserve"> PAGEREF _Toc35510343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3C119CB7" w14:textId="11CBDC34" w:rsidR="00B16C7E" w:rsidRDefault="00DB0711">
      <w:pPr>
        <w:pStyle w:val="afd"/>
        <w:tabs>
          <w:tab w:val="right" w:leader="dot" w:pos="8296"/>
        </w:tabs>
        <w:ind w:left="840" w:hanging="420"/>
        <w:rPr>
          <w:noProof/>
        </w:rPr>
      </w:pPr>
      <w:hyperlink w:anchor="_Toc35510344" w:history="1">
        <w:r w:rsidR="00B16C7E" w:rsidRPr="00FA2C8F">
          <w:rPr>
            <w:rStyle w:val="ab"/>
            <w:noProof/>
          </w:rPr>
          <w:t>图表</w:t>
        </w:r>
        <w:r w:rsidR="00B16C7E" w:rsidRPr="00FA2C8F">
          <w:rPr>
            <w:rStyle w:val="ab"/>
            <w:noProof/>
          </w:rPr>
          <w:t xml:space="preserve"> 18</w:t>
        </w:r>
        <w:r w:rsidR="00B16C7E" w:rsidRPr="00FA2C8F">
          <w:rPr>
            <w:rStyle w:val="ab"/>
            <w:noProof/>
          </w:rPr>
          <w:t>行和列索引方案</w:t>
        </w:r>
        <w:r w:rsidR="00B16C7E">
          <w:rPr>
            <w:noProof/>
            <w:webHidden/>
          </w:rPr>
          <w:tab/>
        </w:r>
        <w:r w:rsidR="00B16C7E">
          <w:rPr>
            <w:noProof/>
            <w:webHidden/>
          </w:rPr>
          <w:fldChar w:fldCharType="begin"/>
        </w:r>
        <w:r w:rsidR="00B16C7E">
          <w:rPr>
            <w:noProof/>
            <w:webHidden/>
          </w:rPr>
          <w:instrText xml:space="preserve"> PAGEREF _Toc35510344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0AB5FE16" w14:textId="52AC1BD6" w:rsidR="00B16C7E" w:rsidRDefault="00DB0711">
      <w:pPr>
        <w:pStyle w:val="afd"/>
        <w:tabs>
          <w:tab w:val="right" w:leader="dot" w:pos="8296"/>
        </w:tabs>
        <w:ind w:left="840" w:hanging="420"/>
        <w:rPr>
          <w:noProof/>
        </w:rPr>
      </w:pPr>
      <w:hyperlink w:anchor="_Toc35510345" w:history="1">
        <w:r w:rsidR="00B16C7E" w:rsidRPr="00FA2C8F">
          <w:rPr>
            <w:rStyle w:val="ab"/>
            <w:noProof/>
          </w:rPr>
          <w:t>图表</w:t>
        </w:r>
        <w:r w:rsidR="00B16C7E" w:rsidRPr="00FA2C8F">
          <w:rPr>
            <w:rStyle w:val="ab"/>
            <w:noProof/>
          </w:rPr>
          <w:t xml:space="preserve"> 19</w:t>
        </w:r>
        <w:r w:rsidR="00B16C7E" w:rsidRPr="00FA2C8F">
          <w:rPr>
            <w:rStyle w:val="ab"/>
            <w:noProof/>
          </w:rPr>
          <w:t>带行置换的矩形块交织举例</w:t>
        </w:r>
        <w:r w:rsidR="00B16C7E">
          <w:rPr>
            <w:noProof/>
            <w:webHidden/>
          </w:rPr>
          <w:tab/>
        </w:r>
        <w:r w:rsidR="00B16C7E">
          <w:rPr>
            <w:noProof/>
            <w:webHidden/>
          </w:rPr>
          <w:fldChar w:fldCharType="begin"/>
        </w:r>
        <w:r w:rsidR="00B16C7E">
          <w:rPr>
            <w:noProof/>
            <w:webHidden/>
          </w:rPr>
          <w:instrText xml:space="preserve"> PAGEREF _Toc35510345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02E15129" w14:textId="5580232E" w:rsidR="00B16C7E" w:rsidRDefault="00DB0711">
      <w:pPr>
        <w:pStyle w:val="afd"/>
        <w:tabs>
          <w:tab w:val="right" w:leader="dot" w:pos="8296"/>
        </w:tabs>
        <w:ind w:left="840" w:hanging="420"/>
        <w:rPr>
          <w:noProof/>
        </w:rPr>
      </w:pPr>
      <w:hyperlink w:anchor="_Toc35510346" w:history="1">
        <w:r w:rsidR="00B16C7E" w:rsidRPr="00FA2C8F">
          <w:rPr>
            <w:rStyle w:val="ab"/>
            <w:noProof/>
          </w:rPr>
          <w:t>图表</w:t>
        </w:r>
        <w:r w:rsidR="00B16C7E" w:rsidRPr="00FA2C8F">
          <w:rPr>
            <w:rStyle w:val="ab"/>
            <w:noProof/>
          </w:rPr>
          <w:t xml:space="preserve"> 20</w:t>
        </w:r>
        <w:r w:rsidR="00B16C7E" w:rsidRPr="00FA2C8F">
          <w:rPr>
            <w:rStyle w:val="ab"/>
            <w:noProof/>
          </w:rPr>
          <w:t>带行列置换的矩形块交织举例</w:t>
        </w:r>
        <w:r w:rsidR="00B16C7E">
          <w:rPr>
            <w:noProof/>
            <w:webHidden/>
          </w:rPr>
          <w:tab/>
        </w:r>
        <w:r w:rsidR="00B16C7E">
          <w:rPr>
            <w:noProof/>
            <w:webHidden/>
          </w:rPr>
          <w:fldChar w:fldCharType="begin"/>
        </w:r>
        <w:r w:rsidR="00B16C7E">
          <w:rPr>
            <w:noProof/>
            <w:webHidden/>
          </w:rPr>
          <w:instrText xml:space="preserve"> PAGEREF _Toc35510346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18F34A18" w14:textId="35C97836" w:rsidR="00B16C7E" w:rsidRDefault="00DB0711">
      <w:pPr>
        <w:pStyle w:val="afd"/>
        <w:tabs>
          <w:tab w:val="right" w:leader="dot" w:pos="8296"/>
        </w:tabs>
        <w:ind w:left="840" w:hanging="420"/>
        <w:rPr>
          <w:noProof/>
        </w:rPr>
      </w:pPr>
      <w:hyperlink w:anchor="_Toc35510347" w:history="1">
        <w:r w:rsidR="00B16C7E" w:rsidRPr="00FA2C8F">
          <w:rPr>
            <w:rStyle w:val="ab"/>
            <w:noProof/>
          </w:rPr>
          <w:t>图表</w:t>
        </w:r>
        <w:r w:rsidR="00B16C7E" w:rsidRPr="00FA2C8F">
          <w:rPr>
            <w:rStyle w:val="ab"/>
            <w:noProof/>
          </w:rPr>
          <w:t xml:space="preserve"> 21</w:t>
        </w:r>
        <w:r w:rsidR="00B16C7E" w:rsidRPr="00FA2C8F">
          <w:rPr>
            <w:rStyle w:val="ab"/>
            <w:noProof/>
          </w:rPr>
          <w:t>带行列置换的矩形块解交织举例</w:t>
        </w:r>
        <w:r w:rsidR="00B16C7E">
          <w:rPr>
            <w:noProof/>
            <w:webHidden/>
          </w:rPr>
          <w:tab/>
        </w:r>
        <w:r w:rsidR="00B16C7E">
          <w:rPr>
            <w:noProof/>
            <w:webHidden/>
          </w:rPr>
          <w:fldChar w:fldCharType="begin"/>
        </w:r>
        <w:r w:rsidR="00B16C7E">
          <w:rPr>
            <w:noProof/>
            <w:webHidden/>
          </w:rPr>
          <w:instrText xml:space="preserve"> PAGEREF _Toc35510347 \h </w:instrText>
        </w:r>
        <w:r w:rsidR="00B16C7E">
          <w:rPr>
            <w:noProof/>
            <w:webHidden/>
          </w:rPr>
        </w:r>
        <w:r w:rsidR="00B16C7E">
          <w:rPr>
            <w:noProof/>
            <w:webHidden/>
          </w:rPr>
          <w:fldChar w:fldCharType="separate"/>
        </w:r>
        <w:r w:rsidR="00B16C7E">
          <w:rPr>
            <w:noProof/>
            <w:webHidden/>
          </w:rPr>
          <w:t>32</w:t>
        </w:r>
        <w:r w:rsidR="00B16C7E">
          <w:rPr>
            <w:noProof/>
            <w:webHidden/>
          </w:rPr>
          <w:fldChar w:fldCharType="end"/>
        </w:r>
      </w:hyperlink>
    </w:p>
    <w:p w14:paraId="486E370A" w14:textId="7D67DE07" w:rsidR="00B16C7E" w:rsidRDefault="00DB0711">
      <w:pPr>
        <w:pStyle w:val="afd"/>
        <w:tabs>
          <w:tab w:val="right" w:leader="dot" w:pos="8296"/>
        </w:tabs>
        <w:ind w:left="840" w:hanging="420"/>
        <w:rPr>
          <w:noProof/>
        </w:rPr>
      </w:pPr>
      <w:hyperlink w:anchor="_Toc35510348" w:history="1">
        <w:r w:rsidR="00B16C7E" w:rsidRPr="00FA2C8F">
          <w:rPr>
            <w:rStyle w:val="ab"/>
            <w:noProof/>
          </w:rPr>
          <w:t>图表</w:t>
        </w:r>
        <w:r w:rsidR="00B16C7E" w:rsidRPr="00FA2C8F">
          <w:rPr>
            <w:rStyle w:val="ab"/>
            <w:noProof/>
          </w:rPr>
          <w:t xml:space="preserve"> 22</w:t>
        </w:r>
        <w:r w:rsidR="00B16C7E" w:rsidRPr="00FA2C8F">
          <w:rPr>
            <w:rStyle w:val="ab"/>
            <w:noProof/>
          </w:rPr>
          <w:t>矩形块交织和解交织操作</w:t>
        </w:r>
        <w:r w:rsidR="00B16C7E">
          <w:rPr>
            <w:noProof/>
            <w:webHidden/>
          </w:rPr>
          <w:tab/>
        </w:r>
        <w:r w:rsidR="00B16C7E">
          <w:rPr>
            <w:noProof/>
            <w:webHidden/>
          </w:rPr>
          <w:fldChar w:fldCharType="begin"/>
        </w:r>
        <w:r w:rsidR="00B16C7E">
          <w:rPr>
            <w:noProof/>
            <w:webHidden/>
          </w:rPr>
          <w:instrText xml:space="preserve"> PAGEREF _Toc35510348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47424D94" w14:textId="2D003D74" w:rsidR="00B16C7E" w:rsidRDefault="00DB0711">
      <w:pPr>
        <w:pStyle w:val="afd"/>
        <w:tabs>
          <w:tab w:val="right" w:leader="dot" w:pos="8296"/>
        </w:tabs>
        <w:ind w:left="840" w:hanging="420"/>
        <w:rPr>
          <w:noProof/>
        </w:rPr>
      </w:pPr>
      <w:hyperlink w:anchor="_Toc35510349" w:history="1">
        <w:r w:rsidR="00B16C7E" w:rsidRPr="00FA2C8F">
          <w:rPr>
            <w:rStyle w:val="ab"/>
            <w:noProof/>
          </w:rPr>
          <w:t>图表</w:t>
        </w:r>
        <w:r w:rsidR="00B16C7E" w:rsidRPr="00FA2C8F">
          <w:rPr>
            <w:rStyle w:val="ab"/>
            <w:noProof/>
          </w:rPr>
          <w:t xml:space="preserve"> 23Forney </w:t>
        </w:r>
        <w:r w:rsidR="00B16C7E" w:rsidRPr="00FA2C8F">
          <w:rPr>
            <w:rStyle w:val="ab"/>
            <w:noProof/>
          </w:rPr>
          <w:t>卷积原理框图</w:t>
        </w:r>
        <w:r w:rsidR="00B16C7E">
          <w:rPr>
            <w:noProof/>
            <w:webHidden/>
          </w:rPr>
          <w:tab/>
        </w:r>
        <w:r w:rsidR="00B16C7E">
          <w:rPr>
            <w:noProof/>
            <w:webHidden/>
          </w:rPr>
          <w:fldChar w:fldCharType="begin"/>
        </w:r>
        <w:r w:rsidR="00B16C7E">
          <w:rPr>
            <w:noProof/>
            <w:webHidden/>
          </w:rPr>
          <w:instrText xml:space="preserve"> PAGEREF _Toc35510349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55A70387" w14:textId="2134BBD1" w:rsidR="00B16C7E" w:rsidRDefault="00DB0711">
      <w:pPr>
        <w:pStyle w:val="afd"/>
        <w:tabs>
          <w:tab w:val="right" w:leader="dot" w:pos="8296"/>
        </w:tabs>
        <w:ind w:left="840" w:hanging="420"/>
        <w:rPr>
          <w:noProof/>
        </w:rPr>
      </w:pPr>
      <w:hyperlink w:anchor="_Toc35510350" w:history="1">
        <w:r w:rsidR="00B16C7E" w:rsidRPr="00FA2C8F">
          <w:rPr>
            <w:rStyle w:val="ab"/>
            <w:noProof/>
          </w:rPr>
          <w:t>图表</w:t>
        </w:r>
        <w:r w:rsidR="00B16C7E" w:rsidRPr="00FA2C8F">
          <w:rPr>
            <w:rStyle w:val="ab"/>
            <w:noProof/>
          </w:rPr>
          <w:t xml:space="preserve"> 24</w:t>
        </w:r>
        <w:r w:rsidR="00B16C7E" w:rsidRPr="00FA2C8F">
          <w:rPr>
            <w:rStyle w:val="ab"/>
            <w:noProof/>
          </w:rPr>
          <w:t>矩形块原理框图</w:t>
        </w:r>
        <w:r w:rsidR="00B16C7E">
          <w:rPr>
            <w:noProof/>
            <w:webHidden/>
          </w:rPr>
          <w:tab/>
        </w:r>
        <w:r w:rsidR="00B16C7E">
          <w:rPr>
            <w:noProof/>
            <w:webHidden/>
          </w:rPr>
          <w:fldChar w:fldCharType="begin"/>
        </w:r>
        <w:r w:rsidR="00B16C7E">
          <w:rPr>
            <w:noProof/>
            <w:webHidden/>
          </w:rPr>
          <w:instrText xml:space="preserve"> PAGEREF _Toc35510350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033F26F1" w14:textId="66B11BA9" w:rsidR="00B16C7E" w:rsidRDefault="00DB0711">
      <w:pPr>
        <w:pStyle w:val="afd"/>
        <w:tabs>
          <w:tab w:val="right" w:leader="dot" w:pos="8296"/>
        </w:tabs>
        <w:ind w:left="840" w:hanging="420"/>
        <w:rPr>
          <w:noProof/>
        </w:rPr>
      </w:pPr>
      <w:hyperlink w:anchor="_Toc35510351" w:history="1">
        <w:r w:rsidR="00B16C7E" w:rsidRPr="00FA2C8F">
          <w:rPr>
            <w:rStyle w:val="ab"/>
            <w:noProof/>
          </w:rPr>
          <w:t>图表</w:t>
        </w:r>
        <w:r w:rsidR="00B16C7E" w:rsidRPr="00FA2C8F">
          <w:rPr>
            <w:rStyle w:val="ab"/>
            <w:noProof/>
          </w:rPr>
          <w:t xml:space="preserve"> 25</w:t>
        </w:r>
        <w:r w:rsidR="00B16C7E" w:rsidRPr="00FA2C8F">
          <w:rPr>
            <w:rStyle w:val="ab"/>
            <w:noProof/>
          </w:rPr>
          <w:t>交织</w:t>
        </w:r>
        <w:r w:rsidR="00B16C7E" w:rsidRPr="00FA2C8F">
          <w:rPr>
            <w:rStyle w:val="ab"/>
            <w:noProof/>
          </w:rPr>
          <w:t>IP</w:t>
        </w:r>
        <w:r w:rsidR="00B16C7E" w:rsidRPr="00FA2C8F">
          <w:rPr>
            <w:rStyle w:val="ab"/>
            <w:noProof/>
          </w:rPr>
          <w:t>核操作时序</w:t>
        </w:r>
        <w:r w:rsidR="00B16C7E">
          <w:rPr>
            <w:noProof/>
            <w:webHidden/>
          </w:rPr>
          <w:tab/>
        </w:r>
        <w:r w:rsidR="00B16C7E">
          <w:rPr>
            <w:noProof/>
            <w:webHidden/>
          </w:rPr>
          <w:fldChar w:fldCharType="begin"/>
        </w:r>
        <w:r w:rsidR="00B16C7E">
          <w:rPr>
            <w:noProof/>
            <w:webHidden/>
          </w:rPr>
          <w:instrText xml:space="preserve"> PAGEREF _Toc35510351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28C59750" w14:textId="74FB7060" w:rsidR="00B16C7E" w:rsidRDefault="00DB0711">
      <w:pPr>
        <w:pStyle w:val="afd"/>
        <w:tabs>
          <w:tab w:val="right" w:leader="dot" w:pos="8296"/>
        </w:tabs>
        <w:ind w:left="840" w:hanging="420"/>
        <w:rPr>
          <w:noProof/>
        </w:rPr>
      </w:pPr>
      <w:hyperlink w:anchor="_Toc35510352" w:history="1">
        <w:r w:rsidR="00B16C7E" w:rsidRPr="00FA2C8F">
          <w:rPr>
            <w:rStyle w:val="ab"/>
            <w:noProof/>
          </w:rPr>
          <w:t>图表</w:t>
        </w:r>
        <w:r w:rsidR="00B16C7E" w:rsidRPr="00FA2C8F">
          <w:rPr>
            <w:rStyle w:val="ab"/>
            <w:noProof/>
          </w:rPr>
          <w:t xml:space="preserve"> 26</w:t>
        </w:r>
        <w:r w:rsidR="00B16C7E" w:rsidRPr="00FA2C8F">
          <w:rPr>
            <w:rStyle w:val="ab"/>
            <w:noProof/>
          </w:rPr>
          <w:t>扰码原理图</w:t>
        </w:r>
        <w:r w:rsidR="00B16C7E">
          <w:rPr>
            <w:noProof/>
            <w:webHidden/>
          </w:rPr>
          <w:tab/>
        </w:r>
        <w:r w:rsidR="00B16C7E">
          <w:rPr>
            <w:noProof/>
            <w:webHidden/>
          </w:rPr>
          <w:fldChar w:fldCharType="begin"/>
        </w:r>
        <w:r w:rsidR="00B16C7E">
          <w:rPr>
            <w:noProof/>
            <w:webHidden/>
          </w:rPr>
          <w:instrText xml:space="preserve"> PAGEREF _Toc35510352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F4A8E8A" w14:textId="5E0F19C9" w:rsidR="00B16C7E" w:rsidRDefault="00DB0711">
      <w:pPr>
        <w:pStyle w:val="afd"/>
        <w:tabs>
          <w:tab w:val="right" w:leader="dot" w:pos="8296"/>
        </w:tabs>
        <w:ind w:left="840" w:hanging="420"/>
        <w:rPr>
          <w:noProof/>
        </w:rPr>
      </w:pPr>
      <w:hyperlink w:anchor="_Toc35510353" w:history="1">
        <w:r w:rsidR="00B16C7E" w:rsidRPr="00FA2C8F">
          <w:rPr>
            <w:rStyle w:val="ab"/>
            <w:noProof/>
          </w:rPr>
          <w:t>图表</w:t>
        </w:r>
        <w:r w:rsidR="00B16C7E" w:rsidRPr="00FA2C8F">
          <w:rPr>
            <w:rStyle w:val="ab"/>
            <w:noProof/>
          </w:rPr>
          <w:t xml:space="preserve"> 27</w:t>
        </w:r>
        <w:r w:rsidR="00B16C7E" w:rsidRPr="00FA2C8F">
          <w:rPr>
            <w:rStyle w:val="ab"/>
            <w:noProof/>
          </w:rPr>
          <w:t>扰码模块硬件实现框图</w:t>
        </w:r>
        <w:r w:rsidR="00B16C7E">
          <w:rPr>
            <w:noProof/>
            <w:webHidden/>
          </w:rPr>
          <w:tab/>
        </w:r>
        <w:r w:rsidR="00B16C7E">
          <w:rPr>
            <w:noProof/>
            <w:webHidden/>
          </w:rPr>
          <w:fldChar w:fldCharType="begin"/>
        </w:r>
        <w:r w:rsidR="00B16C7E">
          <w:rPr>
            <w:noProof/>
            <w:webHidden/>
          </w:rPr>
          <w:instrText xml:space="preserve"> PAGEREF _Toc35510353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2A4B10A3" w14:textId="5000BAED" w:rsidR="00B16C7E" w:rsidRDefault="00DB0711">
      <w:pPr>
        <w:pStyle w:val="afd"/>
        <w:tabs>
          <w:tab w:val="right" w:leader="dot" w:pos="8296"/>
        </w:tabs>
        <w:ind w:left="840" w:hanging="420"/>
        <w:rPr>
          <w:noProof/>
        </w:rPr>
      </w:pPr>
      <w:hyperlink w:anchor="_Toc35510354" w:history="1">
        <w:r w:rsidR="00B16C7E" w:rsidRPr="00FA2C8F">
          <w:rPr>
            <w:rStyle w:val="ab"/>
            <w:noProof/>
          </w:rPr>
          <w:t>图表</w:t>
        </w:r>
        <w:r w:rsidR="00B16C7E" w:rsidRPr="00FA2C8F">
          <w:rPr>
            <w:rStyle w:val="ab"/>
            <w:noProof/>
          </w:rPr>
          <w:t xml:space="preserve"> 28</w:t>
        </w:r>
        <w:r w:rsidR="00B16C7E" w:rsidRPr="00FA2C8F">
          <w:rPr>
            <w:rStyle w:val="ab"/>
            <w:noProof/>
          </w:rPr>
          <w:t>解扰原理图</w:t>
        </w:r>
        <w:r w:rsidR="00B16C7E">
          <w:rPr>
            <w:noProof/>
            <w:webHidden/>
          </w:rPr>
          <w:tab/>
        </w:r>
        <w:r w:rsidR="00B16C7E">
          <w:rPr>
            <w:noProof/>
            <w:webHidden/>
          </w:rPr>
          <w:fldChar w:fldCharType="begin"/>
        </w:r>
        <w:r w:rsidR="00B16C7E">
          <w:rPr>
            <w:noProof/>
            <w:webHidden/>
          </w:rPr>
          <w:instrText xml:space="preserve"> PAGEREF _Toc35510354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1CCA0227" w14:textId="0A819902" w:rsidR="00B16C7E" w:rsidRDefault="00DB0711">
      <w:pPr>
        <w:pStyle w:val="afd"/>
        <w:tabs>
          <w:tab w:val="right" w:leader="dot" w:pos="8296"/>
        </w:tabs>
        <w:ind w:left="840" w:hanging="420"/>
        <w:rPr>
          <w:noProof/>
        </w:rPr>
      </w:pPr>
      <w:hyperlink w:anchor="_Toc35510355" w:history="1">
        <w:r w:rsidR="00B16C7E" w:rsidRPr="00FA2C8F">
          <w:rPr>
            <w:rStyle w:val="ab"/>
            <w:noProof/>
          </w:rPr>
          <w:t>图表</w:t>
        </w:r>
        <w:r w:rsidR="00B16C7E" w:rsidRPr="00FA2C8F">
          <w:rPr>
            <w:rStyle w:val="ab"/>
            <w:noProof/>
          </w:rPr>
          <w:t xml:space="preserve"> 29QAM</w:t>
        </w:r>
        <w:r w:rsidR="00B16C7E" w:rsidRPr="00FA2C8F">
          <w:rPr>
            <w:rStyle w:val="ab"/>
            <w:noProof/>
          </w:rPr>
          <w:t>调制器原理</w:t>
        </w:r>
        <w:r w:rsidR="00B16C7E">
          <w:rPr>
            <w:noProof/>
            <w:webHidden/>
          </w:rPr>
          <w:tab/>
        </w:r>
        <w:r w:rsidR="00B16C7E">
          <w:rPr>
            <w:noProof/>
            <w:webHidden/>
          </w:rPr>
          <w:fldChar w:fldCharType="begin"/>
        </w:r>
        <w:r w:rsidR="00B16C7E">
          <w:rPr>
            <w:noProof/>
            <w:webHidden/>
          </w:rPr>
          <w:instrText xml:space="preserve"> PAGEREF _Toc35510355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CC149D8" w14:textId="2E8BA936" w:rsidR="00B16C7E" w:rsidRDefault="00DB0711">
      <w:pPr>
        <w:pStyle w:val="afd"/>
        <w:tabs>
          <w:tab w:val="right" w:leader="dot" w:pos="8296"/>
        </w:tabs>
        <w:ind w:left="840" w:hanging="420"/>
        <w:rPr>
          <w:noProof/>
        </w:rPr>
      </w:pPr>
      <w:hyperlink w:anchor="_Toc35510356" w:history="1">
        <w:r w:rsidR="00B16C7E" w:rsidRPr="00FA2C8F">
          <w:rPr>
            <w:rStyle w:val="ab"/>
            <w:noProof/>
          </w:rPr>
          <w:t>图表</w:t>
        </w:r>
        <w:r w:rsidR="00B16C7E" w:rsidRPr="00FA2C8F">
          <w:rPr>
            <w:rStyle w:val="ab"/>
            <w:noProof/>
          </w:rPr>
          <w:t xml:space="preserve"> 3064QAM</w:t>
        </w:r>
        <w:r w:rsidR="00B16C7E" w:rsidRPr="00FA2C8F">
          <w:rPr>
            <w:rStyle w:val="ab"/>
            <w:noProof/>
          </w:rPr>
          <w:t>的星座图映射</w:t>
        </w:r>
        <w:r w:rsidR="00B16C7E">
          <w:rPr>
            <w:noProof/>
            <w:webHidden/>
          </w:rPr>
          <w:tab/>
        </w:r>
        <w:r w:rsidR="00B16C7E">
          <w:rPr>
            <w:noProof/>
            <w:webHidden/>
          </w:rPr>
          <w:fldChar w:fldCharType="begin"/>
        </w:r>
        <w:r w:rsidR="00B16C7E">
          <w:rPr>
            <w:noProof/>
            <w:webHidden/>
          </w:rPr>
          <w:instrText xml:space="preserve"> PAGEREF _Toc35510356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6E3A955E" w14:textId="47EF57F1" w:rsidR="00B16C7E" w:rsidRDefault="00DB0711">
      <w:pPr>
        <w:pStyle w:val="afd"/>
        <w:tabs>
          <w:tab w:val="right" w:leader="dot" w:pos="8296"/>
        </w:tabs>
        <w:ind w:left="840" w:hanging="420"/>
        <w:rPr>
          <w:noProof/>
        </w:rPr>
      </w:pPr>
      <w:hyperlink w:anchor="_Toc35510357" w:history="1">
        <w:r w:rsidR="00B16C7E" w:rsidRPr="00FA2C8F">
          <w:rPr>
            <w:rStyle w:val="ab"/>
            <w:noProof/>
          </w:rPr>
          <w:t>图表</w:t>
        </w:r>
        <w:r w:rsidR="00B16C7E" w:rsidRPr="00FA2C8F">
          <w:rPr>
            <w:rStyle w:val="ab"/>
            <w:noProof/>
          </w:rPr>
          <w:t xml:space="preserve"> 31FIR compiler IP</w:t>
        </w:r>
        <w:r w:rsidR="00B16C7E" w:rsidRPr="00FA2C8F">
          <w:rPr>
            <w:rStyle w:val="ab"/>
            <w:noProof/>
          </w:rPr>
          <w:t>管脚</w:t>
        </w:r>
        <w:r w:rsidR="00B16C7E">
          <w:rPr>
            <w:noProof/>
            <w:webHidden/>
          </w:rPr>
          <w:tab/>
        </w:r>
        <w:r w:rsidR="00B16C7E">
          <w:rPr>
            <w:noProof/>
            <w:webHidden/>
          </w:rPr>
          <w:fldChar w:fldCharType="begin"/>
        </w:r>
        <w:r w:rsidR="00B16C7E">
          <w:rPr>
            <w:noProof/>
            <w:webHidden/>
          </w:rPr>
          <w:instrText xml:space="preserve"> PAGEREF _Toc35510357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5881364D" w14:textId="490912D2" w:rsidR="00B16C7E" w:rsidRDefault="00DB0711">
      <w:pPr>
        <w:pStyle w:val="afd"/>
        <w:tabs>
          <w:tab w:val="right" w:leader="dot" w:pos="8296"/>
        </w:tabs>
        <w:ind w:left="840" w:hanging="420"/>
        <w:rPr>
          <w:noProof/>
        </w:rPr>
      </w:pPr>
      <w:hyperlink w:anchor="_Toc35510358" w:history="1">
        <w:r w:rsidR="00B16C7E" w:rsidRPr="00FA2C8F">
          <w:rPr>
            <w:rStyle w:val="ab"/>
            <w:noProof/>
          </w:rPr>
          <w:t>图表</w:t>
        </w:r>
        <w:r w:rsidR="00B16C7E" w:rsidRPr="00FA2C8F">
          <w:rPr>
            <w:rStyle w:val="ab"/>
            <w:noProof/>
          </w:rPr>
          <w:t xml:space="preserve"> 32</w:t>
        </w:r>
        <w:r w:rsidR="00B16C7E" w:rsidRPr="00FA2C8F">
          <w:rPr>
            <w:rStyle w:val="ab"/>
            <w:noProof/>
          </w:rPr>
          <w:t>内插</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700D0B40" w14:textId="37A328E5" w:rsidR="00B16C7E" w:rsidRDefault="00DB0711">
      <w:pPr>
        <w:pStyle w:val="afd"/>
        <w:tabs>
          <w:tab w:val="right" w:leader="dot" w:pos="8296"/>
        </w:tabs>
        <w:ind w:left="840" w:hanging="420"/>
        <w:rPr>
          <w:noProof/>
        </w:rPr>
      </w:pPr>
      <w:hyperlink w:anchor="_Toc35510359" w:history="1">
        <w:r w:rsidR="00B16C7E" w:rsidRPr="00FA2C8F">
          <w:rPr>
            <w:rStyle w:val="ab"/>
            <w:noProof/>
          </w:rPr>
          <w:t>图表</w:t>
        </w:r>
        <w:r w:rsidR="00B16C7E" w:rsidRPr="00FA2C8F">
          <w:rPr>
            <w:rStyle w:val="ab"/>
            <w:noProof/>
          </w:rPr>
          <w:t xml:space="preserve"> 33</w:t>
        </w:r>
        <w:r w:rsidR="00B16C7E" w:rsidRPr="00FA2C8F">
          <w:rPr>
            <w:rStyle w:val="ab"/>
            <w:noProof/>
          </w:rPr>
          <w:t>抽取的</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_Toc35510359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3F7589F1" w14:textId="6732CC36" w:rsidR="00B16C7E" w:rsidRDefault="00DB0711">
      <w:pPr>
        <w:pStyle w:val="afd"/>
        <w:tabs>
          <w:tab w:val="right" w:leader="dot" w:pos="8296"/>
        </w:tabs>
        <w:ind w:left="840" w:hanging="420"/>
        <w:rPr>
          <w:noProof/>
        </w:rPr>
      </w:pPr>
      <w:hyperlink w:anchor="_Toc35510360" w:history="1">
        <w:r w:rsidR="00B16C7E" w:rsidRPr="00FA2C8F">
          <w:rPr>
            <w:rStyle w:val="ab"/>
            <w:noProof/>
          </w:rPr>
          <w:t>图表</w:t>
        </w:r>
        <w:r w:rsidR="00B16C7E" w:rsidRPr="00FA2C8F">
          <w:rPr>
            <w:rStyle w:val="ab"/>
            <w:noProof/>
          </w:rPr>
          <w:t xml:space="preserve"> 34DUC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_Toc35510360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B39A76A" w14:textId="3412980A" w:rsidR="00B16C7E" w:rsidRDefault="00DB0711">
      <w:pPr>
        <w:pStyle w:val="afd"/>
        <w:tabs>
          <w:tab w:val="right" w:leader="dot" w:pos="8296"/>
        </w:tabs>
        <w:ind w:left="840" w:hanging="420"/>
        <w:rPr>
          <w:noProof/>
        </w:rPr>
      </w:pPr>
      <w:hyperlink w:anchor="_Toc35510361" w:history="1">
        <w:r w:rsidR="00B16C7E" w:rsidRPr="00FA2C8F">
          <w:rPr>
            <w:rStyle w:val="ab"/>
            <w:noProof/>
          </w:rPr>
          <w:t>图表</w:t>
        </w:r>
        <w:r w:rsidR="00B16C7E" w:rsidRPr="00FA2C8F">
          <w:rPr>
            <w:rStyle w:val="ab"/>
            <w:noProof/>
          </w:rPr>
          <w:t xml:space="preserve"> 35DDC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_Toc35510361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0DD83E37" w14:textId="63EF4F52" w:rsidR="00B16C7E" w:rsidRDefault="00DB0711">
      <w:pPr>
        <w:pStyle w:val="afd"/>
        <w:tabs>
          <w:tab w:val="right" w:leader="dot" w:pos="8296"/>
        </w:tabs>
        <w:ind w:left="840" w:hanging="420"/>
        <w:rPr>
          <w:noProof/>
        </w:rPr>
      </w:pPr>
      <w:hyperlink w:anchor="_Toc35510362" w:history="1">
        <w:r w:rsidR="00B16C7E" w:rsidRPr="00FA2C8F">
          <w:rPr>
            <w:rStyle w:val="ab"/>
            <w:noProof/>
          </w:rPr>
          <w:t>图表</w:t>
        </w:r>
        <w:r w:rsidR="00B16C7E" w:rsidRPr="00FA2C8F">
          <w:rPr>
            <w:rStyle w:val="ab"/>
            <w:noProof/>
          </w:rPr>
          <w:t xml:space="preserve"> 36DDS IP</w:t>
        </w:r>
        <w:r w:rsidR="00B16C7E" w:rsidRPr="00FA2C8F">
          <w:rPr>
            <w:rStyle w:val="ab"/>
            <w:noProof/>
          </w:rPr>
          <w:t>和管脚</w:t>
        </w:r>
        <w:r w:rsidR="00B16C7E">
          <w:rPr>
            <w:noProof/>
            <w:webHidden/>
          </w:rPr>
          <w:tab/>
        </w:r>
        <w:r w:rsidR="00B16C7E">
          <w:rPr>
            <w:noProof/>
            <w:webHidden/>
          </w:rPr>
          <w:fldChar w:fldCharType="begin"/>
        </w:r>
        <w:r w:rsidR="00B16C7E">
          <w:rPr>
            <w:noProof/>
            <w:webHidden/>
          </w:rPr>
          <w:instrText xml:space="preserve"> PAGEREF _Toc35510362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3BD77A01" w14:textId="433D580F" w:rsidR="00B16C7E" w:rsidRDefault="00DB0711">
      <w:pPr>
        <w:pStyle w:val="afd"/>
        <w:tabs>
          <w:tab w:val="right" w:leader="dot" w:pos="8296"/>
        </w:tabs>
        <w:ind w:left="840" w:hanging="420"/>
        <w:rPr>
          <w:noProof/>
        </w:rPr>
      </w:pPr>
      <w:hyperlink w:anchor="_Toc35510363" w:history="1">
        <w:r w:rsidR="00B16C7E" w:rsidRPr="00FA2C8F">
          <w:rPr>
            <w:rStyle w:val="ab"/>
            <w:noProof/>
          </w:rPr>
          <w:t>图表</w:t>
        </w:r>
        <w:r w:rsidR="00B16C7E" w:rsidRPr="00FA2C8F">
          <w:rPr>
            <w:rStyle w:val="ab"/>
            <w:noProof/>
          </w:rPr>
          <w:t xml:space="preserve"> 37DUC DDC 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_Toc35510363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47050C7" w14:textId="0F1BDC9E" w:rsidR="00B16C7E" w:rsidRDefault="00DB0711">
      <w:pPr>
        <w:pStyle w:val="afd"/>
        <w:tabs>
          <w:tab w:val="right" w:leader="dot" w:pos="8296"/>
        </w:tabs>
        <w:ind w:left="840" w:hanging="420"/>
        <w:rPr>
          <w:noProof/>
        </w:rPr>
      </w:pPr>
      <w:hyperlink w:anchor="_Toc35510364" w:history="1">
        <w:r w:rsidR="00B16C7E" w:rsidRPr="00FA2C8F">
          <w:rPr>
            <w:rStyle w:val="ab"/>
            <w:noProof/>
          </w:rPr>
          <w:t>图表</w:t>
        </w:r>
        <w:r w:rsidR="00B16C7E" w:rsidRPr="00FA2C8F">
          <w:rPr>
            <w:rStyle w:val="ab"/>
            <w:noProof/>
          </w:rPr>
          <w:t xml:space="preserve"> 38ADC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_Toc35510364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73D7C904" w14:textId="045837F7" w:rsidR="00B16C7E" w:rsidRDefault="00DB0711">
      <w:pPr>
        <w:pStyle w:val="afd"/>
        <w:tabs>
          <w:tab w:val="right" w:leader="dot" w:pos="8296"/>
        </w:tabs>
        <w:ind w:left="840" w:hanging="420"/>
        <w:rPr>
          <w:noProof/>
        </w:rPr>
      </w:pPr>
      <w:hyperlink w:anchor="_Toc35510365" w:history="1">
        <w:r w:rsidR="00B16C7E" w:rsidRPr="00FA2C8F">
          <w:rPr>
            <w:rStyle w:val="ab"/>
            <w:noProof/>
          </w:rPr>
          <w:t>图表</w:t>
        </w:r>
        <w:r w:rsidR="00B16C7E" w:rsidRPr="00FA2C8F">
          <w:rPr>
            <w:rStyle w:val="ab"/>
            <w:noProof/>
          </w:rPr>
          <w:t xml:space="preserve"> 39DAC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_Toc35510365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38479FC8" w14:textId="567EBE06" w:rsidR="00B16C7E" w:rsidRDefault="00DB0711">
      <w:pPr>
        <w:pStyle w:val="afd"/>
        <w:tabs>
          <w:tab w:val="right" w:leader="dot" w:pos="8296"/>
        </w:tabs>
        <w:ind w:left="840" w:hanging="420"/>
        <w:rPr>
          <w:noProof/>
        </w:rPr>
      </w:pPr>
      <w:hyperlink w:anchor="_Toc35510366" w:history="1">
        <w:r w:rsidR="00B16C7E" w:rsidRPr="00FA2C8F">
          <w:rPr>
            <w:rStyle w:val="ab"/>
            <w:noProof/>
          </w:rPr>
          <w:t>图表</w:t>
        </w:r>
        <w:r w:rsidR="00B16C7E" w:rsidRPr="00FA2C8F">
          <w:rPr>
            <w:rStyle w:val="ab"/>
            <w:noProof/>
          </w:rPr>
          <w:t xml:space="preserve"> 40204B</w:t>
        </w:r>
        <w:r w:rsidR="00B16C7E" w:rsidRPr="00FA2C8F">
          <w:rPr>
            <w:rStyle w:val="ab"/>
            <w:noProof/>
          </w:rPr>
          <w:t>发送核概述</w:t>
        </w:r>
        <w:r w:rsidR="00B16C7E">
          <w:rPr>
            <w:noProof/>
            <w:webHidden/>
          </w:rPr>
          <w:tab/>
        </w:r>
        <w:r w:rsidR="00B16C7E">
          <w:rPr>
            <w:noProof/>
            <w:webHidden/>
          </w:rPr>
          <w:fldChar w:fldCharType="begin"/>
        </w:r>
        <w:r w:rsidR="00B16C7E">
          <w:rPr>
            <w:noProof/>
            <w:webHidden/>
          </w:rPr>
          <w:instrText xml:space="preserve"> PAGEREF _Toc35510366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2EC982EA" w14:textId="7E51196D" w:rsidR="00B16C7E" w:rsidRDefault="00DB0711">
      <w:pPr>
        <w:pStyle w:val="afd"/>
        <w:tabs>
          <w:tab w:val="right" w:leader="dot" w:pos="8296"/>
        </w:tabs>
        <w:ind w:left="840" w:hanging="420"/>
        <w:rPr>
          <w:noProof/>
        </w:rPr>
      </w:pPr>
      <w:hyperlink w:anchor="_Toc35510367" w:history="1">
        <w:r w:rsidR="00B16C7E" w:rsidRPr="00FA2C8F">
          <w:rPr>
            <w:rStyle w:val="ab"/>
            <w:noProof/>
          </w:rPr>
          <w:t>图表</w:t>
        </w:r>
        <w:r w:rsidR="00B16C7E" w:rsidRPr="00FA2C8F">
          <w:rPr>
            <w:rStyle w:val="ab"/>
            <w:noProof/>
          </w:rPr>
          <w:t xml:space="preserve"> 41204B</w:t>
        </w:r>
        <w:r w:rsidR="00B16C7E" w:rsidRPr="00FA2C8F">
          <w:rPr>
            <w:rStyle w:val="ab"/>
            <w:noProof/>
          </w:rPr>
          <w:t>接收核概述</w:t>
        </w:r>
        <w:r w:rsidR="00B16C7E">
          <w:rPr>
            <w:noProof/>
            <w:webHidden/>
          </w:rPr>
          <w:tab/>
        </w:r>
        <w:r w:rsidR="00B16C7E">
          <w:rPr>
            <w:noProof/>
            <w:webHidden/>
          </w:rPr>
          <w:fldChar w:fldCharType="begin"/>
        </w:r>
        <w:r w:rsidR="00B16C7E">
          <w:rPr>
            <w:noProof/>
            <w:webHidden/>
          </w:rPr>
          <w:instrText xml:space="preserve"> PAGEREF _Toc35510367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03B01AE3" w14:textId="3584271E" w:rsidR="00B16C7E" w:rsidRDefault="00DB0711">
      <w:pPr>
        <w:pStyle w:val="afd"/>
        <w:tabs>
          <w:tab w:val="right" w:leader="dot" w:pos="8296"/>
        </w:tabs>
        <w:ind w:left="840" w:hanging="420"/>
        <w:rPr>
          <w:noProof/>
        </w:rPr>
      </w:pPr>
      <w:hyperlink w:anchor="_Toc35510368" w:history="1">
        <w:r w:rsidR="00B16C7E" w:rsidRPr="00FA2C8F">
          <w:rPr>
            <w:rStyle w:val="ab"/>
            <w:noProof/>
          </w:rPr>
          <w:t>图表</w:t>
        </w:r>
        <w:r w:rsidR="00B16C7E" w:rsidRPr="00FA2C8F">
          <w:rPr>
            <w:rStyle w:val="ab"/>
            <w:noProof/>
          </w:rPr>
          <w:t xml:space="preserve"> 42</w:t>
        </w:r>
        <w:r w:rsidR="00B16C7E" w:rsidRPr="00FA2C8F">
          <w:rPr>
            <w:rStyle w:val="ab"/>
            <w:noProof/>
          </w:rPr>
          <w:t>奈奎斯特滤波器幅频响应</w:t>
        </w:r>
        <w:r w:rsidR="00B16C7E">
          <w:rPr>
            <w:noProof/>
            <w:webHidden/>
          </w:rPr>
          <w:tab/>
        </w:r>
        <w:r w:rsidR="00B16C7E">
          <w:rPr>
            <w:noProof/>
            <w:webHidden/>
          </w:rPr>
          <w:fldChar w:fldCharType="begin"/>
        </w:r>
        <w:r w:rsidR="00B16C7E">
          <w:rPr>
            <w:noProof/>
            <w:webHidden/>
          </w:rPr>
          <w:instrText xml:space="preserve"> PAGEREF _Toc35510368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16041BB5" w14:textId="60075BEA" w:rsidR="00B16C7E" w:rsidRDefault="00DB0711">
      <w:pPr>
        <w:pStyle w:val="afd"/>
        <w:tabs>
          <w:tab w:val="right" w:leader="dot" w:pos="8296"/>
        </w:tabs>
        <w:ind w:left="840" w:hanging="420"/>
        <w:rPr>
          <w:noProof/>
        </w:rPr>
      </w:pPr>
      <w:hyperlink w:anchor="_Toc35510369" w:history="1">
        <w:r w:rsidR="00B16C7E" w:rsidRPr="00FA2C8F">
          <w:rPr>
            <w:rStyle w:val="ab"/>
            <w:noProof/>
          </w:rPr>
          <w:t>图表</w:t>
        </w:r>
        <w:r w:rsidR="00B16C7E" w:rsidRPr="00FA2C8F">
          <w:rPr>
            <w:rStyle w:val="ab"/>
            <w:noProof/>
          </w:rPr>
          <w:t xml:space="preserve"> 43</w:t>
        </w:r>
        <w:r w:rsidR="00B16C7E" w:rsidRPr="00FA2C8F">
          <w:rPr>
            <w:rStyle w:val="ab"/>
            <w:noProof/>
          </w:rPr>
          <w:t>奈奎斯特滤波器冲击响应</w:t>
        </w:r>
        <w:r w:rsidR="00B16C7E">
          <w:rPr>
            <w:noProof/>
            <w:webHidden/>
          </w:rPr>
          <w:tab/>
        </w:r>
        <w:r w:rsidR="00B16C7E">
          <w:rPr>
            <w:noProof/>
            <w:webHidden/>
          </w:rPr>
          <w:fldChar w:fldCharType="begin"/>
        </w:r>
        <w:r w:rsidR="00B16C7E">
          <w:rPr>
            <w:noProof/>
            <w:webHidden/>
          </w:rPr>
          <w:instrText xml:space="preserve"> PAGEREF _Toc35510369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36A7ACCC" w14:textId="22BE5FC4" w:rsidR="00B16C7E" w:rsidRDefault="00DB0711">
      <w:pPr>
        <w:pStyle w:val="afd"/>
        <w:tabs>
          <w:tab w:val="right" w:leader="dot" w:pos="8296"/>
        </w:tabs>
        <w:ind w:left="840" w:hanging="420"/>
        <w:rPr>
          <w:noProof/>
        </w:rPr>
      </w:pPr>
      <w:hyperlink w:anchor="_Toc35510370" w:history="1">
        <w:r w:rsidR="00B16C7E" w:rsidRPr="00FA2C8F">
          <w:rPr>
            <w:rStyle w:val="ab"/>
            <w:noProof/>
          </w:rPr>
          <w:t>图表</w:t>
        </w:r>
        <w:r w:rsidR="00B16C7E" w:rsidRPr="00FA2C8F">
          <w:rPr>
            <w:rStyle w:val="ab"/>
            <w:noProof/>
          </w:rPr>
          <w:t xml:space="preserve"> 44duc&amp;ddc</w:t>
        </w:r>
        <w:r w:rsidR="00B16C7E" w:rsidRPr="00FA2C8F">
          <w:rPr>
            <w:rStyle w:val="ab"/>
            <w:noProof/>
          </w:rPr>
          <w:t>过程</w:t>
        </w:r>
        <w:r w:rsidR="00B16C7E">
          <w:rPr>
            <w:noProof/>
            <w:webHidden/>
          </w:rPr>
          <w:tab/>
        </w:r>
        <w:r w:rsidR="00B16C7E">
          <w:rPr>
            <w:noProof/>
            <w:webHidden/>
          </w:rPr>
          <w:fldChar w:fldCharType="begin"/>
        </w:r>
        <w:r w:rsidR="00B16C7E">
          <w:rPr>
            <w:noProof/>
            <w:webHidden/>
          </w:rPr>
          <w:instrText xml:space="preserve"> PAGEREF _Toc35510370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599CD0DF" w14:textId="48BB3003" w:rsidR="00B16C7E" w:rsidRDefault="00DB0711">
      <w:pPr>
        <w:pStyle w:val="afd"/>
        <w:tabs>
          <w:tab w:val="right" w:leader="dot" w:pos="8296"/>
        </w:tabs>
        <w:ind w:left="840" w:hanging="420"/>
        <w:rPr>
          <w:noProof/>
        </w:rPr>
      </w:pPr>
      <w:hyperlink w:anchor="_Toc35510371" w:history="1">
        <w:r w:rsidR="00B16C7E" w:rsidRPr="00FA2C8F">
          <w:rPr>
            <w:rStyle w:val="ab"/>
            <w:noProof/>
          </w:rPr>
          <w:t>图表</w:t>
        </w:r>
        <w:r w:rsidR="00B16C7E" w:rsidRPr="00FA2C8F">
          <w:rPr>
            <w:rStyle w:val="ab"/>
            <w:noProof/>
          </w:rPr>
          <w:t xml:space="preserve"> 45</w:t>
        </w:r>
        <w:r w:rsidR="00B16C7E" w:rsidRPr="00FA2C8F">
          <w:rPr>
            <w:rStyle w:val="ab"/>
            <w:noProof/>
          </w:rPr>
          <w:t>调制后的星座图</w:t>
        </w:r>
        <w:r w:rsidR="00B16C7E">
          <w:rPr>
            <w:noProof/>
            <w:webHidden/>
          </w:rPr>
          <w:tab/>
        </w:r>
        <w:r w:rsidR="00B16C7E">
          <w:rPr>
            <w:noProof/>
            <w:webHidden/>
          </w:rPr>
          <w:fldChar w:fldCharType="begin"/>
        </w:r>
        <w:r w:rsidR="00B16C7E">
          <w:rPr>
            <w:noProof/>
            <w:webHidden/>
          </w:rPr>
          <w:instrText xml:space="preserve"> PAGEREF _Toc35510371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7005CEC7" w14:textId="3E3B162B" w:rsidR="00B16C7E" w:rsidRDefault="00DB0711">
      <w:pPr>
        <w:pStyle w:val="afd"/>
        <w:tabs>
          <w:tab w:val="right" w:leader="dot" w:pos="8296"/>
        </w:tabs>
        <w:ind w:left="840" w:hanging="420"/>
        <w:rPr>
          <w:noProof/>
        </w:rPr>
      </w:pPr>
      <w:hyperlink w:anchor="_Toc35510372" w:history="1">
        <w:r w:rsidR="00B16C7E" w:rsidRPr="00FA2C8F">
          <w:rPr>
            <w:rStyle w:val="ab"/>
            <w:noProof/>
          </w:rPr>
          <w:t>图表</w:t>
        </w:r>
        <w:r w:rsidR="00B16C7E" w:rsidRPr="00FA2C8F">
          <w:rPr>
            <w:rStyle w:val="ab"/>
            <w:noProof/>
          </w:rPr>
          <w:t xml:space="preserve"> 46I/Q</w:t>
        </w:r>
        <w:r w:rsidR="00B16C7E" w:rsidRPr="00FA2C8F">
          <w:rPr>
            <w:rStyle w:val="ab"/>
            <w:noProof/>
          </w:rPr>
          <w:t>判决之前的星座图</w:t>
        </w:r>
        <w:r w:rsidR="00B16C7E">
          <w:rPr>
            <w:noProof/>
            <w:webHidden/>
          </w:rPr>
          <w:tab/>
        </w:r>
        <w:r w:rsidR="00B16C7E">
          <w:rPr>
            <w:noProof/>
            <w:webHidden/>
          </w:rPr>
          <w:fldChar w:fldCharType="begin"/>
        </w:r>
        <w:r w:rsidR="00B16C7E">
          <w:rPr>
            <w:noProof/>
            <w:webHidden/>
          </w:rPr>
          <w:instrText xml:space="preserve"> PAGEREF _Toc35510372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29DAAB58" w14:textId="2FA67D6F" w:rsidR="00B16C7E" w:rsidRDefault="00DB0711">
      <w:pPr>
        <w:pStyle w:val="afd"/>
        <w:tabs>
          <w:tab w:val="right" w:leader="dot" w:pos="8296"/>
        </w:tabs>
        <w:ind w:left="840" w:hanging="420"/>
        <w:rPr>
          <w:noProof/>
        </w:rPr>
      </w:pPr>
      <w:hyperlink w:anchor="_Toc35510373" w:history="1">
        <w:r w:rsidR="00B16C7E" w:rsidRPr="00FA2C8F">
          <w:rPr>
            <w:rStyle w:val="ab"/>
            <w:noProof/>
          </w:rPr>
          <w:t>图表</w:t>
        </w:r>
        <w:r w:rsidR="00B16C7E" w:rsidRPr="00FA2C8F">
          <w:rPr>
            <w:rStyle w:val="ab"/>
            <w:noProof/>
          </w:rPr>
          <w:t xml:space="preserve"> 47</w:t>
        </w:r>
        <w:r w:rsidR="00B16C7E" w:rsidRPr="00FA2C8F">
          <w:rPr>
            <w:rStyle w:val="ab"/>
            <w:noProof/>
          </w:rPr>
          <w:t>经过基带处理前后的数据对比</w:t>
        </w:r>
        <w:r w:rsidR="00B16C7E">
          <w:rPr>
            <w:noProof/>
            <w:webHidden/>
          </w:rPr>
          <w:tab/>
        </w:r>
        <w:r w:rsidR="00B16C7E">
          <w:rPr>
            <w:noProof/>
            <w:webHidden/>
          </w:rPr>
          <w:fldChar w:fldCharType="begin"/>
        </w:r>
        <w:r w:rsidR="00B16C7E">
          <w:rPr>
            <w:noProof/>
            <w:webHidden/>
          </w:rPr>
          <w:instrText xml:space="preserve"> PAGEREF _Toc35510373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44EC1CF8" w14:textId="7A7D6907" w:rsidR="00B16C7E" w:rsidRDefault="00DB0711">
      <w:pPr>
        <w:pStyle w:val="afd"/>
        <w:tabs>
          <w:tab w:val="right" w:leader="dot" w:pos="8296"/>
        </w:tabs>
        <w:ind w:left="840" w:hanging="420"/>
        <w:rPr>
          <w:noProof/>
        </w:rPr>
      </w:pPr>
      <w:hyperlink w:anchor="_Toc35510374" w:history="1">
        <w:r w:rsidR="00B16C7E" w:rsidRPr="00FA2C8F">
          <w:rPr>
            <w:rStyle w:val="ab"/>
            <w:noProof/>
          </w:rPr>
          <w:t>图表</w:t>
        </w:r>
        <w:r w:rsidR="00B16C7E" w:rsidRPr="00FA2C8F">
          <w:rPr>
            <w:rStyle w:val="ab"/>
            <w:noProof/>
          </w:rPr>
          <w:t xml:space="preserve"> 48</w:t>
        </w:r>
        <w:r w:rsidR="00B16C7E" w:rsidRPr="00FA2C8F">
          <w:rPr>
            <w:rStyle w:val="ab"/>
            <w:noProof/>
          </w:rPr>
          <w:t>频谱对比分析</w:t>
        </w:r>
        <w:r w:rsidR="00B16C7E">
          <w:rPr>
            <w:noProof/>
            <w:webHidden/>
          </w:rPr>
          <w:tab/>
        </w:r>
        <w:r w:rsidR="00B16C7E">
          <w:rPr>
            <w:noProof/>
            <w:webHidden/>
          </w:rPr>
          <w:fldChar w:fldCharType="begin"/>
        </w:r>
        <w:r w:rsidR="00B16C7E">
          <w:rPr>
            <w:noProof/>
            <w:webHidden/>
          </w:rPr>
          <w:instrText xml:space="preserve"> PAGEREF _Toc35510374 \h </w:instrText>
        </w:r>
        <w:r w:rsidR="00B16C7E">
          <w:rPr>
            <w:noProof/>
            <w:webHidden/>
          </w:rPr>
        </w:r>
        <w:r w:rsidR="00B16C7E">
          <w:rPr>
            <w:noProof/>
            <w:webHidden/>
          </w:rPr>
          <w:fldChar w:fldCharType="separate"/>
        </w:r>
        <w:r w:rsidR="00B16C7E">
          <w:rPr>
            <w:noProof/>
            <w:webHidden/>
          </w:rPr>
          <w:t>74</w:t>
        </w:r>
        <w:r w:rsidR="00B16C7E">
          <w:rPr>
            <w:noProof/>
            <w:webHidden/>
          </w:rPr>
          <w:fldChar w:fldCharType="end"/>
        </w:r>
      </w:hyperlink>
    </w:p>
    <w:p w14:paraId="18926CC6" w14:textId="3120334E" w:rsidR="00662D71" w:rsidRDefault="0081569F" w:rsidP="00C0023E">
      <w:pPr>
        <w:pStyle w:val="afd"/>
        <w:tabs>
          <w:tab w:val="right" w:leader="dot" w:pos="8296"/>
        </w:tabs>
        <w:ind w:leftChars="0" w:firstLineChars="0" w:firstLine="0"/>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4463A226" w14:textId="77777777" w:rsidR="0091309E" w:rsidRDefault="0091309E">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2F89D82B" w14:textId="61DBC404"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91309E">
        <w:rPr>
          <w:rFonts w:ascii="&amp;quot" w:eastAsia="宋体" w:hAnsi="&amp;quot" w:cs="宋体" w:hint="eastAsia"/>
          <w:color w:val="4D4D4D"/>
          <w:kern w:val="0"/>
          <w:sz w:val="24"/>
          <w:szCs w:val="24"/>
        </w:rPr>
        <w:instrText xml:space="preserve"> TOC \h \z \c "</w:instrText>
      </w:r>
      <w:r w:rsidR="0091309E">
        <w:rPr>
          <w:rFonts w:ascii="&amp;quot" w:eastAsia="宋体" w:hAnsi="&amp;quot" w:cs="宋体" w:hint="eastAsia"/>
          <w:color w:val="4D4D4D"/>
          <w:kern w:val="0"/>
          <w:sz w:val="24"/>
          <w:szCs w:val="24"/>
        </w:rPr>
        <w:instrText>表格</w:instrText>
      </w:r>
      <w:r w:rsidR="0091309E">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75" w:history="1">
        <w:r w:rsidR="00B16C7E" w:rsidRPr="0013460C">
          <w:rPr>
            <w:rStyle w:val="ab"/>
            <w:noProof/>
          </w:rPr>
          <w:t>表格</w:t>
        </w:r>
        <w:r w:rsidR="00B16C7E" w:rsidRPr="0013460C">
          <w:rPr>
            <w:rStyle w:val="ab"/>
            <w:noProof/>
          </w:rPr>
          <w:t xml:space="preserve"> 1</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_Toc35510375 \h </w:instrText>
        </w:r>
        <w:r w:rsidR="00B16C7E">
          <w:rPr>
            <w:noProof/>
            <w:webHidden/>
          </w:rPr>
        </w:r>
        <w:r w:rsidR="00B16C7E">
          <w:rPr>
            <w:noProof/>
            <w:webHidden/>
          </w:rPr>
          <w:fldChar w:fldCharType="separate"/>
        </w:r>
        <w:r w:rsidR="00B16C7E">
          <w:rPr>
            <w:noProof/>
            <w:webHidden/>
          </w:rPr>
          <w:t>14</w:t>
        </w:r>
        <w:r w:rsidR="00B16C7E">
          <w:rPr>
            <w:noProof/>
            <w:webHidden/>
          </w:rPr>
          <w:fldChar w:fldCharType="end"/>
        </w:r>
      </w:hyperlink>
    </w:p>
    <w:p w14:paraId="5636B2FA" w14:textId="189F51BB" w:rsidR="00B16C7E" w:rsidRDefault="00DB0711">
      <w:pPr>
        <w:pStyle w:val="afd"/>
        <w:tabs>
          <w:tab w:val="right" w:leader="dot" w:pos="8296"/>
        </w:tabs>
        <w:ind w:left="840" w:hanging="420"/>
        <w:rPr>
          <w:noProof/>
        </w:rPr>
      </w:pPr>
      <w:hyperlink w:anchor="_Toc35510376" w:history="1">
        <w:r w:rsidR="00B16C7E" w:rsidRPr="0013460C">
          <w:rPr>
            <w:rStyle w:val="ab"/>
            <w:noProof/>
          </w:rPr>
          <w:t>表格</w:t>
        </w:r>
        <w:r w:rsidR="00B16C7E" w:rsidRPr="0013460C">
          <w:rPr>
            <w:rStyle w:val="ab"/>
            <w:noProof/>
          </w:rPr>
          <w:t xml:space="preserve"> 2</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_Toc35510376 \h </w:instrText>
        </w:r>
        <w:r w:rsidR="00B16C7E">
          <w:rPr>
            <w:noProof/>
            <w:webHidden/>
          </w:rPr>
        </w:r>
        <w:r w:rsidR="00B16C7E">
          <w:rPr>
            <w:noProof/>
            <w:webHidden/>
          </w:rPr>
          <w:fldChar w:fldCharType="separate"/>
        </w:r>
        <w:r w:rsidR="00B16C7E">
          <w:rPr>
            <w:noProof/>
            <w:webHidden/>
          </w:rPr>
          <w:t>16</w:t>
        </w:r>
        <w:r w:rsidR="00B16C7E">
          <w:rPr>
            <w:noProof/>
            <w:webHidden/>
          </w:rPr>
          <w:fldChar w:fldCharType="end"/>
        </w:r>
      </w:hyperlink>
    </w:p>
    <w:p w14:paraId="0B7CF3FF" w14:textId="21844B62" w:rsidR="00B16C7E" w:rsidRDefault="00DB0711">
      <w:pPr>
        <w:pStyle w:val="afd"/>
        <w:tabs>
          <w:tab w:val="right" w:leader="dot" w:pos="8296"/>
        </w:tabs>
        <w:ind w:left="840" w:hanging="420"/>
        <w:rPr>
          <w:noProof/>
        </w:rPr>
      </w:pPr>
      <w:hyperlink w:anchor="_Toc35510377" w:history="1">
        <w:r w:rsidR="00B16C7E" w:rsidRPr="0013460C">
          <w:rPr>
            <w:rStyle w:val="ab"/>
            <w:noProof/>
          </w:rPr>
          <w:t>表格</w:t>
        </w:r>
        <w:r w:rsidR="00B16C7E" w:rsidRPr="0013460C">
          <w:rPr>
            <w:rStyle w:val="ab"/>
            <w:noProof/>
          </w:rPr>
          <w:t xml:space="preserve"> 3RS </w:t>
        </w:r>
        <w:r w:rsidR="00B16C7E" w:rsidRPr="0013460C">
          <w:rPr>
            <w:rStyle w:val="ab"/>
            <w:noProof/>
          </w:rPr>
          <w:t>编码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_Toc35510377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3A92293" w14:textId="7DE5F695" w:rsidR="00B16C7E" w:rsidRDefault="00DB0711">
      <w:pPr>
        <w:pStyle w:val="afd"/>
        <w:tabs>
          <w:tab w:val="right" w:leader="dot" w:pos="8296"/>
        </w:tabs>
        <w:ind w:left="840" w:hanging="420"/>
        <w:rPr>
          <w:noProof/>
        </w:rPr>
      </w:pPr>
      <w:hyperlink w:anchor="_Toc35510378" w:history="1">
        <w:r w:rsidR="00B16C7E" w:rsidRPr="0013460C">
          <w:rPr>
            <w:rStyle w:val="ab"/>
            <w:noProof/>
          </w:rPr>
          <w:t>表格</w:t>
        </w:r>
        <w:r w:rsidR="00B16C7E" w:rsidRPr="0013460C">
          <w:rPr>
            <w:rStyle w:val="ab"/>
            <w:noProof/>
          </w:rPr>
          <w:t xml:space="preserve"> 4RS</w:t>
        </w:r>
        <w:r w:rsidR="00B16C7E" w:rsidRPr="0013460C">
          <w:rPr>
            <w:rStyle w:val="ab"/>
            <w:noProof/>
          </w:rPr>
          <w:t>译码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AA0504C" w14:textId="6D207E2E" w:rsidR="00B16C7E" w:rsidRDefault="00DB0711">
      <w:pPr>
        <w:pStyle w:val="afd"/>
        <w:tabs>
          <w:tab w:val="right" w:leader="dot" w:pos="8296"/>
        </w:tabs>
        <w:ind w:left="840" w:hanging="420"/>
        <w:rPr>
          <w:noProof/>
        </w:rPr>
      </w:pPr>
      <w:hyperlink w:anchor="_Toc35510379" w:history="1">
        <w:r w:rsidR="00B16C7E" w:rsidRPr="0013460C">
          <w:rPr>
            <w:rStyle w:val="ab"/>
            <w:noProof/>
          </w:rPr>
          <w:t>表格</w:t>
        </w:r>
        <w:r w:rsidR="00B16C7E" w:rsidRPr="0013460C">
          <w:rPr>
            <w:rStyle w:val="ab"/>
            <w:noProof/>
          </w:rPr>
          <w:t xml:space="preserve"> 5</w:t>
        </w:r>
        <w:r w:rsidR="00B16C7E" w:rsidRPr="0013460C">
          <w:rPr>
            <w:rStyle w:val="ab"/>
            <w:noProof/>
          </w:rPr>
          <w:t>交织解交织管脚描述</w:t>
        </w:r>
        <w:r w:rsidR="00B16C7E">
          <w:rPr>
            <w:noProof/>
            <w:webHidden/>
          </w:rPr>
          <w:tab/>
        </w:r>
        <w:r w:rsidR="00B16C7E">
          <w:rPr>
            <w:noProof/>
            <w:webHidden/>
          </w:rPr>
          <w:fldChar w:fldCharType="begin"/>
        </w:r>
        <w:r w:rsidR="00B16C7E">
          <w:rPr>
            <w:noProof/>
            <w:webHidden/>
          </w:rPr>
          <w:instrText xml:space="preserve"> PAGEREF _Toc35510379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133546DC" w14:textId="58378AD5" w:rsidR="00B16C7E" w:rsidRDefault="00DB0711">
      <w:pPr>
        <w:pStyle w:val="afd"/>
        <w:tabs>
          <w:tab w:val="right" w:leader="dot" w:pos="8296"/>
        </w:tabs>
        <w:ind w:left="840" w:hanging="420"/>
        <w:rPr>
          <w:noProof/>
        </w:rPr>
      </w:pPr>
      <w:hyperlink w:anchor="_Toc35510380" w:history="1">
        <w:r w:rsidR="00B16C7E" w:rsidRPr="0013460C">
          <w:rPr>
            <w:rStyle w:val="ab"/>
            <w:noProof/>
          </w:rPr>
          <w:t>表格</w:t>
        </w:r>
        <w:r w:rsidR="00B16C7E" w:rsidRPr="0013460C">
          <w:rPr>
            <w:rStyle w:val="ab"/>
            <w:noProof/>
          </w:rPr>
          <w:t xml:space="preserve"> 864QAM</w:t>
        </w:r>
        <w:r w:rsidR="00B16C7E" w:rsidRPr="0013460C">
          <w:rPr>
            <w:rStyle w:val="ab"/>
            <w:noProof/>
          </w:rPr>
          <w:t>输入比特</w:t>
        </w:r>
        <w:r w:rsidR="00B16C7E" w:rsidRPr="0013460C">
          <w:rPr>
            <w:rStyle w:val="ab"/>
            <w:noProof/>
          </w:rPr>
          <w:t>IQ</w:t>
        </w:r>
        <w:r w:rsidR="00B16C7E" w:rsidRPr="0013460C">
          <w:rPr>
            <w:rStyle w:val="ab"/>
            <w:noProof/>
          </w:rPr>
          <w:t>对应关系</w:t>
        </w:r>
        <w:r w:rsidR="00B16C7E">
          <w:rPr>
            <w:noProof/>
            <w:webHidden/>
          </w:rPr>
          <w:tab/>
        </w:r>
        <w:r w:rsidR="00B16C7E">
          <w:rPr>
            <w:noProof/>
            <w:webHidden/>
          </w:rPr>
          <w:fldChar w:fldCharType="begin"/>
        </w:r>
        <w:r w:rsidR="00B16C7E">
          <w:rPr>
            <w:noProof/>
            <w:webHidden/>
          </w:rPr>
          <w:instrText xml:space="preserve"> PAGEREF _Toc35510380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7DEC11D4" w14:textId="0CD17C7F" w:rsidR="00B16C7E" w:rsidRDefault="00DB0711">
      <w:pPr>
        <w:pStyle w:val="afd"/>
        <w:tabs>
          <w:tab w:val="right" w:leader="dot" w:pos="8296"/>
        </w:tabs>
        <w:ind w:left="840" w:hanging="420"/>
        <w:rPr>
          <w:noProof/>
        </w:rPr>
      </w:pPr>
      <w:hyperlink w:anchor="_Toc35510381" w:history="1">
        <w:r w:rsidR="00B16C7E" w:rsidRPr="0013460C">
          <w:rPr>
            <w:rStyle w:val="ab"/>
            <w:noProof/>
          </w:rPr>
          <w:t>表格</w:t>
        </w:r>
        <w:r w:rsidR="00B16C7E" w:rsidRPr="0013460C">
          <w:rPr>
            <w:rStyle w:val="ab"/>
            <w:noProof/>
          </w:rPr>
          <w:t xml:space="preserve"> 11</w:t>
        </w:r>
        <w:r w:rsidR="00B16C7E" w:rsidRPr="0013460C">
          <w:rPr>
            <w:rStyle w:val="ab"/>
            <w:noProof/>
          </w:rPr>
          <w:t>判决阈值及其表示</w:t>
        </w:r>
        <w:r w:rsidR="00B16C7E">
          <w:rPr>
            <w:noProof/>
            <w:webHidden/>
          </w:rPr>
          <w:tab/>
        </w:r>
        <w:r w:rsidR="00B16C7E">
          <w:rPr>
            <w:noProof/>
            <w:webHidden/>
          </w:rPr>
          <w:fldChar w:fldCharType="begin"/>
        </w:r>
        <w:r w:rsidR="00B16C7E">
          <w:rPr>
            <w:noProof/>
            <w:webHidden/>
          </w:rPr>
          <w:instrText xml:space="preserve"> PAGEREF _Toc35510381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6474DCC9" w14:textId="51202B16" w:rsidR="00B16C7E" w:rsidRDefault="00DB0711">
      <w:pPr>
        <w:pStyle w:val="afd"/>
        <w:tabs>
          <w:tab w:val="right" w:leader="dot" w:pos="8296"/>
        </w:tabs>
        <w:ind w:left="840" w:hanging="420"/>
        <w:rPr>
          <w:noProof/>
        </w:rPr>
      </w:pPr>
      <w:hyperlink w:anchor="_Toc35510382" w:history="1">
        <w:r w:rsidR="00B16C7E" w:rsidRPr="0013460C">
          <w:rPr>
            <w:rStyle w:val="ab"/>
            <w:noProof/>
          </w:rPr>
          <w:t>表格</w:t>
        </w:r>
        <w:r w:rsidR="00B16C7E" w:rsidRPr="0013460C">
          <w:rPr>
            <w:rStyle w:val="ab"/>
            <w:noProof/>
          </w:rPr>
          <w:t xml:space="preserve"> 13FIR compiler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_Toc35510382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72470513" w14:textId="5EB97249" w:rsidR="00B16C7E" w:rsidRDefault="00DB0711">
      <w:pPr>
        <w:pStyle w:val="afd"/>
        <w:tabs>
          <w:tab w:val="right" w:leader="dot" w:pos="8296"/>
        </w:tabs>
        <w:ind w:left="840" w:hanging="420"/>
        <w:rPr>
          <w:noProof/>
        </w:rPr>
      </w:pPr>
      <w:hyperlink w:anchor="_Toc35510383" w:history="1">
        <w:r w:rsidR="00B16C7E" w:rsidRPr="0013460C">
          <w:rPr>
            <w:rStyle w:val="ab"/>
            <w:noProof/>
          </w:rPr>
          <w:t>表格</w:t>
        </w:r>
        <w:r w:rsidR="00B16C7E" w:rsidRPr="0013460C">
          <w:rPr>
            <w:rStyle w:val="ab"/>
            <w:noProof/>
          </w:rPr>
          <w:t xml:space="preserve"> 14DDS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_Toc35510383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2EA98A2E" w14:textId="299AA5FC" w:rsidR="00265A9B" w:rsidRDefault="0081569F" w:rsidP="0012455F">
      <w:pPr>
        <w:widowControl/>
        <w:spacing w:after="240" w:line="390" w:lineRule="atLeast"/>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3926C3B4" w14:textId="77777777" w:rsidR="00095A57" w:rsidRPr="00265A9B" w:rsidRDefault="00265A9B">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1F2EA4B0" w14:textId="6C713631" w:rsidR="00095A57" w:rsidRDefault="00862EE6" w:rsidP="00A45160">
      <w:pPr>
        <w:pStyle w:val="1"/>
        <w:numPr>
          <w:ilvl w:val="0"/>
          <w:numId w:val="1"/>
        </w:numPr>
      </w:pPr>
      <w:bookmarkStart w:id="0" w:name="_Toc35510264"/>
      <w:r>
        <w:rPr>
          <w:rFonts w:hint="eastAsia"/>
        </w:rPr>
        <w:lastRenderedPageBreak/>
        <w:t>概述</w:t>
      </w:r>
      <w:bookmarkEnd w:id="0"/>
    </w:p>
    <w:p w14:paraId="4D543FF1" w14:textId="1ED2CA61" w:rsidR="00541260" w:rsidRPr="00541260" w:rsidRDefault="00541260" w:rsidP="00A45160">
      <w:pPr>
        <w:pStyle w:val="2"/>
        <w:numPr>
          <w:ilvl w:val="1"/>
          <w:numId w:val="1"/>
        </w:numPr>
      </w:pPr>
      <w:bookmarkStart w:id="1" w:name="_Toc35510265"/>
      <w:r>
        <w:rPr>
          <w:rFonts w:hint="eastAsia"/>
        </w:rPr>
        <w:t>整体功能</w:t>
      </w:r>
      <w:bookmarkEnd w:id="1"/>
    </w:p>
    <w:p w14:paraId="0DD0284B" w14:textId="77777777" w:rsidR="00815E9E" w:rsidRPr="00E564F7" w:rsidRDefault="00815E9E" w:rsidP="00815E9E">
      <w:pPr>
        <w:rPr>
          <w:color w:val="FF0000"/>
        </w:rPr>
      </w:pPr>
      <w:r w:rsidRPr="00E564F7">
        <w:rPr>
          <w:rFonts w:hint="eastAsia"/>
          <w:color w:val="FF0000"/>
        </w:rPr>
        <w:t>TPU</w:t>
      </w:r>
      <w:r w:rsidRPr="00E564F7">
        <w:rPr>
          <w:rFonts w:hint="eastAsia"/>
          <w:color w:val="FF0000"/>
        </w:rPr>
        <w:t>基带处理板核心基带处理器件为</w:t>
      </w:r>
      <w:r w:rsidRPr="00E564F7">
        <w:rPr>
          <w:rFonts w:hint="eastAsia"/>
          <w:color w:val="FF0000"/>
        </w:rPr>
        <w:t>FPGA</w:t>
      </w:r>
      <w:r w:rsidRPr="00E564F7">
        <w:rPr>
          <w:rFonts w:hint="eastAsia"/>
          <w:color w:val="FF0000"/>
        </w:rPr>
        <w:t>，其实现功能框图如下：</w:t>
      </w:r>
    </w:p>
    <w:p w14:paraId="05A677C0" w14:textId="452AA6D2" w:rsidR="00706835" w:rsidRDefault="007126B0" w:rsidP="00A129E7">
      <w:r>
        <w:object w:dxaOrig="17880" w:dyaOrig="4350" w14:anchorId="4839E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414.9pt;height:100.8pt" o:ole="">
            <v:imagedata r:id="rId8" o:title=""/>
          </v:shape>
          <o:OLEObject Type="Embed" ProgID="Visio.Drawing.15" ShapeID="_x0000_i1167" DrawAspect="Content" ObjectID="_1665477886" r:id="rId9"/>
        </w:object>
      </w:r>
    </w:p>
    <w:p w14:paraId="5E4CC48F" w14:textId="71E61F78" w:rsidR="000E7E9B" w:rsidRPr="00E564F7" w:rsidRDefault="000B7E45" w:rsidP="000B7E45">
      <w:pPr>
        <w:pStyle w:val="af7"/>
        <w:jc w:val="center"/>
        <w:rPr>
          <w:color w:val="FF0000"/>
        </w:rPr>
      </w:pPr>
      <w:bookmarkStart w:id="2" w:name="_Ref27139874"/>
      <w:bookmarkStart w:id="3" w:name="_Ref27139866"/>
      <w:bookmarkStart w:id="4" w:name="_Toc35510327"/>
      <w:r w:rsidRPr="00E564F7">
        <w:rPr>
          <w:rFonts w:hint="eastAsia"/>
          <w:color w:val="FF0000"/>
        </w:rPr>
        <w:t>图表</w:t>
      </w:r>
      <w:r w:rsidRPr="00E564F7">
        <w:rPr>
          <w:rFonts w:hint="eastAsia"/>
          <w:color w:val="FF0000"/>
        </w:rPr>
        <w:t xml:space="preserve"> </w:t>
      </w:r>
      <w:r w:rsidR="0081569F" w:rsidRPr="00E564F7">
        <w:rPr>
          <w:color w:val="FF0000"/>
        </w:rPr>
        <w:fldChar w:fldCharType="begin"/>
      </w:r>
      <w:r w:rsidRPr="00E564F7">
        <w:rPr>
          <w:color w:val="FF0000"/>
        </w:rPr>
        <w:instrText xml:space="preserve"> </w:instrText>
      </w:r>
      <w:r w:rsidRPr="00E564F7">
        <w:rPr>
          <w:rFonts w:hint="eastAsia"/>
          <w:color w:val="FF0000"/>
        </w:rPr>
        <w:instrText xml:space="preserve">SEQ </w:instrText>
      </w:r>
      <w:r w:rsidRPr="00E564F7">
        <w:rPr>
          <w:rFonts w:hint="eastAsia"/>
          <w:color w:val="FF0000"/>
        </w:rPr>
        <w:instrText>图表</w:instrText>
      </w:r>
      <w:r w:rsidRPr="00E564F7">
        <w:rPr>
          <w:rFonts w:hint="eastAsia"/>
          <w:color w:val="FF0000"/>
        </w:rPr>
        <w:instrText xml:space="preserve"> \* ARABIC</w:instrText>
      </w:r>
      <w:r w:rsidRPr="00E564F7">
        <w:rPr>
          <w:color w:val="FF0000"/>
        </w:rPr>
        <w:instrText xml:space="preserve"> </w:instrText>
      </w:r>
      <w:r w:rsidR="0081569F" w:rsidRPr="00E564F7">
        <w:rPr>
          <w:color w:val="FF0000"/>
        </w:rPr>
        <w:fldChar w:fldCharType="separate"/>
      </w:r>
      <w:r w:rsidR="001F572E" w:rsidRPr="00E564F7">
        <w:rPr>
          <w:noProof/>
          <w:color w:val="FF0000"/>
        </w:rPr>
        <w:t>1</w:t>
      </w:r>
      <w:r w:rsidR="0081569F" w:rsidRPr="00E564F7">
        <w:rPr>
          <w:color w:val="FF0000"/>
        </w:rPr>
        <w:fldChar w:fldCharType="end"/>
      </w:r>
      <w:bookmarkEnd w:id="2"/>
      <w:r w:rsidRPr="00E564F7">
        <w:rPr>
          <w:rFonts w:hint="eastAsia"/>
          <w:color w:val="FF0000"/>
        </w:rPr>
        <w:t>回传方案基带整体功能框图</w:t>
      </w:r>
      <w:bookmarkEnd w:id="3"/>
      <w:bookmarkEnd w:id="4"/>
    </w:p>
    <w:p w14:paraId="421D8A8D" w14:textId="20998030" w:rsidR="00815E9E" w:rsidRPr="00E564F7" w:rsidRDefault="00163B21" w:rsidP="00865A6C">
      <w:pPr>
        <w:rPr>
          <w:color w:val="FF0000"/>
        </w:rPr>
      </w:pPr>
      <w:del w:id="5" w:author="曹 会扬" w:date="2019-12-07T17:35:00Z">
        <w:r w:rsidRPr="00E564F7" w:rsidDel="00E72482">
          <w:rPr>
            <w:color w:val="FF0000"/>
          </w:rPr>
          <w:object w:dxaOrig="18053" w:dyaOrig="4303" w14:anchorId="613D4372">
            <v:shape id="_x0000_i1026" type="#_x0000_t75" style="width:427.8pt;height:116.4pt" o:ole="">
              <v:imagedata r:id="rId10" o:title=""/>
            </v:shape>
            <o:OLEObject Type="Embed" ProgID="Visio.Drawing.11" ShapeID="_x0000_i1026" DrawAspect="Content" ObjectID="_1665477887" r:id="rId11"/>
          </w:object>
        </w:r>
      </w:del>
      <w:ins w:id="6" w:author="xbany" w:date="2019-12-07T15:50:00Z">
        <w:r w:rsidR="00791D60" w:rsidRPr="00E564F7">
          <w:rPr>
            <w:rFonts w:hint="eastAsia"/>
            <w:color w:val="FF0000"/>
          </w:rPr>
          <w:t>大回环：</w:t>
        </w:r>
        <w:r w:rsidR="00791D60" w:rsidRPr="00E564F7">
          <w:rPr>
            <w:rFonts w:hint="eastAsia"/>
            <w:color w:val="FF0000"/>
          </w:rPr>
          <w:t>C</w:t>
        </w:r>
      </w:ins>
      <w:ins w:id="7" w:author="xbany" w:date="2019-12-07T15:51:00Z">
        <w:r w:rsidR="00791D60" w:rsidRPr="00E564F7">
          <w:rPr>
            <w:rFonts w:hint="eastAsia"/>
            <w:color w:val="FF0000"/>
          </w:rPr>
          <w:t>XU</w:t>
        </w:r>
      </w:ins>
      <w:r w:rsidR="00332AE0" w:rsidRPr="00E564F7">
        <w:rPr>
          <w:rFonts w:hint="eastAsia"/>
          <w:color w:val="FF0000"/>
        </w:rPr>
        <w:t>(</w:t>
      </w:r>
      <w:r w:rsidR="00332AE0" w:rsidRPr="00E564F7">
        <w:rPr>
          <w:rFonts w:ascii="Arial" w:hAnsi="Arial" w:cs="Arial"/>
          <w:color w:val="FF0000"/>
          <w:sz w:val="20"/>
          <w:szCs w:val="20"/>
          <w:shd w:val="clear" w:color="auto" w:fill="FFFFFF"/>
        </w:rPr>
        <w:t>Configuration Switch Unit,</w:t>
      </w:r>
      <w:r w:rsidR="00332AE0" w:rsidRPr="00E564F7">
        <w:rPr>
          <w:rFonts w:ascii="Arial" w:hAnsi="Arial" w:cs="Arial"/>
          <w:color w:val="FF0000"/>
          <w:sz w:val="20"/>
          <w:szCs w:val="20"/>
          <w:shd w:val="clear" w:color="auto" w:fill="FFFFFF"/>
        </w:rPr>
        <w:t>配置交换单元</w:t>
      </w:r>
      <w:r w:rsidR="00332AE0" w:rsidRPr="00E564F7">
        <w:rPr>
          <w:color w:val="FF0000"/>
        </w:rPr>
        <w:t>)</w:t>
      </w:r>
      <w:ins w:id="8" w:author="xbany" w:date="2019-12-07T15:51:00Z">
        <w:r w:rsidR="00791D60" w:rsidRPr="00E564F7">
          <w:rPr>
            <w:rFonts w:hint="eastAsia"/>
            <w:color w:val="FF0000"/>
          </w:rPr>
          <w:t>、</w:t>
        </w:r>
        <w:r w:rsidR="00791D60" w:rsidRPr="00E564F7">
          <w:rPr>
            <w:rFonts w:hint="eastAsia"/>
            <w:color w:val="FF0000"/>
          </w:rPr>
          <w:t>RFU</w:t>
        </w:r>
      </w:ins>
      <w:r w:rsidR="00332AE0" w:rsidRPr="00E564F7">
        <w:rPr>
          <w:color w:val="FF0000"/>
        </w:rPr>
        <w:t>(</w:t>
      </w:r>
      <w:r w:rsidR="00332AE0" w:rsidRPr="00E564F7">
        <w:rPr>
          <w:rFonts w:ascii="Arial" w:hAnsi="Arial" w:cs="Arial"/>
          <w:color w:val="FF0000"/>
          <w:sz w:val="20"/>
          <w:szCs w:val="20"/>
          <w:shd w:val="clear" w:color="auto" w:fill="FFFFFF"/>
        </w:rPr>
        <w:t>Radio Frequency Unit,</w:t>
      </w:r>
      <w:r w:rsidR="00332AE0" w:rsidRPr="00E564F7">
        <w:rPr>
          <w:rFonts w:ascii="Arial" w:hAnsi="Arial" w:cs="Arial" w:hint="eastAsia"/>
          <w:color w:val="FF0000"/>
          <w:sz w:val="20"/>
          <w:szCs w:val="20"/>
          <w:shd w:val="clear" w:color="auto" w:fill="FFFFFF"/>
        </w:rPr>
        <w:t>无线射频单元</w:t>
      </w:r>
      <w:r w:rsidR="00332AE0" w:rsidRPr="00E564F7">
        <w:rPr>
          <w:color w:val="FF0000"/>
        </w:rPr>
        <w:t>)</w:t>
      </w:r>
      <w:ins w:id="9" w:author="xbany" w:date="2019-12-07T15:51:00Z">
        <w:r w:rsidR="00791D60" w:rsidRPr="00E564F7">
          <w:rPr>
            <w:rFonts w:hint="eastAsia"/>
            <w:color w:val="FF0000"/>
          </w:rPr>
          <w:t>；小回环：</w:t>
        </w:r>
        <w:r w:rsidR="00791D60" w:rsidRPr="00E564F7">
          <w:rPr>
            <w:rFonts w:hint="eastAsia"/>
            <w:color w:val="FF0000"/>
          </w:rPr>
          <w:t>RFU</w:t>
        </w:r>
        <w:r w:rsidR="00791D60" w:rsidRPr="00E564F7">
          <w:rPr>
            <w:rFonts w:hint="eastAsia"/>
            <w:color w:val="FF0000"/>
          </w:rPr>
          <w:t>；</w:t>
        </w:r>
      </w:ins>
    </w:p>
    <w:p w14:paraId="26DFBFB2" w14:textId="6C7B5AE2" w:rsidR="00C3678E" w:rsidRPr="005E5EDD" w:rsidRDefault="007126B0" w:rsidP="00C3678E">
      <w:pPr>
        <w:rPr>
          <w:color w:val="FF0000"/>
        </w:rPr>
      </w:pPr>
      <w:r w:rsidRPr="007126B0">
        <w:rPr>
          <w:rFonts w:hint="eastAsia"/>
          <w:color w:val="FF0000"/>
        </w:rPr>
        <w:t>如</w:t>
      </w:r>
      <w:r w:rsidRPr="007126B0">
        <w:rPr>
          <w:rFonts w:hint="eastAsia"/>
          <w:color w:val="FF0000"/>
        </w:rPr>
        <w:t>回传方案基带整体供能框图</w:t>
      </w:r>
      <w:r w:rsidRPr="007126B0">
        <w:rPr>
          <w:rFonts w:hint="eastAsia"/>
          <w:color w:val="FF0000"/>
        </w:rPr>
        <w:t>所示。</w:t>
      </w:r>
      <w:r w:rsidR="00815E9E" w:rsidRPr="00E564F7">
        <w:rPr>
          <w:rFonts w:hint="eastAsia"/>
          <w:color w:val="FF0000"/>
        </w:rPr>
        <w:t>TPU</w:t>
      </w:r>
      <w:r w:rsidR="00815E9E" w:rsidRPr="00E564F7">
        <w:rPr>
          <w:rFonts w:hint="eastAsia"/>
          <w:color w:val="FF0000"/>
        </w:rPr>
        <w:t>基带处理板的下行功能流程为</w:t>
      </w:r>
      <w:r w:rsidR="00766EA6" w:rsidRPr="00E564F7">
        <w:rPr>
          <w:rFonts w:hint="eastAsia"/>
          <w:color w:val="FF0000"/>
        </w:rPr>
        <w:t>：</w:t>
      </w:r>
      <w:r w:rsidR="00815E9E" w:rsidRPr="00E564F7">
        <w:rPr>
          <w:color w:val="FF0000"/>
        </w:rPr>
        <w:t>FPGA</w:t>
      </w:r>
      <w:r w:rsidR="00815E9E" w:rsidRPr="00E564F7">
        <w:rPr>
          <w:rFonts w:hint="eastAsia"/>
          <w:color w:val="FF0000"/>
        </w:rPr>
        <w:t>通过</w:t>
      </w:r>
      <w:r w:rsidR="00815E9E" w:rsidRPr="00E564F7">
        <w:rPr>
          <w:rFonts w:hint="eastAsia"/>
          <w:color w:val="FF0000"/>
        </w:rPr>
        <w:t>SFP</w:t>
      </w:r>
      <w:r w:rsidR="00815E9E" w:rsidRPr="00E564F7">
        <w:rPr>
          <w:rFonts w:hint="eastAsia"/>
          <w:color w:val="FF0000"/>
        </w:rPr>
        <w:t>光模块接口接收来自</w:t>
      </w:r>
      <w:r w:rsidR="00815E9E" w:rsidRPr="00E564F7">
        <w:rPr>
          <w:rFonts w:hint="eastAsia"/>
          <w:color w:val="FF0000"/>
        </w:rPr>
        <w:t>CCU</w:t>
      </w:r>
      <w:r w:rsidR="00DE3E8E" w:rsidRPr="00E564F7">
        <w:rPr>
          <w:color w:val="FF0000"/>
        </w:rPr>
        <w:t>(</w:t>
      </w:r>
      <w:r w:rsidR="00DE3E8E" w:rsidRPr="00E564F7">
        <w:rPr>
          <w:rFonts w:ascii="Arial" w:hAnsi="Arial" w:cs="Arial"/>
          <w:color w:val="FF0000"/>
          <w:szCs w:val="21"/>
          <w:shd w:val="clear" w:color="auto" w:fill="FFFFFF"/>
        </w:rPr>
        <w:t>Communication Control Unit</w:t>
      </w:r>
      <w:r w:rsidR="00DE3E8E" w:rsidRPr="00E564F7">
        <w:rPr>
          <w:rFonts w:ascii="Arial" w:hAnsi="Arial" w:cs="Arial" w:hint="eastAsia"/>
          <w:color w:val="FF0000"/>
          <w:szCs w:val="21"/>
          <w:shd w:val="clear" w:color="auto" w:fill="FFFFFF"/>
        </w:rPr>
        <w:t>通讯控制单元</w:t>
      </w:r>
      <w:r w:rsidR="00DE3E8E" w:rsidRPr="00E564F7">
        <w:rPr>
          <w:color w:val="FF0000"/>
        </w:rPr>
        <w:t>)</w:t>
      </w:r>
      <w:r w:rsidR="00815E9E" w:rsidRPr="00E564F7">
        <w:rPr>
          <w:rFonts w:hint="eastAsia"/>
          <w:color w:val="FF0000"/>
        </w:rPr>
        <w:t>给出的</w:t>
      </w:r>
      <w:r w:rsidR="00815E9E" w:rsidRPr="00E564F7">
        <w:rPr>
          <w:rFonts w:hint="eastAsia"/>
          <w:color w:val="FF0000"/>
        </w:rPr>
        <w:t>10Gbps</w:t>
      </w:r>
      <w:r w:rsidR="00815E9E" w:rsidRPr="00E564F7">
        <w:rPr>
          <w:rFonts w:hint="eastAsia"/>
          <w:color w:val="FF0000"/>
        </w:rPr>
        <w:t>数据码流，在</w:t>
      </w:r>
      <w:r w:rsidR="00815E9E" w:rsidRPr="00E564F7">
        <w:rPr>
          <w:rFonts w:hint="eastAsia"/>
          <w:color w:val="FF0000"/>
        </w:rPr>
        <w:t>TPU</w:t>
      </w:r>
      <w:r w:rsidR="00815E9E" w:rsidRPr="00E564F7">
        <w:rPr>
          <w:rFonts w:hint="eastAsia"/>
          <w:color w:val="FF0000"/>
        </w:rPr>
        <w:t>基带处理板中以</w:t>
      </w:r>
      <w:r w:rsidR="00815E9E" w:rsidRPr="00E564F7">
        <w:rPr>
          <w:color w:val="FF0000"/>
        </w:rPr>
        <w:t>FPGA</w:t>
      </w:r>
      <w:r w:rsidR="00815E9E" w:rsidRPr="00E564F7">
        <w:rPr>
          <w:rFonts w:hint="eastAsia"/>
          <w:color w:val="FF0000"/>
        </w:rPr>
        <w:t>为主辅以</w:t>
      </w:r>
      <w:r w:rsidR="00815E9E" w:rsidRPr="00E564F7">
        <w:rPr>
          <w:color w:val="FF0000"/>
        </w:rPr>
        <w:t>DAC</w:t>
      </w:r>
      <w:r w:rsidR="007A4952" w:rsidRPr="00E564F7">
        <w:rPr>
          <w:rFonts w:hint="eastAsia"/>
          <w:color w:val="FF0000"/>
        </w:rPr>
        <w:t>为辅</w:t>
      </w:r>
      <w:r w:rsidR="00E564F7" w:rsidRPr="00E564F7">
        <w:rPr>
          <w:rFonts w:hint="eastAsia"/>
          <w:color w:val="FF0000"/>
        </w:rPr>
        <w:t>。</w:t>
      </w:r>
      <w:r w:rsidR="00815E9E" w:rsidRPr="00E564F7">
        <w:rPr>
          <w:rFonts w:hint="eastAsia"/>
          <w:color w:val="FF0000"/>
        </w:rPr>
        <w:t>进行</w:t>
      </w:r>
      <w:r w:rsidR="00815E9E" w:rsidRPr="00E564F7">
        <w:rPr>
          <w:color w:val="FF0000"/>
        </w:rPr>
        <w:t>CRC</w:t>
      </w:r>
      <w:r w:rsidR="00AF4843" w:rsidRPr="00E564F7">
        <w:rPr>
          <w:rFonts w:hint="eastAsia"/>
          <w:color w:val="FF0000"/>
        </w:rPr>
        <w:t>、码块分段</w:t>
      </w:r>
      <w:r w:rsidR="00815E9E" w:rsidRPr="00E564F7">
        <w:rPr>
          <w:rFonts w:hint="eastAsia"/>
          <w:color w:val="FF0000"/>
        </w:rPr>
        <w:t>、</w:t>
      </w:r>
      <w:r w:rsidR="00815E9E" w:rsidRPr="00E564F7">
        <w:rPr>
          <w:color w:val="FF0000"/>
        </w:rPr>
        <w:t>ENCODE</w:t>
      </w:r>
      <w:r w:rsidR="00815E9E" w:rsidRPr="00E564F7">
        <w:rPr>
          <w:rFonts w:hint="eastAsia"/>
          <w:color w:val="FF0000"/>
        </w:rPr>
        <w:t>（</w:t>
      </w:r>
      <w:r w:rsidR="00815E9E" w:rsidRPr="00E564F7">
        <w:rPr>
          <w:color w:val="FF0000"/>
        </w:rPr>
        <w:t>LDPC</w:t>
      </w:r>
      <w:r w:rsidR="00E564F7" w:rsidRPr="00E564F7">
        <w:rPr>
          <w:rFonts w:hint="eastAsia"/>
          <w:color w:val="FF0000"/>
        </w:rPr>
        <w:t>/RS</w:t>
      </w:r>
      <w:r w:rsidR="00815E9E" w:rsidRPr="00E564F7">
        <w:rPr>
          <w:rFonts w:hint="eastAsia"/>
          <w:color w:val="FF0000"/>
        </w:rPr>
        <w:t>）、加扰（防止接收端的同频干扰）、调制、数模转换（</w:t>
      </w:r>
      <w:r w:rsidR="00E564F7" w:rsidRPr="00E564F7">
        <w:rPr>
          <w:rFonts w:hint="eastAsia"/>
          <w:color w:val="FF0000"/>
        </w:rPr>
        <w:t>Radio</w:t>
      </w:r>
      <w:r w:rsidR="00E564F7" w:rsidRPr="00E564F7">
        <w:rPr>
          <w:rFonts w:hint="eastAsia"/>
          <w:color w:val="FF0000"/>
        </w:rPr>
        <w:t>模块中的部分功能</w:t>
      </w:r>
      <w:r w:rsidR="00815E9E" w:rsidRPr="00E564F7">
        <w:rPr>
          <w:rFonts w:hint="eastAsia"/>
          <w:color w:val="FF0000"/>
        </w:rPr>
        <w:t>可</w:t>
      </w:r>
      <w:r w:rsidR="00E564F7" w:rsidRPr="00E564F7">
        <w:rPr>
          <w:rFonts w:hint="eastAsia"/>
          <w:color w:val="FF0000"/>
        </w:rPr>
        <w:t>根据实现的需要分配在</w:t>
      </w:r>
      <w:r w:rsidR="00E564F7" w:rsidRPr="00E564F7">
        <w:rPr>
          <w:color w:val="FF0000"/>
        </w:rPr>
        <w:t>FPGA</w:t>
      </w:r>
      <w:r w:rsidR="00E564F7" w:rsidRPr="00E564F7">
        <w:rPr>
          <w:rFonts w:hint="eastAsia"/>
          <w:color w:val="FF0000"/>
        </w:rPr>
        <w:t>或</w:t>
      </w:r>
      <w:r w:rsidR="00815E9E" w:rsidRPr="00E564F7">
        <w:rPr>
          <w:color w:val="FF0000"/>
        </w:rPr>
        <w:t>DAC</w:t>
      </w:r>
      <w:r w:rsidR="00815E9E" w:rsidRPr="00E564F7">
        <w:rPr>
          <w:rFonts w:hint="eastAsia"/>
          <w:color w:val="FF0000"/>
        </w:rPr>
        <w:t>中实现）等工作得到射频端需求的</w:t>
      </w:r>
      <w:r w:rsidR="00815E9E" w:rsidRPr="00E564F7">
        <w:rPr>
          <w:color w:val="FF0000"/>
        </w:rPr>
        <w:t>I</w:t>
      </w:r>
      <w:r w:rsidR="00815E9E" w:rsidRPr="00E564F7">
        <w:rPr>
          <w:rFonts w:hint="eastAsia"/>
          <w:color w:val="FF0000"/>
        </w:rPr>
        <w:t>/</w:t>
      </w:r>
      <w:r w:rsidR="00815E9E" w:rsidRPr="00E564F7">
        <w:rPr>
          <w:color w:val="FF0000"/>
        </w:rPr>
        <w:t>Q</w:t>
      </w:r>
      <w:r w:rsidR="00815E9E" w:rsidRPr="00E564F7">
        <w:rPr>
          <w:rFonts w:hint="eastAsia"/>
          <w:color w:val="FF0000"/>
        </w:rPr>
        <w:t>两路模拟信号，传给射频端</w:t>
      </w:r>
      <w:r w:rsidR="00815E9E" w:rsidRPr="007126B0">
        <w:rPr>
          <w:rFonts w:hint="eastAsia"/>
          <w:color w:val="FF0000"/>
        </w:rPr>
        <w:t>，上行功能流程为反向处理</w:t>
      </w:r>
      <w:r w:rsidRPr="007126B0">
        <w:rPr>
          <w:rFonts w:hint="eastAsia"/>
          <w:color w:val="FF0000"/>
        </w:rPr>
        <w:t>过程</w:t>
      </w:r>
      <w:r w:rsidR="00815E9E" w:rsidRPr="007126B0">
        <w:rPr>
          <w:rFonts w:hint="eastAsia"/>
          <w:color w:val="FF0000"/>
        </w:rPr>
        <w:t>，</w:t>
      </w:r>
      <w:r w:rsidR="00C32529">
        <w:rPr>
          <w:rFonts w:hint="eastAsia"/>
          <w:color w:val="FF0000"/>
        </w:rPr>
        <w:t>射频端的</w:t>
      </w:r>
      <w:r w:rsidR="00C32529" w:rsidRPr="00E564F7">
        <w:rPr>
          <w:color w:val="FF0000"/>
        </w:rPr>
        <w:t>I</w:t>
      </w:r>
      <w:r w:rsidR="00C32529" w:rsidRPr="00E564F7">
        <w:rPr>
          <w:rFonts w:hint="eastAsia"/>
          <w:color w:val="FF0000"/>
        </w:rPr>
        <w:t>/</w:t>
      </w:r>
      <w:r w:rsidR="00C32529" w:rsidRPr="00E564F7">
        <w:rPr>
          <w:color w:val="FF0000"/>
        </w:rPr>
        <w:t>Q</w:t>
      </w:r>
      <w:r w:rsidR="00C32529" w:rsidRPr="00E564F7">
        <w:rPr>
          <w:rFonts w:hint="eastAsia"/>
          <w:color w:val="FF0000"/>
        </w:rPr>
        <w:t>两路模拟信号</w:t>
      </w:r>
      <w:r w:rsidR="00C32529">
        <w:rPr>
          <w:rFonts w:hint="eastAsia"/>
          <w:color w:val="FF0000"/>
        </w:rPr>
        <w:t>经模数转换</w:t>
      </w:r>
      <w:r w:rsidR="00C32529">
        <w:rPr>
          <w:rFonts w:hint="eastAsia"/>
          <w:color w:val="FF0000"/>
        </w:rPr>
        <w:t>（</w:t>
      </w:r>
      <w:r w:rsidR="00C32529" w:rsidRPr="00E564F7">
        <w:rPr>
          <w:rFonts w:hint="eastAsia"/>
          <w:color w:val="FF0000"/>
        </w:rPr>
        <w:t>Radio</w:t>
      </w:r>
      <w:r w:rsidR="00C32529" w:rsidRPr="00E564F7">
        <w:rPr>
          <w:rFonts w:hint="eastAsia"/>
          <w:color w:val="FF0000"/>
        </w:rPr>
        <w:t>模块中的部分功能可根据实现的需要分配在</w:t>
      </w:r>
      <w:r w:rsidR="00C32529" w:rsidRPr="00E564F7">
        <w:rPr>
          <w:color w:val="FF0000"/>
        </w:rPr>
        <w:t>FPGA</w:t>
      </w:r>
      <w:r w:rsidR="00C32529" w:rsidRPr="00E564F7">
        <w:rPr>
          <w:rFonts w:hint="eastAsia"/>
          <w:color w:val="FF0000"/>
        </w:rPr>
        <w:t>或</w:t>
      </w:r>
      <w:r w:rsidR="00C32529">
        <w:rPr>
          <w:rFonts w:hint="eastAsia"/>
          <w:color w:val="FF0000"/>
        </w:rPr>
        <w:t>ADC</w:t>
      </w:r>
      <w:r w:rsidR="00C32529" w:rsidRPr="00E564F7">
        <w:rPr>
          <w:rFonts w:hint="eastAsia"/>
          <w:color w:val="FF0000"/>
        </w:rPr>
        <w:t>中实现</w:t>
      </w:r>
      <w:r w:rsidR="00C32529">
        <w:rPr>
          <w:rFonts w:hint="eastAsia"/>
          <w:color w:val="FF0000"/>
        </w:rPr>
        <w:t>）</w:t>
      </w:r>
      <w:r w:rsidR="00C32529">
        <w:rPr>
          <w:rFonts w:hint="eastAsia"/>
          <w:color w:val="FF0000"/>
        </w:rPr>
        <w:t>、解调、解扰、</w:t>
      </w:r>
      <w:r w:rsidR="00C32529">
        <w:rPr>
          <w:rFonts w:hint="eastAsia"/>
          <w:color w:val="FF0000"/>
        </w:rPr>
        <w:t>Decode</w:t>
      </w:r>
      <w:r w:rsidR="00C32529">
        <w:rPr>
          <w:rFonts w:hint="eastAsia"/>
          <w:color w:val="FF0000"/>
        </w:rPr>
        <w:t>（</w:t>
      </w:r>
      <w:r w:rsidR="00C32529" w:rsidRPr="00E564F7">
        <w:rPr>
          <w:color w:val="FF0000"/>
        </w:rPr>
        <w:t>LDPC</w:t>
      </w:r>
      <w:r w:rsidR="00C32529" w:rsidRPr="00E564F7">
        <w:rPr>
          <w:rFonts w:hint="eastAsia"/>
          <w:color w:val="FF0000"/>
        </w:rPr>
        <w:t>/RS</w:t>
      </w:r>
      <w:r w:rsidR="00C32529">
        <w:rPr>
          <w:rFonts w:hint="eastAsia"/>
          <w:color w:val="FF0000"/>
        </w:rPr>
        <w:t>）、码块聚合，</w:t>
      </w:r>
      <w:r w:rsidR="00C32529">
        <w:rPr>
          <w:rFonts w:hint="eastAsia"/>
          <w:color w:val="FF0000"/>
        </w:rPr>
        <w:t>CR</w:t>
      </w:r>
      <w:r w:rsidR="00F52F4C">
        <w:rPr>
          <w:rFonts w:hint="eastAsia"/>
          <w:color w:val="FF0000"/>
        </w:rPr>
        <w:t>C</w:t>
      </w:r>
      <w:r w:rsidR="00F52F4C">
        <w:rPr>
          <w:rFonts w:hint="eastAsia"/>
          <w:color w:val="FF0000"/>
        </w:rPr>
        <w:t>，在同过</w:t>
      </w:r>
      <w:r w:rsidR="00F52F4C">
        <w:rPr>
          <w:rFonts w:hint="eastAsia"/>
          <w:color w:val="FF0000"/>
        </w:rPr>
        <w:t>1</w:t>
      </w:r>
      <w:r w:rsidR="00F52F4C">
        <w:rPr>
          <w:color w:val="FF0000"/>
        </w:rPr>
        <w:t>0</w:t>
      </w:r>
      <w:r w:rsidR="00F52F4C">
        <w:rPr>
          <w:rFonts w:hint="eastAsia"/>
          <w:color w:val="FF0000"/>
        </w:rPr>
        <w:t>Gbps</w:t>
      </w:r>
      <w:r w:rsidR="00F52F4C">
        <w:rPr>
          <w:rFonts w:hint="eastAsia"/>
          <w:color w:val="FF0000"/>
        </w:rPr>
        <w:t>的光模块将数据回传到</w:t>
      </w:r>
      <w:r w:rsidR="00F52F4C" w:rsidRPr="005E5EDD">
        <w:rPr>
          <w:rFonts w:hint="eastAsia"/>
          <w:color w:val="FF0000"/>
        </w:rPr>
        <w:t>CCU</w:t>
      </w:r>
      <w:r w:rsidR="00062076" w:rsidRPr="005E5EDD">
        <w:rPr>
          <w:rFonts w:hint="eastAsia"/>
          <w:color w:val="FF0000"/>
        </w:rPr>
        <w:t>。</w:t>
      </w:r>
      <w:r w:rsidR="00815E9E" w:rsidRPr="005E5EDD">
        <w:rPr>
          <w:color w:val="FF0000"/>
        </w:rPr>
        <w:t>BBU</w:t>
      </w:r>
      <w:r w:rsidR="00062076" w:rsidRPr="005E5EDD">
        <w:rPr>
          <w:rFonts w:hint="eastAsia"/>
          <w:color w:val="FF0000"/>
        </w:rPr>
        <w:t>（</w:t>
      </w:r>
      <w:r w:rsidR="00062076" w:rsidRPr="005E5EDD">
        <w:rPr>
          <w:rFonts w:ascii="Arial" w:hAnsi="Arial" w:cs="Arial"/>
          <w:color w:val="FF0000"/>
          <w:sz w:val="20"/>
          <w:szCs w:val="20"/>
          <w:shd w:val="clear" w:color="auto" w:fill="FFFFFF"/>
        </w:rPr>
        <w:t>Base band Unite</w:t>
      </w:r>
      <w:r w:rsidR="00062076" w:rsidRPr="005E5EDD">
        <w:rPr>
          <w:rFonts w:ascii="Arial" w:hAnsi="Arial" w:cs="Arial"/>
          <w:color w:val="FF0000"/>
          <w:sz w:val="20"/>
          <w:szCs w:val="20"/>
          <w:shd w:val="clear" w:color="auto" w:fill="FFFFFF"/>
        </w:rPr>
        <w:t>基带处理单元</w:t>
      </w:r>
      <w:r w:rsidR="00062076" w:rsidRPr="005E5EDD">
        <w:rPr>
          <w:rFonts w:hint="eastAsia"/>
          <w:color w:val="FF0000"/>
        </w:rPr>
        <w:t>）</w:t>
      </w:r>
      <w:r w:rsidR="00815E9E" w:rsidRPr="005E5EDD">
        <w:rPr>
          <w:rFonts w:hint="eastAsia"/>
          <w:color w:val="FF0000"/>
        </w:rPr>
        <w:t>光口给出</w:t>
      </w:r>
      <w:r w:rsidR="00815E9E" w:rsidRPr="005E5EDD">
        <w:rPr>
          <w:color w:val="FF0000"/>
        </w:rPr>
        <w:t>10Gbps</w:t>
      </w:r>
      <w:r w:rsidR="00815E9E" w:rsidRPr="005E5EDD">
        <w:rPr>
          <w:rFonts w:hint="eastAsia"/>
          <w:color w:val="FF0000"/>
        </w:rPr>
        <w:t>数据码流，在经过编码后数据码流速率略有增加（根据不同</w:t>
      </w:r>
      <w:r w:rsidR="00815E9E" w:rsidRPr="005E5EDD">
        <w:rPr>
          <w:color w:val="FF0000"/>
        </w:rPr>
        <w:t>LDPC</w:t>
      </w:r>
      <w:r w:rsidR="005E5EDD" w:rsidRPr="005E5EDD">
        <w:rPr>
          <w:color w:val="FF0000"/>
        </w:rPr>
        <w:t>/RS</w:t>
      </w:r>
      <w:r w:rsidR="00815E9E" w:rsidRPr="005E5EDD">
        <w:rPr>
          <w:rFonts w:hint="eastAsia"/>
          <w:color w:val="FF0000"/>
        </w:rPr>
        <w:t>编码而定），后经过调制（</w:t>
      </w:r>
      <w:r w:rsidR="00815E9E" w:rsidRPr="005E5EDD">
        <w:rPr>
          <w:color w:val="FF0000"/>
        </w:rPr>
        <w:t>QPSK</w:t>
      </w:r>
      <w:r w:rsidR="00815E9E" w:rsidRPr="005E5EDD">
        <w:rPr>
          <w:rFonts w:hint="eastAsia"/>
          <w:color w:val="FF0000"/>
        </w:rPr>
        <w:t>、</w:t>
      </w:r>
      <w:r w:rsidR="00815E9E" w:rsidRPr="005E5EDD">
        <w:rPr>
          <w:color w:val="FF0000"/>
        </w:rPr>
        <w:t>QAM</w:t>
      </w:r>
      <w:r w:rsidR="00815E9E" w:rsidRPr="005E5EDD">
        <w:rPr>
          <w:rFonts w:hint="eastAsia"/>
          <w:color w:val="FF0000"/>
        </w:rPr>
        <w:t>等，根据系统预算</w:t>
      </w:r>
      <w:r w:rsidR="005E5EDD" w:rsidRPr="005E5EDD">
        <w:rPr>
          <w:rFonts w:hint="eastAsia"/>
          <w:color w:val="FF0000"/>
        </w:rPr>
        <w:t>的不同决定着调制的阶数</w:t>
      </w:r>
      <w:r w:rsidR="00815E9E" w:rsidRPr="005E5EDD">
        <w:rPr>
          <w:rFonts w:hint="eastAsia"/>
          <w:color w:val="FF0000"/>
        </w:rPr>
        <w:t>，</w:t>
      </w:r>
      <w:r w:rsidR="005E5EDD" w:rsidRPr="005E5EDD">
        <w:rPr>
          <w:rFonts w:hint="eastAsia"/>
          <w:color w:val="FF0000"/>
        </w:rPr>
        <w:t>目前</w:t>
      </w:r>
      <w:r w:rsidR="00815E9E" w:rsidRPr="005E5EDD">
        <w:rPr>
          <w:rFonts w:hint="eastAsia"/>
          <w:color w:val="FF0000"/>
        </w:rPr>
        <w:t>调制方式最高为</w:t>
      </w:r>
      <w:r w:rsidR="00815E9E" w:rsidRPr="005E5EDD">
        <w:rPr>
          <w:color w:val="FF0000"/>
        </w:rPr>
        <w:t>64QAM</w:t>
      </w:r>
      <w:r w:rsidR="00815E9E" w:rsidRPr="005E5EDD">
        <w:rPr>
          <w:rFonts w:hint="eastAsia"/>
          <w:color w:val="FF0000"/>
        </w:rPr>
        <w:t>）等工作，根据调制方式不同，会得到不同带宽的</w:t>
      </w:r>
      <w:r w:rsidR="00815E9E" w:rsidRPr="005E5EDD">
        <w:rPr>
          <w:color w:val="FF0000"/>
        </w:rPr>
        <w:t>FPGA</w:t>
      </w:r>
      <w:r w:rsidR="00815E9E" w:rsidRPr="005E5EDD">
        <w:rPr>
          <w:rFonts w:hint="eastAsia"/>
          <w:color w:val="FF0000"/>
        </w:rPr>
        <w:t>需要处理的信号。基带处理采用</w:t>
      </w:r>
      <w:r w:rsidR="00815E9E" w:rsidRPr="005E5EDD">
        <w:rPr>
          <w:color w:val="FF0000"/>
        </w:rPr>
        <w:t>64QAM</w:t>
      </w:r>
      <w:r w:rsidR="00815E9E" w:rsidRPr="005E5EDD">
        <w:rPr>
          <w:rFonts w:hint="eastAsia"/>
          <w:color w:val="FF0000"/>
        </w:rPr>
        <w:t>调制的话，</w:t>
      </w:r>
      <w:r w:rsidR="00D21FED" w:rsidRPr="005E5EDD">
        <w:rPr>
          <w:rFonts w:hint="eastAsia"/>
          <w:color w:val="FF0000"/>
        </w:rPr>
        <w:t>按</w:t>
      </w:r>
      <w:r w:rsidR="00815E9E" w:rsidRPr="005E5EDD">
        <w:rPr>
          <w:color w:val="FF0000"/>
        </w:rPr>
        <w:t>10Gbps</w:t>
      </w:r>
      <w:r w:rsidR="005E5EDD" w:rsidRPr="005E5EDD">
        <w:rPr>
          <w:rFonts w:hint="eastAsia"/>
          <w:color w:val="FF0000"/>
        </w:rPr>
        <w:t>的数据码流</w:t>
      </w:r>
      <w:r w:rsidR="00D21FED" w:rsidRPr="005E5EDD">
        <w:rPr>
          <w:rFonts w:hint="eastAsia"/>
          <w:color w:val="FF0000"/>
        </w:rPr>
        <w:t>来计算</w:t>
      </w:r>
      <w:r w:rsidR="007A4952" w:rsidRPr="005E5EDD">
        <w:rPr>
          <w:rFonts w:hint="eastAsia"/>
          <w:color w:val="FF0000"/>
        </w:rPr>
        <w:t>（</w:t>
      </w:r>
      <w:r w:rsidR="007A4952" w:rsidRPr="005E5EDD">
        <w:rPr>
          <w:rFonts w:hint="eastAsia"/>
          <w:color w:val="FF0000"/>
        </w:rPr>
        <w:t>FPGA</w:t>
      </w:r>
      <w:r w:rsidR="005E5EDD" w:rsidRPr="005E5EDD">
        <w:rPr>
          <w:rFonts w:hint="eastAsia"/>
          <w:color w:val="FF0000"/>
        </w:rPr>
        <w:t>技术</w:t>
      </w:r>
      <w:r w:rsidR="00D21FED" w:rsidRPr="005E5EDD">
        <w:rPr>
          <w:rFonts w:hint="eastAsia"/>
          <w:color w:val="FF0000"/>
        </w:rPr>
        <w:t>目前</w:t>
      </w:r>
      <w:r w:rsidR="007A4952" w:rsidRPr="005E5EDD">
        <w:rPr>
          <w:rFonts w:hint="eastAsia"/>
          <w:color w:val="FF0000"/>
        </w:rPr>
        <w:t>可支持到</w:t>
      </w:r>
      <w:r w:rsidR="00D21FED" w:rsidRPr="005E5EDD">
        <w:rPr>
          <w:rFonts w:hint="eastAsia"/>
          <w:color w:val="FF0000"/>
        </w:rPr>
        <w:t>4</w:t>
      </w:r>
      <w:r w:rsidR="007A4952" w:rsidRPr="005E5EDD">
        <w:rPr>
          <w:rFonts w:hint="eastAsia"/>
          <w:color w:val="FF0000"/>
        </w:rPr>
        <w:t>00Gbps</w:t>
      </w:r>
      <w:r w:rsidR="007A4952" w:rsidRPr="005E5EDD">
        <w:rPr>
          <w:rFonts w:hint="eastAsia"/>
          <w:color w:val="FF0000"/>
        </w:rPr>
        <w:t>每路的光口数据传输，</w:t>
      </w:r>
      <w:r w:rsidR="00D21FED" w:rsidRPr="005E5EDD">
        <w:rPr>
          <w:rFonts w:hint="eastAsia"/>
          <w:color w:val="FF0000"/>
        </w:rPr>
        <w:t>未来</w:t>
      </w:r>
      <w:r w:rsidR="00D21FED" w:rsidRPr="005E5EDD">
        <w:rPr>
          <w:rFonts w:hint="eastAsia"/>
          <w:color w:val="FF0000"/>
        </w:rPr>
        <w:t>2</w:t>
      </w:r>
      <w:r w:rsidR="00D21FED" w:rsidRPr="005E5EDD">
        <w:rPr>
          <w:rFonts w:hint="eastAsia"/>
          <w:color w:val="FF0000"/>
        </w:rPr>
        <w:t>年内能到</w:t>
      </w:r>
      <w:r w:rsidR="00D21FED" w:rsidRPr="005E5EDD">
        <w:rPr>
          <w:rFonts w:hint="eastAsia"/>
          <w:color w:val="FF0000"/>
        </w:rPr>
        <w:t>1T</w:t>
      </w:r>
      <w:r w:rsidR="00D21FED" w:rsidRPr="005E5EDD">
        <w:rPr>
          <w:color w:val="FF0000"/>
        </w:rPr>
        <w:t>bps</w:t>
      </w:r>
      <w:r w:rsidR="00D21FED" w:rsidRPr="005E5EDD">
        <w:rPr>
          <w:rFonts w:hint="eastAsia"/>
          <w:color w:val="FF0000"/>
        </w:rPr>
        <w:t>，</w:t>
      </w:r>
      <w:r w:rsidR="007A4952" w:rsidRPr="005E5EDD">
        <w:rPr>
          <w:rFonts w:hint="eastAsia"/>
          <w:color w:val="FF0000"/>
        </w:rPr>
        <w:t>考虑到当前需求先按</w:t>
      </w:r>
      <w:r w:rsidR="007A4952" w:rsidRPr="005E5EDD">
        <w:rPr>
          <w:rFonts w:hint="eastAsia"/>
          <w:color w:val="FF0000"/>
        </w:rPr>
        <w:t>10Gbps</w:t>
      </w:r>
      <w:r w:rsidR="00D21FED" w:rsidRPr="005E5EDD">
        <w:rPr>
          <w:rFonts w:hint="eastAsia"/>
          <w:color w:val="FF0000"/>
        </w:rPr>
        <w:t>来计算</w:t>
      </w:r>
      <w:r w:rsidR="007A4952" w:rsidRPr="005E5EDD">
        <w:rPr>
          <w:rFonts w:hint="eastAsia"/>
          <w:color w:val="FF0000"/>
        </w:rPr>
        <w:t>）</w:t>
      </w:r>
      <w:r w:rsidR="00815E9E" w:rsidRPr="005E5EDD">
        <w:rPr>
          <w:rFonts w:hint="eastAsia"/>
          <w:color w:val="FF0000"/>
        </w:rPr>
        <w:t>的</w:t>
      </w:r>
      <w:r w:rsidR="00815E9E" w:rsidRPr="005E5EDD">
        <w:rPr>
          <w:color w:val="FF0000"/>
        </w:rPr>
        <w:t>BBU</w:t>
      </w:r>
      <w:r w:rsidR="00815E9E" w:rsidRPr="005E5EDD">
        <w:rPr>
          <w:rFonts w:hint="eastAsia"/>
          <w:color w:val="FF0000"/>
        </w:rPr>
        <w:t>回传数据速率情况下，所需基带信号处理带宽最高为</w:t>
      </w:r>
      <w:r w:rsidR="00815E9E" w:rsidRPr="005E5EDD">
        <w:rPr>
          <w:color w:val="FF0000"/>
        </w:rPr>
        <w:t>2</w:t>
      </w:r>
      <w:ins w:id="10" w:author="xbany" w:date="2019-12-07T16:06:00Z">
        <w:r w:rsidR="00A819AF" w:rsidRPr="005E5EDD">
          <w:rPr>
            <w:rFonts w:hint="eastAsia"/>
            <w:color w:val="FF0000"/>
          </w:rPr>
          <w:t>(10*1.2/6)</w:t>
        </w:r>
      </w:ins>
      <w:del w:id="11" w:author="xbany" w:date="2019-12-07T16:07:00Z">
        <w:r w:rsidR="00815E9E" w:rsidRPr="005E5EDD" w:rsidDel="001D3F2B">
          <w:rPr>
            <w:color w:val="FF0000"/>
          </w:rPr>
          <w:delText>~2.5</w:delText>
        </w:r>
      </w:del>
      <w:r w:rsidR="00815E9E" w:rsidRPr="005E5EDD">
        <w:rPr>
          <w:color w:val="FF0000"/>
        </w:rPr>
        <w:t>G</w:t>
      </w:r>
      <w:r w:rsidR="00A819AF" w:rsidRPr="005E5EDD">
        <w:rPr>
          <w:rFonts w:hint="eastAsia"/>
          <w:color w:val="FF0000"/>
        </w:rPr>
        <w:t>s</w:t>
      </w:r>
      <w:r w:rsidR="00815E9E" w:rsidRPr="005E5EDD">
        <w:rPr>
          <w:color w:val="FF0000"/>
        </w:rPr>
        <w:t>Hz</w:t>
      </w:r>
      <w:r w:rsidR="00815E9E" w:rsidRPr="005E5EDD">
        <w:rPr>
          <w:rFonts w:hint="eastAsia"/>
          <w:color w:val="FF0000"/>
        </w:rPr>
        <w:t>；参考已有</w:t>
      </w:r>
      <w:r w:rsidR="00815E9E" w:rsidRPr="005E5EDD">
        <w:rPr>
          <w:color w:val="FF0000"/>
        </w:rPr>
        <w:t>E-band</w:t>
      </w:r>
      <w:r w:rsidR="00815E9E" w:rsidRPr="005E5EDD">
        <w:rPr>
          <w:rFonts w:hint="eastAsia"/>
          <w:color w:val="FF0000"/>
        </w:rPr>
        <w:t>回传设备</w:t>
      </w:r>
      <w:r w:rsidR="00815E9E" w:rsidRPr="005E5EDD">
        <w:rPr>
          <w:color w:val="FF0000"/>
        </w:rPr>
        <w:t>250MHz</w:t>
      </w:r>
      <w:r w:rsidR="00815E9E" w:rsidRPr="005E5EDD">
        <w:rPr>
          <w:rFonts w:hint="eastAsia"/>
          <w:color w:val="FF0000"/>
        </w:rPr>
        <w:t>波道间隔模式下，基带</w:t>
      </w:r>
      <w:r w:rsidR="00B00E6B" w:rsidRPr="005E5EDD">
        <w:rPr>
          <w:rFonts w:hint="eastAsia"/>
          <w:color w:val="FF0000"/>
        </w:rPr>
        <w:t>处理由</w:t>
      </w:r>
      <w:r w:rsidR="00840EBF" w:rsidRPr="005E5EDD">
        <w:rPr>
          <w:rFonts w:hint="eastAsia"/>
          <w:color w:val="FF0000"/>
        </w:rPr>
        <w:t>8</w:t>
      </w:r>
      <w:r w:rsidR="00815E9E" w:rsidRPr="005E5EDD">
        <w:rPr>
          <w:rFonts w:hint="eastAsia"/>
          <w:color w:val="FF0000"/>
        </w:rPr>
        <w:t>路</w:t>
      </w:r>
      <w:del w:id="12" w:author="xbany" w:date="2019-12-07T16:07:00Z">
        <w:r w:rsidR="00815E9E" w:rsidRPr="005E5EDD" w:rsidDel="001D3F2B">
          <w:rPr>
            <w:rFonts w:hint="eastAsia"/>
            <w:color w:val="FF0000"/>
          </w:rPr>
          <w:delText>或</w:delText>
        </w:r>
        <w:r w:rsidR="00815E9E" w:rsidRPr="005E5EDD" w:rsidDel="001D3F2B">
          <w:rPr>
            <w:color w:val="FF0000"/>
          </w:rPr>
          <w:delText>10</w:delText>
        </w:r>
        <w:r w:rsidR="00815E9E" w:rsidRPr="005E5EDD" w:rsidDel="001D3F2B">
          <w:rPr>
            <w:rFonts w:hint="eastAsia"/>
            <w:color w:val="FF0000"/>
          </w:rPr>
          <w:delText>路</w:delText>
        </w:r>
      </w:del>
      <w:r w:rsidR="00815E9E" w:rsidRPr="005E5EDD">
        <w:rPr>
          <w:rFonts w:hint="eastAsia"/>
          <w:color w:val="FF0000"/>
        </w:rPr>
        <w:t>并行实现；</w:t>
      </w:r>
      <w:r w:rsidR="00815E9E" w:rsidRPr="005E5EDD">
        <w:rPr>
          <w:color w:val="FF0000"/>
        </w:rPr>
        <w:t>ADC/DAC</w:t>
      </w:r>
      <w:r w:rsidR="00815E9E" w:rsidRPr="005E5EDD">
        <w:rPr>
          <w:rFonts w:hint="eastAsia"/>
          <w:color w:val="FF0000"/>
        </w:rPr>
        <w:t>所需选型处理带宽</w:t>
      </w:r>
      <w:r w:rsidR="00815E9E" w:rsidRPr="005E5EDD">
        <w:rPr>
          <w:color w:val="FF0000"/>
        </w:rPr>
        <w:t>2.5GHz</w:t>
      </w:r>
      <w:r w:rsidR="00815E9E" w:rsidRPr="005E5EDD">
        <w:rPr>
          <w:rFonts w:hint="eastAsia"/>
          <w:color w:val="FF0000"/>
        </w:rPr>
        <w:t>以上芯片；若采用</w:t>
      </w:r>
      <w:r w:rsidR="00815E9E" w:rsidRPr="005E5EDD">
        <w:rPr>
          <w:color w:val="FF0000"/>
        </w:rPr>
        <w:t>16QAM</w:t>
      </w:r>
      <w:r w:rsidR="00815E9E" w:rsidRPr="005E5EDD">
        <w:rPr>
          <w:rFonts w:hint="eastAsia"/>
          <w:color w:val="FF0000"/>
        </w:rPr>
        <w:t>或</w:t>
      </w:r>
      <w:r w:rsidR="00815E9E" w:rsidRPr="005E5EDD">
        <w:rPr>
          <w:color w:val="FF0000"/>
        </w:rPr>
        <w:t>QPSK</w:t>
      </w:r>
      <w:r w:rsidR="00815E9E" w:rsidRPr="005E5EDD">
        <w:rPr>
          <w:rFonts w:hint="eastAsia"/>
          <w:color w:val="FF0000"/>
        </w:rPr>
        <w:t>调制，基带信号处理带宽会达到</w:t>
      </w:r>
      <w:r w:rsidR="00815E9E" w:rsidRPr="005E5EDD">
        <w:rPr>
          <w:color w:val="FF0000"/>
        </w:rPr>
        <w:t>4GHz</w:t>
      </w:r>
      <w:r w:rsidR="00815E9E" w:rsidRPr="005E5EDD">
        <w:rPr>
          <w:rFonts w:hint="eastAsia"/>
          <w:color w:val="FF0000"/>
        </w:rPr>
        <w:t>以上，</w:t>
      </w:r>
      <w:r w:rsidR="00815E9E" w:rsidRPr="005E5EDD">
        <w:rPr>
          <w:color w:val="FF0000"/>
        </w:rPr>
        <w:t>FPGA</w:t>
      </w:r>
      <w:r w:rsidR="00815E9E" w:rsidRPr="005E5EDD">
        <w:rPr>
          <w:rFonts w:hint="eastAsia"/>
          <w:color w:val="FF0000"/>
        </w:rPr>
        <w:t>所需资源过大、</w:t>
      </w:r>
      <w:r w:rsidR="00815E9E" w:rsidRPr="005E5EDD">
        <w:rPr>
          <w:color w:val="FF0000"/>
        </w:rPr>
        <w:t>ADC/DAC</w:t>
      </w:r>
      <w:r w:rsidR="00815E9E" w:rsidRPr="005E5EDD">
        <w:rPr>
          <w:rFonts w:hint="eastAsia"/>
          <w:color w:val="FF0000"/>
        </w:rPr>
        <w:t>处理能力要求会大幅度增加，基带处理难度较大。</w:t>
      </w:r>
      <w:r w:rsidR="00C3678E" w:rsidRPr="005E5EDD">
        <w:rPr>
          <w:rFonts w:hint="eastAsia"/>
          <w:color w:val="FF0000"/>
        </w:rPr>
        <w:t>考虑到实现的复杂度及现有的资源情况，一期实现</w:t>
      </w:r>
      <w:r w:rsidR="00D21FED" w:rsidRPr="005E5EDD">
        <w:rPr>
          <w:rFonts w:hint="eastAsia"/>
          <w:color w:val="FF0000"/>
        </w:rPr>
        <w:t>上图</w:t>
      </w:r>
      <w:r w:rsidR="00C3678E" w:rsidRPr="005E5EDD">
        <w:rPr>
          <w:rFonts w:hint="eastAsia"/>
          <w:color w:val="FF0000"/>
        </w:rPr>
        <w:t>中</w:t>
      </w:r>
      <w:r w:rsidR="005E5EDD" w:rsidRPr="005E5EDD">
        <w:rPr>
          <w:rFonts w:hint="eastAsia"/>
          <w:color w:val="FF0000"/>
        </w:rPr>
        <w:t>实线</w:t>
      </w:r>
      <w:r w:rsidR="00C3678E" w:rsidRPr="005E5EDD">
        <w:rPr>
          <w:rFonts w:hint="eastAsia"/>
          <w:color w:val="FF0000"/>
        </w:rPr>
        <w:t>方框部分。</w:t>
      </w:r>
    </w:p>
    <w:p w14:paraId="2593819A" w14:textId="77777777" w:rsidR="00C3678E" w:rsidRPr="00C3678E" w:rsidRDefault="00C3678E" w:rsidP="00865A6C"/>
    <w:p w14:paraId="76A35972" w14:textId="2FE4375F" w:rsidR="00541260" w:rsidRPr="00865A6C" w:rsidRDefault="00541260" w:rsidP="00A45160">
      <w:pPr>
        <w:pStyle w:val="2"/>
        <w:numPr>
          <w:ilvl w:val="1"/>
          <w:numId w:val="1"/>
        </w:numPr>
      </w:pPr>
      <w:bookmarkStart w:id="13" w:name="_Toc35510266"/>
      <w:r>
        <w:rPr>
          <w:rFonts w:hint="eastAsia"/>
        </w:rPr>
        <w:lastRenderedPageBreak/>
        <w:t>并行基带</w:t>
      </w:r>
      <w:bookmarkEnd w:id="13"/>
    </w:p>
    <w:p w14:paraId="32AE2E7E" w14:textId="77777777" w:rsidR="00862EE6" w:rsidRDefault="00D36DA8">
      <w:pPr>
        <w:widowControl/>
        <w:jc w:val="left"/>
      </w:pPr>
      <w:r>
        <w:object w:dxaOrig="17176" w:dyaOrig="9256" w14:anchorId="065146EE">
          <v:shape id="_x0000_i1027" type="#_x0000_t75" style="width:414.9pt;height:224.1pt" o:ole="">
            <v:imagedata r:id="rId12" o:title=""/>
          </v:shape>
          <o:OLEObject Type="Embed" ProgID="Visio.Drawing.15" ShapeID="_x0000_i1027" DrawAspect="Content" ObjectID="_1665477888" r:id="rId13"/>
        </w:object>
      </w:r>
    </w:p>
    <w:p w14:paraId="5F3A774E" w14:textId="34D19731" w:rsidR="009A7AE9" w:rsidRPr="00E17422" w:rsidRDefault="00FE24E3" w:rsidP="00FE24E3">
      <w:pPr>
        <w:pStyle w:val="af7"/>
        <w:jc w:val="center"/>
        <w:rPr>
          <w:color w:val="FF0000"/>
        </w:rPr>
      </w:pPr>
      <w:bookmarkStart w:id="14" w:name="_Ref27470033"/>
      <w:bookmarkStart w:id="15" w:name="_Toc35510328"/>
      <w:r w:rsidRPr="00E17422">
        <w:rPr>
          <w:rFonts w:hint="eastAsia"/>
          <w:color w:val="FF0000"/>
        </w:rPr>
        <w:t>图表</w:t>
      </w:r>
      <w:r w:rsidRPr="00E17422">
        <w:rPr>
          <w:rFonts w:hint="eastAsia"/>
          <w:color w:val="FF0000"/>
        </w:rPr>
        <w:t xml:space="preserve"> </w:t>
      </w:r>
      <w:r w:rsidR="0081569F" w:rsidRPr="00E17422">
        <w:rPr>
          <w:color w:val="FF0000"/>
        </w:rPr>
        <w:fldChar w:fldCharType="begin"/>
      </w:r>
      <w:r w:rsidRPr="00E17422">
        <w:rPr>
          <w:color w:val="FF0000"/>
        </w:rPr>
        <w:instrText xml:space="preserve"> </w:instrText>
      </w:r>
      <w:r w:rsidRPr="00E17422">
        <w:rPr>
          <w:rFonts w:hint="eastAsia"/>
          <w:color w:val="FF0000"/>
        </w:rPr>
        <w:instrText xml:space="preserve">SEQ </w:instrText>
      </w:r>
      <w:r w:rsidRPr="00E17422">
        <w:rPr>
          <w:rFonts w:hint="eastAsia"/>
          <w:color w:val="FF0000"/>
        </w:rPr>
        <w:instrText>图表</w:instrText>
      </w:r>
      <w:r w:rsidRPr="00E17422">
        <w:rPr>
          <w:rFonts w:hint="eastAsia"/>
          <w:color w:val="FF0000"/>
        </w:rPr>
        <w:instrText xml:space="preserve"> \* ARABIC</w:instrText>
      </w:r>
      <w:r w:rsidRPr="00E17422">
        <w:rPr>
          <w:color w:val="FF0000"/>
        </w:rPr>
        <w:instrText xml:space="preserve"> </w:instrText>
      </w:r>
      <w:r w:rsidR="0081569F" w:rsidRPr="00E17422">
        <w:rPr>
          <w:color w:val="FF0000"/>
        </w:rPr>
        <w:fldChar w:fldCharType="separate"/>
      </w:r>
      <w:r w:rsidR="001F572E" w:rsidRPr="00E17422">
        <w:rPr>
          <w:noProof/>
          <w:color w:val="FF0000"/>
        </w:rPr>
        <w:t>2</w:t>
      </w:r>
      <w:r w:rsidR="0081569F" w:rsidRPr="00E17422">
        <w:rPr>
          <w:color w:val="FF0000"/>
        </w:rPr>
        <w:fldChar w:fldCharType="end"/>
      </w:r>
      <w:bookmarkEnd w:id="14"/>
      <w:r w:rsidRPr="00E17422">
        <w:rPr>
          <w:rFonts w:hint="eastAsia"/>
          <w:color w:val="FF0000"/>
        </w:rPr>
        <w:t>基带并行处理原理框图</w:t>
      </w:r>
      <w:bookmarkEnd w:id="15"/>
    </w:p>
    <w:p w14:paraId="60FFDBE0" w14:textId="6E7F7B93" w:rsidR="00D36DA8" w:rsidRPr="00E17422" w:rsidRDefault="00311198">
      <w:pPr>
        <w:widowControl/>
        <w:jc w:val="left"/>
        <w:rPr>
          <w:color w:val="FF0000"/>
        </w:rPr>
      </w:pPr>
      <w:r w:rsidRPr="00E17422">
        <w:rPr>
          <w:rFonts w:hint="eastAsia"/>
          <w:color w:val="FF0000"/>
        </w:rPr>
        <w:t>如</w:t>
      </w:r>
      <w:r w:rsidR="00862046" w:rsidRPr="00E17422">
        <w:rPr>
          <w:rFonts w:hint="eastAsia"/>
          <w:color w:val="FF0000"/>
        </w:rPr>
        <w:t>基带并行处理原理框</w:t>
      </w:r>
      <w:r w:rsidR="0026303C" w:rsidRPr="00E17422">
        <w:rPr>
          <w:rFonts w:hint="eastAsia"/>
          <w:color w:val="FF0000"/>
        </w:rPr>
        <w:t>图</w:t>
      </w:r>
      <w:r w:rsidRPr="00E17422">
        <w:rPr>
          <w:rFonts w:hint="eastAsia"/>
          <w:color w:val="FF0000"/>
        </w:rPr>
        <w:t>所示为</w:t>
      </w:r>
      <w:r w:rsidRPr="00E17422">
        <w:rPr>
          <w:rFonts w:hint="eastAsia"/>
          <w:color w:val="FF0000"/>
        </w:rPr>
        <w:t>8</w:t>
      </w:r>
      <w:r w:rsidRPr="00E17422">
        <w:rPr>
          <w:rFonts w:hint="eastAsia"/>
          <w:color w:val="FF0000"/>
        </w:rPr>
        <w:t>路基带并行处理示意图，</w:t>
      </w:r>
      <w:r w:rsidR="00D96545" w:rsidRPr="00E17422">
        <w:rPr>
          <w:rFonts w:hint="eastAsia"/>
          <w:color w:val="FF0000"/>
        </w:rPr>
        <w:t>从</w:t>
      </w:r>
      <w:r w:rsidR="00D96545" w:rsidRPr="00E17422">
        <w:rPr>
          <w:rFonts w:hint="eastAsia"/>
          <w:color w:val="FF0000"/>
        </w:rPr>
        <w:t>10G</w:t>
      </w:r>
      <w:r w:rsidR="00D96545" w:rsidRPr="00E17422">
        <w:rPr>
          <w:rFonts w:hint="eastAsia"/>
          <w:color w:val="FF0000"/>
        </w:rPr>
        <w:t>光模块接收下来</w:t>
      </w:r>
      <w:r w:rsidR="00036F48" w:rsidRPr="00E17422">
        <w:rPr>
          <w:rFonts w:hint="eastAsia"/>
          <w:color w:val="FF0000"/>
        </w:rPr>
        <w:t>的数据</w:t>
      </w:r>
      <w:r w:rsidR="00D96545" w:rsidRPr="00E17422">
        <w:rPr>
          <w:rFonts w:hint="eastAsia"/>
          <w:color w:val="FF0000"/>
        </w:rPr>
        <w:t>按顺序分成</w:t>
      </w:r>
      <w:r w:rsidR="00D96545" w:rsidRPr="00E17422">
        <w:rPr>
          <w:rFonts w:hint="eastAsia"/>
          <w:color w:val="FF0000"/>
        </w:rPr>
        <w:t>8</w:t>
      </w:r>
      <w:r w:rsidR="00D96545" w:rsidRPr="00E17422">
        <w:rPr>
          <w:rFonts w:hint="eastAsia"/>
          <w:color w:val="FF0000"/>
        </w:rPr>
        <w:t>路，完成</w:t>
      </w:r>
      <w:r w:rsidR="00C543B7" w:rsidRPr="00E17422">
        <w:rPr>
          <w:rFonts w:hint="eastAsia"/>
          <w:color w:val="FF0000"/>
        </w:rPr>
        <w:t>基带并行处理原理框图</w:t>
      </w:r>
      <w:r w:rsidR="00D96545" w:rsidRPr="00E17422">
        <w:rPr>
          <w:rFonts w:hint="eastAsia"/>
          <w:color w:val="FF0000"/>
        </w:rPr>
        <w:t>中的发射基带处理后通过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发送给</w:t>
      </w:r>
      <w:r w:rsidR="00D96545" w:rsidRPr="00E17422">
        <w:rPr>
          <w:rFonts w:hint="eastAsia"/>
          <w:color w:val="FF0000"/>
        </w:rPr>
        <w:t>DAC</w:t>
      </w:r>
      <w:r w:rsidR="00D96545" w:rsidRPr="00E17422">
        <w:rPr>
          <w:rFonts w:hint="eastAsia"/>
          <w:color w:val="FF0000"/>
        </w:rPr>
        <w:t>，同样</w:t>
      </w:r>
      <w:r w:rsidR="00D96545" w:rsidRPr="00E17422">
        <w:rPr>
          <w:rFonts w:hint="eastAsia"/>
          <w:color w:val="FF0000"/>
        </w:rPr>
        <w:t>ADC</w:t>
      </w:r>
      <w:r w:rsidR="00D96545" w:rsidRPr="00E17422">
        <w:rPr>
          <w:rFonts w:hint="eastAsia"/>
          <w:color w:val="FF0000"/>
        </w:rPr>
        <w:t>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将接收到的信号，传送给</w:t>
      </w:r>
      <w:r w:rsidR="002F6B3C" w:rsidRPr="00E17422">
        <w:rPr>
          <w:rFonts w:hint="eastAsia"/>
          <w:color w:val="FF0000"/>
        </w:rPr>
        <w:t>8</w:t>
      </w:r>
      <w:r w:rsidR="00D96545" w:rsidRPr="00E17422">
        <w:rPr>
          <w:rFonts w:hint="eastAsia"/>
          <w:color w:val="FF0000"/>
        </w:rPr>
        <w:t>路</w:t>
      </w:r>
      <w:r w:rsidR="002F6B3C" w:rsidRPr="00E17422">
        <w:rPr>
          <w:rFonts w:hint="eastAsia"/>
          <w:color w:val="FF0000"/>
        </w:rPr>
        <w:t>同时</w:t>
      </w:r>
      <w:r w:rsidR="00D96545" w:rsidRPr="00E17422">
        <w:rPr>
          <w:rFonts w:hint="eastAsia"/>
          <w:color w:val="FF0000"/>
        </w:rPr>
        <w:t>进行</w:t>
      </w:r>
      <w:r w:rsidR="002F6B3C" w:rsidRPr="00E17422">
        <w:rPr>
          <w:rFonts w:hint="eastAsia"/>
          <w:color w:val="FF0000"/>
        </w:rPr>
        <w:t>接收部分的</w:t>
      </w:r>
      <w:r w:rsidR="00D96545" w:rsidRPr="00E17422">
        <w:rPr>
          <w:rFonts w:hint="eastAsia"/>
          <w:color w:val="FF0000"/>
        </w:rPr>
        <w:t>基带处理。</w:t>
      </w:r>
      <w:r w:rsidR="002F6B3C" w:rsidRPr="00E17422">
        <w:rPr>
          <w:rFonts w:hint="eastAsia"/>
          <w:color w:val="FF0000"/>
        </w:rPr>
        <w:t>最后</w:t>
      </w:r>
      <w:r w:rsidR="004E36CD" w:rsidRPr="00E17422">
        <w:rPr>
          <w:rFonts w:hint="eastAsia"/>
          <w:color w:val="FF0000"/>
        </w:rPr>
        <w:t>合</w:t>
      </w:r>
      <w:r w:rsidR="002F6B3C" w:rsidRPr="00E17422">
        <w:rPr>
          <w:rFonts w:hint="eastAsia"/>
          <w:color w:val="FF0000"/>
        </w:rPr>
        <w:t>成一路通过</w:t>
      </w:r>
      <w:r w:rsidR="002F6B3C" w:rsidRPr="00E17422">
        <w:rPr>
          <w:rFonts w:hint="eastAsia"/>
          <w:color w:val="FF0000"/>
        </w:rPr>
        <w:t>10G</w:t>
      </w:r>
      <w:r w:rsidR="002F6B3C" w:rsidRPr="00E17422">
        <w:rPr>
          <w:rFonts w:hint="eastAsia"/>
          <w:color w:val="FF0000"/>
        </w:rPr>
        <w:t>光模块送出。</w:t>
      </w:r>
    </w:p>
    <w:p w14:paraId="3356FF93" w14:textId="50BFDB8A" w:rsidR="00BB47A4" w:rsidRPr="00E17422" w:rsidRDefault="00BB47A4" w:rsidP="00BB47A4">
      <w:pPr>
        <w:rPr>
          <w:color w:val="FF0000"/>
        </w:rPr>
      </w:pPr>
      <w:r w:rsidRPr="00E17422">
        <w:rPr>
          <w:rFonts w:hint="eastAsia"/>
          <w:color w:val="FF0000"/>
        </w:rPr>
        <w:t>将</w:t>
      </w:r>
      <w:r w:rsidRPr="00E17422">
        <w:rPr>
          <w:rFonts w:hint="eastAsia"/>
          <w:color w:val="FF0000"/>
        </w:rPr>
        <w:t>10G</w:t>
      </w:r>
      <w:r w:rsidR="0034420F" w:rsidRPr="00E17422">
        <w:rPr>
          <w:rFonts w:hint="eastAsia"/>
          <w:color w:val="FF0000"/>
        </w:rPr>
        <w:t>光模块</w:t>
      </w:r>
      <w:r w:rsidRPr="00E17422">
        <w:rPr>
          <w:color w:val="FF0000"/>
        </w:rPr>
        <w:t>MAC</w:t>
      </w:r>
      <w:r w:rsidR="0034420F" w:rsidRPr="00E17422">
        <w:rPr>
          <w:rFonts w:hint="eastAsia"/>
          <w:color w:val="FF0000"/>
        </w:rPr>
        <w:t>接收的</w:t>
      </w:r>
      <w:r w:rsidRPr="00E17422">
        <w:rPr>
          <w:rFonts w:hint="eastAsia"/>
          <w:color w:val="FF0000"/>
        </w:rPr>
        <w:t>数据包拆分成</w:t>
      </w:r>
      <w:r w:rsidRPr="00E17422">
        <w:rPr>
          <w:rFonts w:hint="eastAsia"/>
          <w:color w:val="FF0000"/>
        </w:rPr>
        <w:t>8</w:t>
      </w:r>
      <w:r w:rsidRPr="00E17422">
        <w:rPr>
          <w:rFonts w:hint="eastAsia"/>
          <w:color w:val="FF0000"/>
        </w:rPr>
        <w:t>路之前，要对</w:t>
      </w:r>
      <w:r w:rsidRPr="00E17422">
        <w:rPr>
          <w:rFonts w:hint="eastAsia"/>
          <w:color w:val="FF0000"/>
        </w:rPr>
        <w:t>10G</w:t>
      </w:r>
      <w:r w:rsidRPr="00E17422">
        <w:rPr>
          <w:color w:val="FF0000"/>
        </w:rPr>
        <w:t xml:space="preserve"> MAC</w:t>
      </w:r>
      <w:r w:rsidRPr="00E17422">
        <w:rPr>
          <w:rFonts w:hint="eastAsia"/>
          <w:color w:val="FF0000"/>
        </w:rPr>
        <w:t>数据进行</w:t>
      </w:r>
      <w:r w:rsidR="001238F9">
        <w:rPr>
          <w:rFonts w:hint="eastAsia"/>
          <w:color w:val="FF0000"/>
        </w:rPr>
        <w:t>拆并</w:t>
      </w:r>
      <w:r w:rsidRPr="00E17422">
        <w:rPr>
          <w:rFonts w:hint="eastAsia"/>
          <w:color w:val="FF0000"/>
        </w:rPr>
        <w:t>处理，要将</w:t>
      </w:r>
      <w:r w:rsidRPr="00E17422">
        <w:rPr>
          <w:rFonts w:hint="eastAsia"/>
          <w:color w:val="FF0000"/>
        </w:rPr>
        <w:t>10G</w:t>
      </w:r>
      <w:r w:rsidRPr="00E17422">
        <w:rPr>
          <w:color w:val="FF0000"/>
        </w:rPr>
        <w:t xml:space="preserve"> MAC</w:t>
      </w:r>
      <w:r w:rsidRPr="00E17422">
        <w:rPr>
          <w:rFonts w:hint="eastAsia"/>
          <w:color w:val="FF0000"/>
        </w:rPr>
        <w:t>数据</w:t>
      </w:r>
      <w:r w:rsidR="001238F9">
        <w:rPr>
          <w:rFonts w:hint="eastAsia"/>
          <w:color w:val="FF0000"/>
        </w:rPr>
        <w:t>拆并</w:t>
      </w:r>
      <w:r w:rsidRPr="00E17422">
        <w:rPr>
          <w:rFonts w:hint="eastAsia"/>
          <w:color w:val="FF0000"/>
        </w:rPr>
        <w:t>成</w:t>
      </w:r>
      <w:r w:rsidRPr="00E17422">
        <w:rPr>
          <w:rFonts w:hint="eastAsia"/>
          <w:color w:val="FF0000"/>
        </w:rPr>
        <w:t>1888btye</w:t>
      </w:r>
      <w:r w:rsidRPr="00E17422">
        <w:rPr>
          <w:rFonts w:hint="eastAsia"/>
          <w:color w:val="FF0000"/>
        </w:rPr>
        <w:t>的等长数据块，之后再将其拆分成</w:t>
      </w:r>
      <w:r w:rsidRPr="00E17422">
        <w:rPr>
          <w:rFonts w:hint="eastAsia"/>
          <w:color w:val="FF0000"/>
        </w:rPr>
        <w:t>8</w:t>
      </w:r>
      <w:r w:rsidRPr="00E17422">
        <w:rPr>
          <w:rFonts w:hint="eastAsia"/>
          <w:color w:val="FF0000"/>
        </w:rPr>
        <w:t>路分别进行基带处理，每一路的数据块大小为</w:t>
      </w:r>
      <w:r w:rsidRPr="00E17422">
        <w:rPr>
          <w:rFonts w:hint="eastAsia"/>
          <w:color w:val="FF0000"/>
        </w:rPr>
        <w:t>236byte</w:t>
      </w:r>
      <w:r w:rsidRPr="00E17422">
        <w:rPr>
          <w:rFonts w:hint="eastAsia"/>
          <w:color w:val="FF0000"/>
        </w:rPr>
        <w:t>。</w:t>
      </w:r>
      <w:r w:rsidR="0034420F" w:rsidRPr="00E17422">
        <w:rPr>
          <w:rFonts w:hint="eastAsia"/>
          <w:color w:val="FF0000"/>
        </w:rPr>
        <w:t>对于</w:t>
      </w:r>
      <w:r w:rsidR="00E17422" w:rsidRPr="00E17422">
        <w:rPr>
          <w:rFonts w:hint="eastAsia"/>
          <w:color w:val="FF0000"/>
        </w:rPr>
        <w:t>发送给</w:t>
      </w:r>
      <w:r w:rsidR="0034420F" w:rsidRPr="00E17422">
        <w:rPr>
          <w:rFonts w:hint="eastAsia"/>
          <w:color w:val="FF0000"/>
        </w:rPr>
        <w:t>10G</w:t>
      </w:r>
      <w:r w:rsidR="0034420F" w:rsidRPr="00E17422">
        <w:rPr>
          <w:rFonts w:hint="eastAsia"/>
          <w:color w:val="FF0000"/>
        </w:rPr>
        <w:t>光模块</w:t>
      </w:r>
      <w:r w:rsidR="00E17422" w:rsidRPr="00E17422">
        <w:rPr>
          <w:rFonts w:hint="eastAsia"/>
          <w:color w:val="FF0000"/>
        </w:rPr>
        <w:t>的</w:t>
      </w:r>
      <w:r w:rsidR="0034420F" w:rsidRPr="00E17422">
        <w:rPr>
          <w:color w:val="FF0000"/>
        </w:rPr>
        <w:t>MAC</w:t>
      </w:r>
      <w:r w:rsidR="0034420F" w:rsidRPr="00E17422">
        <w:rPr>
          <w:rFonts w:hint="eastAsia"/>
          <w:color w:val="FF0000"/>
        </w:rPr>
        <w:t>数据做同等处理。</w:t>
      </w:r>
      <w:r w:rsidR="00E17422">
        <w:rPr>
          <w:rFonts w:hint="eastAsia"/>
          <w:color w:val="FF0000"/>
        </w:rPr>
        <w:t>将</w:t>
      </w:r>
      <w:r w:rsidR="00E17422">
        <w:rPr>
          <w:rFonts w:hint="eastAsia"/>
          <w:color w:val="FF0000"/>
        </w:rPr>
        <w:t>8</w:t>
      </w:r>
      <w:r w:rsidR="00E17422">
        <w:rPr>
          <w:rFonts w:hint="eastAsia"/>
          <w:color w:val="FF0000"/>
        </w:rPr>
        <w:t>路经基带解调处理后的大小为</w:t>
      </w:r>
      <w:r w:rsidR="00E17422">
        <w:rPr>
          <w:rFonts w:hint="eastAsia"/>
          <w:color w:val="FF0000"/>
        </w:rPr>
        <w:t>2</w:t>
      </w:r>
      <w:r w:rsidR="00E17422">
        <w:rPr>
          <w:color w:val="FF0000"/>
        </w:rPr>
        <w:t>36</w:t>
      </w:r>
      <w:r w:rsidR="00E17422" w:rsidRPr="00E17422">
        <w:rPr>
          <w:rFonts w:hint="eastAsia"/>
          <w:color w:val="FF0000"/>
        </w:rPr>
        <w:t xml:space="preserve"> </w:t>
      </w:r>
      <w:r w:rsidR="00E17422" w:rsidRPr="00E17422">
        <w:rPr>
          <w:rFonts w:hint="eastAsia"/>
          <w:color w:val="FF0000"/>
        </w:rPr>
        <w:t>byte</w:t>
      </w:r>
      <w:r w:rsidR="00E17422">
        <w:rPr>
          <w:rFonts w:hint="eastAsia"/>
          <w:color w:val="FF0000"/>
        </w:rPr>
        <w:t>的数据块合并成等长的</w:t>
      </w:r>
      <w:r w:rsidR="00E17422">
        <w:rPr>
          <w:rFonts w:hint="eastAsia"/>
          <w:color w:val="FF0000"/>
        </w:rPr>
        <w:t>1</w:t>
      </w:r>
      <w:r w:rsidR="00E17422">
        <w:rPr>
          <w:color w:val="FF0000"/>
        </w:rPr>
        <w:t>888</w:t>
      </w:r>
      <w:r w:rsidR="00E17422" w:rsidRPr="00E17422">
        <w:rPr>
          <w:rFonts w:hint="eastAsia"/>
          <w:color w:val="FF0000"/>
        </w:rPr>
        <w:t>btye</w:t>
      </w:r>
      <w:r w:rsidR="00E17422">
        <w:rPr>
          <w:rFonts w:hint="eastAsia"/>
          <w:color w:val="FF0000"/>
        </w:rPr>
        <w:t>的数据块发送给</w:t>
      </w:r>
      <w:r w:rsidR="00E17422" w:rsidRPr="00E17422">
        <w:rPr>
          <w:rFonts w:hint="eastAsia"/>
          <w:color w:val="FF0000"/>
        </w:rPr>
        <w:t>10G</w:t>
      </w:r>
      <w:r w:rsidR="00E17422" w:rsidRPr="00E17422">
        <w:rPr>
          <w:color w:val="FF0000"/>
        </w:rPr>
        <w:t xml:space="preserve"> MAC</w:t>
      </w:r>
      <w:r w:rsidR="00767B87">
        <w:rPr>
          <w:rFonts w:hint="eastAsia"/>
          <w:color w:val="FF0000"/>
        </w:rPr>
        <w:t>后经</w:t>
      </w:r>
      <w:r w:rsidR="00767B87">
        <w:rPr>
          <w:rFonts w:hint="eastAsia"/>
          <w:color w:val="FF0000"/>
        </w:rPr>
        <w:t>1</w:t>
      </w:r>
      <w:r w:rsidR="00767B87">
        <w:rPr>
          <w:color w:val="FF0000"/>
        </w:rPr>
        <w:t>0</w:t>
      </w:r>
      <w:r w:rsidR="00767B87">
        <w:rPr>
          <w:rFonts w:hint="eastAsia"/>
          <w:color w:val="FF0000"/>
        </w:rPr>
        <w:t>G</w:t>
      </w:r>
      <w:r w:rsidR="00767B87">
        <w:rPr>
          <w:rFonts w:hint="eastAsia"/>
          <w:color w:val="FF0000"/>
        </w:rPr>
        <w:t>的光模块发送出去</w:t>
      </w:r>
      <w:r w:rsidR="00C543B7">
        <w:rPr>
          <w:rFonts w:hint="eastAsia"/>
          <w:color w:val="FF0000"/>
        </w:rPr>
        <w:t>。</w:t>
      </w:r>
    </w:p>
    <w:p w14:paraId="1D8F583B" w14:textId="62367680" w:rsidR="006573DB" w:rsidRPr="00BB47A4" w:rsidRDefault="00541260" w:rsidP="00A45160">
      <w:pPr>
        <w:pStyle w:val="2"/>
        <w:numPr>
          <w:ilvl w:val="1"/>
          <w:numId w:val="1"/>
        </w:numPr>
      </w:pPr>
      <w:bookmarkStart w:id="16" w:name="_Toc35510267"/>
      <w:r>
        <w:rPr>
          <w:rFonts w:hint="eastAsia"/>
        </w:rPr>
        <w:t>频域分析</w:t>
      </w:r>
      <w:bookmarkEnd w:id="16"/>
    </w:p>
    <w:p w14:paraId="52A319D5" w14:textId="6B43ED8A" w:rsidR="00E325DC" w:rsidRDefault="00462B0D">
      <w:pPr>
        <w:widowControl/>
        <w:jc w:val="left"/>
      </w:pPr>
      <w:r>
        <w:object w:dxaOrig="25876" w:dyaOrig="5371" w14:anchorId="21331718">
          <v:shape id="_x0000_i1028" type="#_x0000_t75" style="width:414pt;height:84.6pt" o:ole="">
            <v:imagedata r:id="rId14" o:title=""/>
          </v:shape>
          <o:OLEObject Type="Embed" ProgID="Visio.Drawing.15" ShapeID="_x0000_i1028" DrawAspect="Content" ObjectID="_1665477889" r:id="rId15"/>
        </w:object>
      </w:r>
    </w:p>
    <w:p w14:paraId="27FCC790" w14:textId="6F53419F" w:rsidR="0085758A" w:rsidRDefault="0085758A" w:rsidP="0085758A">
      <w:pPr>
        <w:pStyle w:val="af7"/>
        <w:jc w:val="center"/>
      </w:pPr>
      <w:bookmarkStart w:id="17" w:name="_Ref28021390"/>
      <w:bookmarkStart w:id="18" w:name="_Toc3551032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w:t>
      </w:r>
      <w:r>
        <w:fldChar w:fldCharType="end"/>
      </w:r>
      <w:bookmarkEnd w:id="17"/>
      <w:r>
        <w:t xml:space="preserve"> </w:t>
      </w:r>
      <w:r w:rsidR="00230E2C">
        <w:rPr>
          <w:rFonts w:hint="eastAsia"/>
        </w:rPr>
        <w:t>系统</w:t>
      </w:r>
      <w:r>
        <w:rPr>
          <w:rFonts w:hint="eastAsia"/>
        </w:rPr>
        <w:t>频域分析</w:t>
      </w:r>
      <w:r w:rsidR="008C3349">
        <w:rPr>
          <w:rFonts w:hint="eastAsia"/>
        </w:rPr>
        <w:t>举例</w:t>
      </w:r>
      <w:bookmarkEnd w:id="18"/>
    </w:p>
    <w:p w14:paraId="37942445" w14:textId="540A843F" w:rsidR="0023045C" w:rsidRDefault="004F19E6" w:rsidP="004F19E6">
      <w:r>
        <w:rPr>
          <w:rFonts w:hint="eastAsia"/>
        </w:rPr>
        <w:t>如</w:t>
      </w:r>
      <w:r w:rsidR="0026303C">
        <w:rPr>
          <w:rFonts w:hint="eastAsia"/>
        </w:rPr>
        <w:t>上图</w:t>
      </w:r>
      <w:r>
        <w:rPr>
          <w:rFonts w:hint="eastAsia"/>
        </w:rPr>
        <w:t>所示</w:t>
      </w:r>
      <w:r w:rsidR="008B7AAF">
        <w:rPr>
          <w:rFonts w:hint="eastAsia"/>
        </w:rPr>
        <w:t>，</w:t>
      </w:r>
      <w:r w:rsidR="00462B0D">
        <w:rPr>
          <w:rFonts w:hint="eastAsia"/>
        </w:rPr>
        <w:t>以两路举例，</w:t>
      </w:r>
      <w:r w:rsidR="0026303C">
        <w:rPr>
          <w:rFonts w:hint="eastAsia"/>
        </w:rPr>
        <w:t>将</w:t>
      </w:r>
      <w:r w:rsidR="00462B0D">
        <w:rPr>
          <w:rFonts w:hint="eastAsia"/>
        </w:rPr>
        <w:t>3Gps</w:t>
      </w:r>
      <w:r w:rsidR="00462B0D">
        <w:rPr>
          <w:rFonts w:hint="eastAsia"/>
        </w:rPr>
        <w:t>数据，分成两路，各路的速率是</w:t>
      </w:r>
      <w:r w:rsidR="00462B0D">
        <w:rPr>
          <w:rFonts w:hint="eastAsia"/>
        </w:rPr>
        <w:t>1.5Gbps</w:t>
      </w:r>
      <w:r w:rsidR="00462B0D">
        <w:rPr>
          <w:rFonts w:hint="eastAsia"/>
        </w:rPr>
        <w:t>，经</w:t>
      </w:r>
      <w:r w:rsidR="00462B0D">
        <w:rPr>
          <w:rFonts w:hint="eastAsia"/>
        </w:rPr>
        <w:t>6</w:t>
      </w:r>
      <w:r w:rsidR="00CC671D">
        <w:rPr>
          <w:rFonts w:hint="eastAsia"/>
        </w:rPr>
        <w:t>4</w:t>
      </w:r>
      <w:r w:rsidR="00462B0D">
        <w:rPr>
          <w:rFonts w:hint="eastAsia"/>
        </w:rPr>
        <w:t>QAM</w:t>
      </w:r>
      <w:r w:rsidR="00462B0D">
        <w:rPr>
          <w:rFonts w:hint="eastAsia"/>
        </w:rPr>
        <w:t>调制，每路符号速率是</w:t>
      </w:r>
      <w:r w:rsidR="00462B0D">
        <w:rPr>
          <w:rFonts w:hint="eastAsia"/>
        </w:rPr>
        <w:t>250M</w:t>
      </w:r>
      <w:r w:rsidR="00462B0D">
        <w:rPr>
          <w:rFonts w:hint="eastAsia"/>
        </w:rPr>
        <w:t>，</w:t>
      </w:r>
      <w:r w:rsidR="0023045C">
        <w:rPr>
          <w:rFonts w:hint="eastAsia"/>
        </w:rPr>
        <w:t>经过</w:t>
      </w:r>
      <w:r w:rsidR="0023045C">
        <w:rPr>
          <w:rFonts w:hint="eastAsia"/>
        </w:rPr>
        <w:t>2</w:t>
      </w:r>
      <w:r w:rsidR="0023045C">
        <w:rPr>
          <w:rFonts w:hint="eastAsia"/>
        </w:rPr>
        <w:t>倍插值各路基带频谱减小为</w:t>
      </w:r>
      <w:r w:rsidR="0023045C">
        <w:rPr>
          <w:rFonts w:hint="eastAsia"/>
        </w:rPr>
        <w:t>125M</w:t>
      </w:r>
      <w:r w:rsidR="0023045C">
        <w:rPr>
          <w:rFonts w:hint="eastAsia"/>
        </w:rPr>
        <w:t>，频谱间隔</w:t>
      </w:r>
      <w:r w:rsidR="00F60ABF">
        <w:rPr>
          <w:rFonts w:hint="eastAsia"/>
        </w:rPr>
        <w:t>展宽为</w:t>
      </w:r>
      <w:r w:rsidR="0023045C">
        <w:rPr>
          <w:rFonts w:hint="eastAsia"/>
        </w:rPr>
        <w:t>125M</w:t>
      </w:r>
      <w:r w:rsidR="0023045C">
        <w:rPr>
          <w:rFonts w:hint="eastAsia"/>
        </w:rPr>
        <w:t>，再在经过上变频</w:t>
      </w:r>
      <w:r w:rsidR="0026303C">
        <w:rPr>
          <w:rFonts w:hint="eastAsia"/>
        </w:rPr>
        <w:t>合并</w:t>
      </w:r>
      <w:r w:rsidR="00B65A3E">
        <w:rPr>
          <w:rFonts w:hint="eastAsia"/>
        </w:rPr>
        <w:t>后</w:t>
      </w:r>
      <w:r w:rsidR="0026303C">
        <w:rPr>
          <w:rFonts w:hint="eastAsia"/>
        </w:rPr>
        <w:t>由</w:t>
      </w:r>
      <w:r w:rsidR="00B65A3E">
        <w:rPr>
          <w:rFonts w:hint="eastAsia"/>
        </w:rPr>
        <w:t>DA</w:t>
      </w:r>
      <w:r w:rsidR="0026303C">
        <w:rPr>
          <w:rFonts w:hint="eastAsia"/>
        </w:rPr>
        <w:t>发送出去</w:t>
      </w:r>
      <w:r w:rsidR="0023045C">
        <w:rPr>
          <w:rFonts w:hint="eastAsia"/>
        </w:rPr>
        <w:t>，</w:t>
      </w:r>
      <w:r w:rsidR="00B65A3E">
        <w:rPr>
          <w:rFonts w:hint="eastAsia"/>
        </w:rPr>
        <w:t>从</w:t>
      </w:r>
      <w:r w:rsidR="0026303C">
        <w:rPr>
          <w:rFonts w:hint="eastAsia"/>
        </w:rPr>
        <w:t>上图</w:t>
      </w:r>
      <w:r w:rsidR="00F60ABF">
        <w:rPr>
          <w:rFonts w:hint="eastAsia"/>
        </w:rPr>
        <w:t>中</w:t>
      </w:r>
      <w:r w:rsidR="00B65A3E">
        <w:rPr>
          <w:rFonts w:hint="eastAsia"/>
        </w:rPr>
        <w:t>可以看出</w:t>
      </w:r>
      <w:r w:rsidR="0023045C">
        <w:rPr>
          <w:rFonts w:hint="eastAsia"/>
        </w:rPr>
        <w:t>两路信号能很好的利用带宽并无码间干扰。</w:t>
      </w:r>
    </w:p>
    <w:p w14:paraId="36CD8743" w14:textId="59DAC9F9" w:rsidR="0089260D" w:rsidRDefault="00411475" w:rsidP="00411475">
      <w:pPr>
        <w:pStyle w:val="2"/>
        <w:numPr>
          <w:ilvl w:val="1"/>
          <w:numId w:val="1"/>
        </w:numPr>
      </w:pPr>
      <w:bookmarkStart w:id="19" w:name="_Toc35510268"/>
      <w:r>
        <w:rPr>
          <w:rFonts w:hint="eastAsia"/>
        </w:rPr>
        <w:lastRenderedPageBreak/>
        <w:t>实际符号速率</w:t>
      </w:r>
      <w:bookmarkEnd w:id="19"/>
    </w:p>
    <w:p w14:paraId="398337D7" w14:textId="0F14C4DE" w:rsidR="00411475" w:rsidRDefault="00D352FA" w:rsidP="00411475">
      <w:r>
        <w:rPr>
          <w:rFonts w:hint="eastAsia"/>
        </w:rPr>
        <w:t>MAC</w:t>
      </w:r>
      <w:r>
        <w:rPr>
          <w:rFonts w:hint="eastAsia"/>
        </w:rPr>
        <w:t>速率</w:t>
      </w:r>
      <w:r>
        <w:rPr>
          <w:rFonts w:hint="eastAsia"/>
        </w:rPr>
        <w:t>=64b</w:t>
      </w:r>
      <w:r w:rsidR="007851AF">
        <w:t>(</w:t>
      </w:r>
      <w:r w:rsidR="007851AF">
        <w:rPr>
          <w:rFonts w:hint="eastAsia"/>
        </w:rPr>
        <w:t>位宽</w:t>
      </w:r>
      <w:r w:rsidR="007851AF">
        <w:t>)</w:t>
      </w:r>
      <w:r>
        <w:rPr>
          <w:rFonts w:hint="eastAsia"/>
        </w:rPr>
        <w:t>*156M</w:t>
      </w:r>
      <w:r w:rsidR="007851AF">
        <w:t>(</w:t>
      </w:r>
      <w:r w:rsidR="007851AF">
        <w:rPr>
          <w:rFonts w:hint="eastAsia"/>
        </w:rPr>
        <w:t>时钟</w:t>
      </w:r>
      <w:r w:rsidR="007851AF">
        <w:t>)</w:t>
      </w:r>
      <w:r>
        <w:rPr>
          <w:rFonts w:hint="eastAsia"/>
        </w:rPr>
        <w:t>=9984Mb</w:t>
      </w:r>
      <w:r w:rsidR="007851AF">
        <w:rPr>
          <w:rFonts w:hint="eastAsia"/>
        </w:rPr>
        <w:t>p</w:t>
      </w:r>
      <w:r>
        <w:rPr>
          <w:rFonts w:hint="eastAsia"/>
        </w:rPr>
        <w:t>s</w:t>
      </w:r>
    </w:p>
    <w:p w14:paraId="18B71EEB" w14:textId="71100CD5" w:rsidR="00D352FA" w:rsidRPr="00411475" w:rsidRDefault="00D352FA" w:rsidP="00411475">
      <w:r>
        <w:rPr>
          <w:rFonts w:hint="eastAsia"/>
        </w:rPr>
        <w:t>1</w:t>
      </w:r>
      <w:r>
        <w:t>888B</w:t>
      </w:r>
      <w:r>
        <w:rPr>
          <w:rFonts w:hint="eastAsia"/>
        </w:rPr>
        <w:t>的数据块经过信道编码增加的数据为</w:t>
      </w:r>
      <w:r>
        <w:rPr>
          <w:rFonts w:hint="eastAsia"/>
        </w:rPr>
        <w:t>(255-236</w:t>
      </w:r>
      <w:r>
        <w:t>)*8</w:t>
      </w:r>
      <w:r w:rsidR="007851AF">
        <w:rPr>
          <w:rFonts w:hint="eastAsia"/>
        </w:rPr>
        <w:t>=19B</w:t>
      </w:r>
      <w:r w:rsidR="00B85A44">
        <w:rPr>
          <w:rFonts w:hint="eastAsia"/>
        </w:rPr>
        <w:t>*8</w:t>
      </w:r>
      <w:r>
        <w:rPr>
          <w:rFonts w:hint="eastAsia"/>
        </w:rPr>
        <w:t>，每秒经过基带的数据块数量为</w:t>
      </w:r>
      <w:r>
        <w:rPr>
          <w:rFonts w:hint="eastAsia"/>
        </w:rPr>
        <w:t>(9984M/8</w:t>
      </w:r>
      <w:r>
        <w:t>)/1888</w:t>
      </w:r>
      <m:oMath>
        <m:r>
          <w:rPr>
            <w:rFonts w:ascii="Cambria Math" w:hAnsi="Cambria Math"/>
          </w:rPr>
          <m:t>≈</m:t>
        </m:r>
      </m:oMath>
      <w:r w:rsidRPr="00D352FA">
        <w:t>661</w:t>
      </w:r>
      <w:r w:rsidR="007851AF">
        <w:rPr>
          <w:rFonts w:hint="eastAsia"/>
        </w:rPr>
        <w:t>,</w:t>
      </w:r>
      <w:r w:rsidRPr="00D352FA">
        <w:t>01</w:t>
      </w:r>
      <w:r>
        <w:rPr>
          <w:rFonts w:hint="eastAsia"/>
        </w:rPr>
        <w:t>7</w:t>
      </w:r>
      <w:r w:rsidR="007851AF">
        <w:rPr>
          <w:rFonts w:hint="eastAsia"/>
        </w:rPr>
        <w:t>，所以每秒经过信道编码增加的数据为</w:t>
      </w:r>
      <w:r w:rsidR="007851AF" w:rsidRPr="00D352FA">
        <w:t>66101</w:t>
      </w:r>
      <w:r w:rsidR="007851AF">
        <w:rPr>
          <w:rFonts w:hint="eastAsia"/>
        </w:rPr>
        <w:t>7*19*</w:t>
      </w:r>
      <w:r w:rsidR="00B85A44">
        <w:rPr>
          <w:rFonts w:hint="eastAsia"/>
        </w:rPr>
        <w:t>8*</w:t>
      </w:r>
      <w:r w:rsidR="007851AF">
        <w:rPr>
          <w:rFonts w:hint="eastAsia"/>
        </w:rPr>
        <w:t>8</w:t>
      </w:r>
      <m:oMath>
        <m:r>
          <w:rPr>
            <w:rFonts w:ascii="Cambria Math" w:hAnsi="Cambria Math"/>
          </w:rPr>
          <m:t>≈</m:t>
        </m:r>
      </m:oMath>
      <w:r w:rsidR="00B85A44" w:rsidRPr="00B85A44">
        <w:t>803,796,608</w:t>
      </w:r>
      <w:r w:rsidR="00B85A44" w:rsidRPr="00B85A44">
        <w:t>‬</w:t>
      </w:r>
      <w:r w:rsidR="007851AF">
        <w:rPr>
          <w:rFonts w:hint="eastAsia"/>
        </w:rPr>
        <w:t>b</w:t>
      </w:r>
      <w:r w:rsidR="007851AF">
        <w:t>,</w:t>
      </w:r>
      <w:r w:rsidR="007851AF" w:rsidRPr="007851AF">
        <w:rPr>
          <w:rFonts w:hint="eastAsia"/>
        </w:rPr>
        <w:t xml:space="preserve"> </w:t>
      </w:r>
      <w:r w:rsidR="007851AF" w:rsidRPr="007851AF">
        <w:rPr>
          <w:rFonts w:hint="eastAsia"/>
        </w:rPr>
        <w:t>所以经过信道编码</w:t>
      </w:r>
      <w:r w:rsidR="007851AF">
        <w:rPr>
          <w:rFonts w:hint="eastAsia"/>
        </w:rPr>
        <w:t>的码速率为</w:t>
      </w:r>
      <w:r w:rsidR="007851AF">
        <w:rPr>
          <w:rFonts w:hint="eastAsia"/>
        </w:rPr>
        <w:t>(9984M</w:t>
      </w:r>
      <w:r w:rsidR="007851AF">
        <w:t>+</w:t>
      </w:r>
      <w:r w:rsidR="00B85A44" w:rsidRPr="00B85A44">
        <w:t>803,796,608</w:t>
      </w:r>
      <w:r w:rsidR="00B85A44" w:rsidRPr="00B85A44">
        <w:t>‬</w:t>
      </w:r>
      <w:r w:rsidR="007851AF">
        <w:t>)/6</w:t>
      </w:r>
      <m:oMath>
        <m:r>
          <w:rPr>
            <w:rFonts w:ascii="Cambria Math" w:hAnsi="Cambria Math"/>
          </w:rPr>
          <m:t>≈</m:t>
        </m:r>
      </m:oMath>
      <w:r w:rsidR="00B85A44">
        <w:rPr>
          <w:rFonts w:hint="eastAsia"/>
        </w:rPr>
        <w:t>1.8</w:t>
      </w:r>
      <m:oMath>
        <m:r>
          <w:rPr>
            <w:rFonts w:ascii="Cambria Math" w:hAnsi="Cambria Math" w:hint="eastAsia"/>
          </w:rPr>
          <m:t xml:space="preserve"> GsHZ</m:t>
        </m:r>
      </m:oMath>
    </w:p>
    <w:p w14:paraId="79014934" w14:textId="77777777" w:rsidR="004F19E6" w:rsidRDefault="004F19E6">
      <w:pPr>
        <w:widowControl/>
        <w:jc w:val="left"/>
        <w:rPr>
          <w:b/>
          <w:bCs/>
          <w:kern w:val="44"/>
          <w:sz w:val="44"/>
          <w:szCs w:val="44"/>
        </w:rPr>
      </w:pPr>
      <w:r>
        <w:br w:type="page"/>
      </w:r>
    </w:p>
    <w:p w14:paraId="5622EB13" w14:textId="3DC82C05" w:rsidR="009A7AE9" w:rsidRDefault="003006B8" w:rsidP="00A45160">
      <w:pPr>
        <w:pStyle w:val="1"/>
        <w:numPr>
          <w:ilvl w:val="0"/>
          <w:numId w:val="1"/>
        </w:numPr>
      </w:pPr>
      <w:bookmarkStart w:id="20" w:name="_Toc35510269"/>
      <w:r>
        <w:rPr>
          <w:rFonts w:hint="eastAsia"/>
        </w:rPr>
        <w:lastRenderedPageBreak/>
        <w:t>信道</w:t>
      </w:r>
      <w:r w:rsidR="009A7AE9">
        <w:rPr>
          <w:rFonts w:hint="eastAsia"/>
        </w:rPr>
        <w:t>编解码</w:t>
      </w:r>
      <w:bookmarkEnd w:id="20"/>
    </w:p>
    <w:p w14:paraId="14A12AEC" w14:textId="794D6D1D" w:rsidR="00AF7233" w:rsidRDefault="00AF7233" w:rsidP="00A45160">
      <w:pPr>
        <w:pStyle w:val="2"/>
        <w:numPr>
          <w:ilvl w:val="1"/>
          <w:numId w:val="1"/>
        </w:numPr>
      </w:pPr>
      <w:bookmarkStart w:id="21" w:name="_Toc35510270"/>
      <w:bookmarkStart w:id="22" w:name="OLE_LINK1"/>
      <w:bookmarkStart w:id="23" w:name="OLE_LINK2"/>
      <w:r>
        <w:rPr>
          <w:rFonts w:hint="eastAsia"/>
        </w:rPr>
        <w:t>CRC</w:t>
      </w:r>
      <w:bookmarkEnd w:id="21"/>
    </w:p>
    <w:p w14:paraId="2A5FF855" w14:textId="4DD293F6" w:rsidR="006573DB" w:rsidRDefault="006573DB" w:rsidP="00A45160">
      <w:pPr>
        <w:pStyle w:val="3"/>
        <w:numPr>
          <w:ilvl w:val="2"/>
          <w:numId w:val="1"/>
        </w:numPr>
      </w:pPr>
      <w:bookmarkStart w:id="24" w:name="_Toc35510271"/>
      <w:r>
        <w:rPr>
          <w:rFonts w:hint="eastAsia"/>
        </w:rPr>
        <w:t>CRC</w:t>
      </w:r>
      <w:r>
        <w:rPr>
          <w:rFonts w:hint="eastAsia"/>
        </w:rPr>
        <w:t>分块</w:t>
      </w:r>
      <w:bookmarkEnd w:id="24"/>
    </w:p>
    <w:p w14:paraId="48758710" w14:textId="432A5611" w:rsidR="005F4477" w:rsidRPr="00AD0758" w:rsidRDefault="005F4477" w:rsidP="00A3324D">
      <w:pPr>
        <w:rPr>
          <w:vertAlign w:val="subscript"/>
        </w:rPr>
      </w:pPr>
      <w:r w:rsidRPr="00AD0758">
        <w:rPr>
          <w:rFonts w:hint="eastAsia"/>
        </w:rPr>
        <w:t>将</w:t>
      </w:r>
      <w:r w:rsidRPr="00AD0758">
        <w:rPr>
          <w:rFonts w:hint="eastAsia"/>
        </w:rPr>
        <w:t>10G</w:t>
      </w:r>
      <w:r w:rsidRPr="00AD0758">
        <w:t xml:space="preserve"> MAC</w:t>
      </w:r>
      <w:r w:rsidRPr="00AD0758">
        <w:rPr>
          <w:rFonts w:hint="eastAsia"/>
        </w:rPr>
        <w:t>数据拼拆成</w:t>
      </w:r>
      <w:r w:rsidRPr="00AD0758">
        <w:rPr>
          <w:rFonts w:hint="eastAsia"/>
        </w:rPr>
        <w:t>1888btye</w:t>
      </w:r>
      <w:r w:rsidRPr="00AD0758">
        <w:rPr>
          <w:rFonts w:hint="eastAsia"/>
        </w:rPr>
        <w:t>的等长数据块，再拆分成并行的</w:t>
      </w:r>
      <w:r w:rsidRPr="00AD0758">
        <w:rPr>
          <w:rFonts w:hint="eastAsia"/>
        </w:rPr>
        <w:t>8</w:t>
      </w:r>
      <w:r w:rsidRPr="00AD0758">
        <w:rPr>
          <w:rFonts w:hint="eastAsia"/>
        </w:rPr>
        <w:t>路数据处理，分别对每一路数据添加</w:t>
      </w:r>
      <w:r w:rsidRPr="00AD0758">
        <w:rPr>
          <w:rFonts w:hint="eastAsia"/>
        </w:rPr>
        <w:t>CRC</w:t>
      </w:r>
      <w:r w:rsidRPr="00AD0758">
        <w:rPr>
          <w:rFonts w:hint="eastAsia"/>
        </w:rPr>
        <w:t>校验码，</w:t>
      </w:r>
      <w:r w:rsidR="00145091" w:rsidRPr="00AD0758">
        <w:rPr>
          <w:rFonts w:hint="eastAsia"/>
        </w:rPr>
        <w:t>拆分成并行的</w:t>
      </w:r>
      <w:r w:rsidR="00145091" w:rsidRPr="00AD0758">
        <w:rPr>
          <w:rFonts w:hint="eastAsia"/>
        </w:rPr>
        <w:t>8</w:t>
      </w:r>
      <w:r w:rsidR="00145091" w:rsidRPr="00AD0758">
        <w:rPr>
          <w:rFonts w:hint="eastAsia"/>
        </w:rPr>
        <w:t>路数据的</w:t>
      </w:r>
      <w:r w:rsidRPr="00AD0758">
        <w:rPr>
          <w:rFonts w:hint="eastAsia"/>
        </w:rPr>
        <w:t>过程如下，输入数据为</w:t>
      </w:r>
      <w:r w:rsidRPr="00AD0758">
        <w:rPr>
          <w:rFonts w:hint="eastAsia"/>
        </w:rPr>
        <w:t>m</w:t>
      </w:r>
      <w:r w:rsidRPr="00AD0758">
        <w:rPr>
          <w:rFonts w:hint="eastAsia"/>
          <w:vertAlign w:val="subscript"/>
        </w:rPr>
        <w:t>0</w:t>
      </w:r>
      <w:r w:rsidRPr="00AD0758">
        <w:rPr>
          <w:rFonts w:hint="eastAsia"/>
        </w:rPr>
        <w:t>,</w:t>
      </w:r>
      <w:r w:rsidRPr="00AD0758">
        <w:t>m</w:t>
      </w:r>
      <w:r w:rsidRPr="00AD0758">
        <w:rPr>
          <w:vertAlign w:val="subscript"/>
        </w:rPr>
        <w:t>1</w:t>
      </w:r>
      <w:r w:rsidRPr="00AD0758">
        <w:t>…,m</w:t>
      </w:r>
      <w:r w:rsidRPr="00AD0758">
        <w:rPr>
          <w:vertAlign w:val="subscript"/>
        </w:rPr>
        <w:t>1887</w:t>
      </w:r>
      <w:r w:rsidRPr="00AD0758">
        <w:rPr>
          <w:rFonts w:hint="eastAsia"/>
          <w:vertAlign w:val="subscript"/>
        </w:rPr>
        <w:t>，</w:t>
      </w:r>
      <w:r w:rsidRPr="00AD0758">
        <w:rPr>
          <w:rFonts w:hint="eastAsia"/>
          <w:b/>
        </w:rPr>
        <w:t>输出数据为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0235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70</m:t>
                      </m:r>
                    </m:sub>
                  </m:sSub>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7235</m:t>
                      </m:r>
                    </m:sub>
                  </m:sSub>
                </m:e>
              </m:mr>
            </m:m>
          </m:e>
        </m:d>
      </m:oMath>
    </w:p>
    <w:p w14:paraId="7E4AF76D" w14:textId="77777777" w:rsidR="003428EC" w:rsidRPr="00AD0758" w:rsidRDefault="003428EC" w:rsidP="00E86B79">
      <w:pPr>
        <w:pStyle w:val="B2"/>
        <w:ind w:left="0" w:firstLine="0"/>
        <w:rPr>
          <w:lang w:eastAsia="zh-CN"/>
        </w:rPr>
      </w:pPr>
    </w:p>
    <w:p w14:paraId="70999C91" w14:textId="3F140685" w:rsidR="00E86B79" w:rsidRPr="00AD0758" w:rsidRDefault="00E86B79" w:rsidP="00E86B79">
      <w:pPr>
        <w:pStyle w:val="B2"/>
        <w:ind w:left="0" w:firstLine="0"/>
        <w:rPr>
          <w:lang w:eastAsia="zh-CN"/>
        </w:rPr>
      </w:pPr>
      <w:r w:rsidRPr="00AD0758">
        <w:rPr>
          <w:rFonts w:hint="eastAsia"/>
          <w:lang w:eastAsia="zh-CN"/>
        </w:rPr>
        <w:t>k</w:t>
      </w:r>
      <w:r w:rsidRPr="00AD0758">
        <w:rPr>
          <w:lang w:eastAsia="zh-CN"/>
        </w:rPr>
        <w:t>=0;</w:t>
      </w:r>
    </w:p>
    <w:p w14:paraId="0BD0445C" w14:textId="2CE5DF72" w:rsidR="00E86B79" w:rsidRPr="00AD0758" w:rsidRDefault="00E86B79" w:rsidP="00A3324D">
      <w:r w:rsidRPr="00AD0758">
        <w:rPr>
          <w:rFonts w:hint="eastAsia"/>
        </w:rPr>
        <w:t>f</w:t>
      </w:r>
      <w:r w:rsidRPr="00AD0758">
        <w:t>or i=0 to 235</w:t>
      </w:r>
    </w:p>
    <w:p w14:paraId="09B9E944" w14:textId="3456C2C4" w:rsidR="00E86B79" w:rsidRPr="00AD0758" w:rsidRDefault="00E86B79" w:rsidP="00A3324D">
      <w:r w:rsidRPr="00AD0758">
        <w:tab/>
        <w:t xml:space="preserve">for j=0 to </w:t>
      </w:r>
      <w:r w:rsidR="00E5276F" w:rsidRPr="00AD0758">
        <w:rPr>
          <w:rFonts w:hint="eastAsia"/>
        </w:rPr>
        <w:t>7</w:t>
      </w:r>
    </w:p>
    <w:p w14:paraId="51207143" w14:textId="3B3D9C94" w:rsidR="00E86B79" w:rsidRPr="00AD0758" w:rsidRDefault="00E86B79" w:rsidP="00A3324D">
      <w:r w:rsidRPr="00AD0758">
        <w:tab/>
      </w:r>
      <w:r w:rsidRPr="00AD0758">
        <w:tab/>
        <w:t>Aji = mk;</w:t>
      </w:r>
    </w:p>
    <w:p w14:paraId="05DFC7BA" w14:textId="2A028E26" w:rsidR="00E86B79" w:rsidRPr="00AD0758" w:rsidRDefault="00E86B79" w:rsidP="00A3324D">
      <w:r w:rsidRPr="00AD0758">
        <w:tab/>
      </w:r>
      <w:r w:rsidRPr="00AD0758">
        <w:tab/>
      </w:r>
      <w:r w:rsidR="003428EC" w:rsidRPr="00AD0758">
        <w:rPr>
          <w:rFonts w:hint="eastAsia"/>
        </w:rPr>
        <w:t>k</w:t>
      </w:r>
      <w:r w:rsidRPr="00AD0758">
        <w:t>=k+1;</w:t>
      </w:r>
    </w:p>
    <w:p w14:paraId="5827E95F" w14:textId="6D14FD53" w:rsidR="00E86B79" w:rsidRPr="00AD0758" w:rsidRDefault="00E86B79" w:rsidP="00A3324D">
      <w:r w:rsidRPr="00AD0758">
        <w:tab/>
        <w:t>end for</w:t>
      </w:r>
    </w:p>
    <w:p w14:paraId="6E67D33E" w14:textId="1E54BB47" w:rsidR="00E86B79" w:rsidRPr="00AD0758" w:rsidRDefault="00E86B79" w:rsidP="00A3324D">
      <w:r w:rsidRPr="00AD0758">
        <w:t>end for</w:t>
      </w:r>
    </w:p>
    <w:p w14:paraId="39CF34B2" w14:textId="789EA5D9" w:rsidR="006573DB" w:rsidRPr="006573DB" w:rsidRDefault="006573DB" w:rsidP="00A45160">
      <w:pPr>
        <w:pStyle w:val="3"/>
        <w:numPr>
          <w:ilvl w:val="2"/>
          <w:numId w:val="1"/>
        </w:numPr>
      </w:pPr>
      <w:bookmarkStart w:id="25" w:name="_Toc35510272"/>
      <w:r>
        <w:rPr>
          <w:rFonts w:hint="eastAsia"/>
        </w:rPr>
        <w:t>CRC</w:t>
      </w:r>
      <w:r>
        <w:rPr>
          <w:rFonts w:hint="eastAsia"/>
        </w:rPr>
        <w:t>实现</w:t>
      </w:r>
      <w:bookmarkEnd w:id="25"/>
    </w:p>
    <w:bookmarkEnd w:id="22"/>
    <w:bookmarkEnd w:id="23"/>
    <w:p w14:paraId="05F84C3F" w14:textId="77777777" w:rsidR="00AF7233" w:rsidRDefault="00AF7233" w:rsidP="00AF7233">
      <w:pPr>
        <w:rPr>
          <w:lang w:val="zh-CN"/>
        </w:rPr>
      </w:pPr>
      <w:r>
        <w:t>CRC</w:t>
      </w:r>
      <w:r>
        <w:rPr>
          <w:rFonts w:hint="eastAsia"/>
          <w:lang w:val="zh-CN"/>
        </w:rPr>
        <w:t>计算单元的输入比特为</w:t>
      </w:r>
      <w:r w:rsidR="0081569F" w:rsidRPr="0081569F">
        <w:rPr>
          <w:rPrChange w:id="26" w:author="xbany" w:date="2019-12-07T15:50:00Z">
            <w:rPr>
              <w:lang w:val="zh-CN"/>
            </w:rPr>
          </w:rPrChange>
        </w:rPr>
        <w:t>a</w:t>
      </w:r>
      <w:r w:rsidR="0081569F" w:rsidRPr="0081569F">
        <w:rPr>
          <w:vertAlign w:val="subscript"/>
          <w:rPrChange w:id="27" w:author="xbany" w:date="2019-12-07T15:50:00Z">
            <w:rPr>
              <w:lang w:val="zh-CN"/>
            </w:rPr>
          </w:rPrChange>
        </w:rPr>
        <w:t>0</w:t>
      </w:r>
      <w:r w:rsidR="0081569F" w:rsidRPr="0081569F">
        <w:rPr>
          <w:rPrChange w:id="28" w:author="xbany" w:date="2019-12-07T15:50:00Z">
            <w:rPr>
              <w:lang w:val="zh-CN"/>
            </w:rPr>
          </w:rPrChange>
        </w:rPr>
        <w:t>,a</w:t>
      </w:r>
      <w:r w:rsidR="0081569F" w:rsidRPr="0081569F">
        <w:rPr>
          <w:vertAlign w:val="subscript"/>
          <w:rPrChange w:id="29" w:author="xbany" w:date="2019-12-07T15:50:00Z">
            <w:rPr>
              <w:lang w:val="zh-CN"/>
            </w:rPr>
          </w:rPrChange>
        </w:rPr>
        <w:t>1</w:t>
      </w:r>
      <w:r w:rsidR="0081569F" w:rsidRPr="0081569F">
        <w:rPr>
          <w:rPrChange w:id="30" w:author="xbany" w:date="2019-12-07T15:50:00Z">
            <w:rPr>
              <w:lang w:val="zh-CN"/>
            </w:rPr>
          </w:rPrChange>
        </w:rPr>
        <w:t>,a</w:t>
      </w:r>
      <w:r w:rsidR="0081569F" w:rsidRPr="0081569F">
        <w:rPr>
          <w:vertAlign w:val="subscript"/>
          <w:rPrChange w:id="31" w:author="xbany" w:date="2019-12-07T15:50:00Z">
            <w:rPr>
              <w:lang w:val="zh-CN"/>
            </w:rPr>
          </w:rPrChange>
        </w:rPr>
        <w:t>2</w:t>
      </w:r>
      <w:r w:rsidR="0081569F" w:rsidRPr="0081569F">
        <w:rPr>
          <w:rPrChange w:id="32" w:author="xbany" w:date="2019-12-07T15:50:00Z">
            <w:rPr>
              <w:lang w:val="zh-CN"/>
            </w:rPr>
          </w:rPrChange>
        </w:rPr>
        <w:t>,a</w:t>
      </w:r>
      <w:r w:rsidR="0081569F" w:rsidRPr="0081569F">
        <w:rPr>
          <w:vertAlign w:val="subscript"/>
          <w:rPrChange w:id="33" w:author="xbany" w:date="2019-12-07T15:50:00Z">
            <w:rPr>
              <w:lang w:val="zh-CN"/>
            </w:rPr>
          </w:rPrChange>
        </w:rPr>
        <w:t>3,</w:t>
      </w:r>
      <w:r w:rsidR="0081569F" w:rsidRPr="0081569F">
        <w:rPr>
          <w:rPrChange w:id="34" w:author="xbany" w:date="2019-12-07T15:50:00Z">
            <w:rPr>
              <w:lang w:val="zh-CN"/>
            </w:rPr>
          </w:rPrChange>
        </w:rPr>
        <w:t>…,a</w:t>
      </w:r>
      <w:r w:rsidR="0081569F" w:rsidRPr="0081569F">
        <w:rPr>
          <w:vertAlign w:val="subscript"/>
          <w:rPrChange w:id="35" w:author="xbany" w:date="2019-12-07T15:50:00Z">
            <w:rPr>
              <w:lang w:val="zh-CN"/>
            </w:rPr>
          </w:rPrChange>
        </w:rPr>
        <w:t>A-1</w:t>
      </w:r>
      <w:r w:rsidR="0081569F" w:rsidRPr="0081569F">
        <w:rPr>
          <w:rFonts w:hint="eastAsia"/>
          <w:rPrChange w:id="36" w:author="xbany" w:date="2019-12-07T15:50:00Z">
            <w:rPr>
              <w:rFonts w:hint="eastAsia"/>
              <w:lang w:val="zh-CN"/>
            </w:rPr>
          </w:rPrChange>
        </w:rPr>
        <w:t>，</w:t>
      </w:r>
      <w:r>
        <w:rPr>
          <w:rFonts w:hint="eastAsia"/>
          <w:lang w:val="zh-CN"/>
        </w:rPr>
        <w:t>奇偶校验比特为</w:t>
      </w:r>
      <w:r w:rsidR="0081569F" w:rsidRPr="0081569F">
        <w:rPr>
          <w:rPrChange w:id="37" w:author="xbany" w:date="2019-12-07T15:50:00Z">
            <w:rPr>
              <w:lang w:val="zh-CN"/>
            </w:rPr>
          </w:rPrChange>
        </w:rPr>
        <w:t>p</w:t>
      </w:r>
      <w:r w:rsidR="0081569F" w:rsidRPr="0081569F">
        <w:rPr>
          <w:vertAlign w:val="subscript"/>
          <w:rPrChange w:id="38" w:author="xbany" w:date="2019-12-07T15:50:00Z">
            <w:rPr>
              <w:lang w:val="zh-CN"/>
            </w:rPr>
          </w:rPrChange>
        </w:rPr>
        <w:t>0</w:t>
      </w:r>
      <w:r w:rsidR="0081569F" w:rsidRPr="0081569F">
        <w:rPr>
          <w:rPrChange w:id="39" w:author="xbany" w:date="2019-12-07T15:50:00Z">
            <w:rPr>
              <w:lang w:val="zh-CN"/>
            </w:rPr>
          </w:rPrChange>
        </w:rPr>
        <w:t>,p</w:t>
      </w:r>
      <w:r w:rsidR="0081569F" w:rsidRPr="0081569F">
        <w:rPr>
          <w:vertAlign w:val="subscript"/>
          <w:rPrChange w:id="40" w:author="xbany" w:date="2019-12-07T15:50:00Z">
            <w:rPr>
              <w:lang w:val="zh-CN"/>
            </w:rPr>
          </w:rPrChange>
        </w:rPr>
        <w:t>1</w:t>
      </w:r>
      <w:r w:rsidR="0081569F" w:rsidRPr="0081569F">
        <w:rPr>
          <w:rPrChange w:id="41" w:author="xbany" w:date="2019-12-07T15:50:00Z">
            <w:rPr>
              <w:lang w:val="zh-CN"/>
            </w:rPr>
          </w:rPrChange>
        </w:rPr>
        <w:t>,p</w:t>
      </w:r>
      <w:r w:rsidR="0081569F" w:rsidRPr="0081569F">
        <w:rPr>
          <w:vertAlign w:val="subscript"/>
          <w:rPrChange w:id="42" w:author="xbany" w:date="2019-12-07T15:50:00Z">
            <w:rPr>
              <w:lang w:val="zh-CN"/>
            </w:rPr>
          </w:rPrChange>
        </w:rPr>
        <w:t>2</w:t>
      </w:r>
      <w:r w:rsidR="0081569F" w:rsidRPr="0081569F">
        <w:rPr>
          <w:rPrChange w:id="43" w:author="xbany" w:date="2019-12-07T15:50:00Z">
            <w:rPr>
              <w:lang w:val="zh-CN"/>
            </w:rPr>
          </w:rPrChange>
        </w:rPr>
        <w:t>,p</w:t>
      </w:r>
      <w:r w:rsidR="0081569F" w:rsidRPr="0081569F">
        <w:rPr>
          <w:vertAlign w:val="subscript"/>
          <w:rPrChange w:id="44" w:author="xbany" w:date="2019-12-07T15:50:00Z">
            <w:rPr>
              <w:lang w:val="zh-CN"/>
            </w:rPr>
          </w:rPrChange>
        </w:rPr>
        <w:t>3</w:t>
      </w:r>
      <w:r w:rsidR="0081569F" w:rsidRPr="0081569F">
        <w:rPr>
          <w:rPrChange w:id="45" w:author="xbany" w:date="2019-12-07T15:50:00Z">
            <w:rPr>
              <w:lang w:val="zh-CN"/>
            </w:rPr>
          </w:rPrChange>
        </w:rPr>
        <w:t>…,p</w:t>
      </w:r>
      <w:r w:rsidR="0081569F" w:rsidRPr="0081569F">
        <w:rPr>
          <w:vertAlign w:val="subscript"/>
          <w:rPrChange w:id="46" w:author="xbany" w:date="2019-12-07T15:50:00Z">
            <w:rPr>
              <w:lang w:val="zh-CN"/>
            </w:rPr>
          </w:rPrChange>
        </w:rPr>
        <w:t>l-1</w:t>
      </w:r>
      <w:r>
        <w:rPr>
          <w:rFonts w:hint="eastAsia"/>
          <w:lang w:val="zh-CN"/>
        </w:rPr>
        <w:t>。</w:t>
      </w:r>
      <w:r w:rsidR="0081569F" w:rsidRPr="0081569F">
        <w:rPr>
          <w:rPrChange w:id="47" w:author="xbany" w:date="2019-12-07T15:50:00Z">
            <w:rPr>
              <w:lang w:val="zh-CN"/>
            </w:rPr>
          </w:rPrChange>
        </w:rPr>
        <w:t xml:space="preserve"> </w:t>
      </w:r>
      <w:r>
        <w:rPr>
          <w:rFonts w:hint="eastAsia"/>
          <w:lang w:val="zh-CN"/>
        </w:rPr>
        <w:t>A</w:t>
      </w:r>
      <w:r>
        <w:rPr>
          <w:rFonts w:hint="eastAsia"/>
          <w:lang w:val="zh-CN"/>
        </w:rPr>
        <w:t>是输入序列的长度，</w:t>
      </w:r>
      <w:r>
        <w:rPr>
          <w:lang w:val="zh-CN"/>
        </w:rPr>
        <w:t>L</w:t>
      </w:r>
      <w:r>
        <w:rPr>
          <w:rFonts w:hint="eastAsia"/>
          <w:lang w:val="zh-CN"/>
        </w:rPr>
        <w:t>是校验比特的数目。校验比特由如下循环生成多项式之一产生</w:t>
      </w:r>
      <w:r>
        <w:rPr>
          <w:rFonts w:hint="eastAsia"/>
          <w:lang w:val="zh-CN"/>
        </w:rPr>
        <w:t>,</w:t>
      </w:r>
      <w:r w:rsidRPr="00ED79E4">
        <w:rPr>
          <w:rFonts w:hint="eastAsia"/>
          <w:lang w:val="zh-CN"/>
        </w:rPr>
        <w:t xml:space="preserve"> </w:t>
      </w:r>
      <w:r>
        <w:rPr>
          <w:rFonts w:hint="eastAsia"/>
          <w:lang w:val="zh-CN"/>
        </w:rPr>
        <w:t>奇偶校验比特为校验为输入比特除以生成多项式所得的余数。</w:t>
      </w:r>
    </w:p>
    <w:p w14:paraId="2191BC52" w14:textId="77777777" w:rsidR="00AF7233" w:rsidRPr="004D7FDC" w:rsidRDefault="00AF7233" w:rsidP="00AF7233">
      <w:pPr>
        <w:pStyle w:val="B1"/>
        <w:rPr>
          <w:color w:val="FF0000"/>
          <w:lang w:eastAsia="zh-CN"/>
        </w:rPr>
      </w:pPr>
      <w:r w:rsidRPr="004D7FDC">
        <w:rPr>
          <w:color w:val="FF0000"/>
          <w:lang w:eastAsia="zh-CN"/>
        </w:rPr>
        <w:t>-</w:t>
      </w:r>
      <w:r w:rsidRPr="004D7FDC">
        <w:rPr>
          <w:color w:val="FF0000"/>
          <w:lang w:eastAsia="zh-CN"/>
        </w:rPr>
        <w:tab/>
      </w:r>
      <w:r w:rsidRPr="004D7FDC">
        <w:rPr>
          <w:color w:val="FF0000"/>
          <w:position w:val="-12"/>
        </w:rPr>
        <w:object w:dxaOrig="8600" w:dyaOrig="380" w14:anchorId="771ADC1E">
          <v:shape id="_x0000_i1029" type="#_x0000_t75" style="width:358.5pt;height:16.2pt" o:ole="">
            <v:imagedata r:id="rId16" o:title=""/>
          </v:shape>
          <o:OLEObject Type="Embed" ProgID="Equation.3" ShapeID="_x0000_i1029" DrawAspect="Content" ObjectID="_1665477890" r:id="rId17"/>
        </w:object>
      </w:r>
      <w:r w:rsidRPr="004D7FDC">
        <w:rPr>
          <w:rFonts w:hint="eastAsia"/>
          <w:color w:val="FF0000"/>
          <w:lang w:eastAsia="zh-CN"/>
        </w:rPr>
        <w:t xml:space="preserve"> </w:t>
      </w:r>
      <w:r w:rsidRPr="004D7FDC">
        <w:rPr>
          <w:i/>
          <w:color w:val="FF0000"/>
          <w:lang w:val="zh-CN" w:eastAsia="zh-CN"/>
        </w:rPr>
        <w:t>(</w:t>
      </w:r>
      <w:r w:rsidRPr="004D7FDC">
        <w:rPr>
          <w:rFonts w:hint="eastAsia"/>
          <w:color w:val="FF0000"/>
          <w:lang w:val="zh-CN" w:eastAsia="zh-CN"/>
        </w:rPr>
        <w:t>如果</w:t>
      </w:r>
      <w:r w:rsidRPr="004D7FDC">
        <w:rPr>
          <w:color w:val="FF0000"/>
          <w:lang w:eastAsia="zh-CN"/>
        </w:rPr>
        <w:t>CRC</w:t>
      </w:r>
      <w:r w:rsidRPr="004D7FDC">
        <w:rPr>
          <w:rFonts w:hint="eastAsia"/>
          <w:color w:val="FF0000"/>
          <w:lang w:val="zh-CN" w:eastAsia="zh-CN"/>
        </w:rPr>
        <w:t>长度</w:t>
      </w:r>
      <w:r w:rsidRPr="004D7FDC">
        <w:rPr>
          <w:color w:val="FF0000"/>
          <w:lang w:eastAsia="zh-CN"/>
        </w:rPr>
        <w:t>L = 24</w:t>
      </w:r>
      <w:r w:rsidRPr="004D7FDC">
        <w:rPr>
          <w:i/>
          <w:color w:val="FF0000"/>
          <w:lang w:val="zh-CN" w:eastAsia="zh-CN"/>
        </w:rPr>
        <w:t>)</w:t>
      </w:r>
    </w:p>
    <w:p w14:paraId="6EF24870" w14:textId="77777777" w:rsidR="00AF7233" w:rsidRPr="002625EB" w:rsidRDefault="00AF7233" w:rsidP="00AF7233">
      <w:pPr>
        <w:pStyle w:val="B1"/>
        <w:rPr>
          <w:lang w:eastAsia="zh-CN"/>
        </w:rPr>
      </w:pPr>
      <w:r w:rsidRPr="002625EB">
        <w:rPr>
          <w:lang w:eastAsia="zh-CN"/>
        </w:rPr>
        <w:t>-</w:t>
      </w:r>
      <w:r w:rsidRPr="002625EB">
        <w:rPr>
          <w:lang w:eastAsia="zh-CN"/>
        </w:rPr>
        <w:tab/>
      </w:r>
      <w:r w:rsidRPr="002625EB">
        <w:rPr>
          <w:position w:val="-12"/>
        </w:rPr>
        <w:object w:dxaOrig="4180" w:dyaOrig="380" w14:anchorId="5C7B6BEC">
          <v:shape id="_x0000_i1030" type="#_x0000_t75" style="width:174pt;height:16.2pt" o:ole="">
            <v:imagedata r:id="rId18" o:title=""/>
          </v:shape>
          <o:OLEObject Type="Embed" ProgID="Equation.3" ShapeID="_x0000_i1030" DrawAspect="Content" ObjectID="_1665477891" r:id="rId19"/>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L = 24</w:t>
      </w:r>
      <w:r>
        <w:rPr>
          <w:i/>
          <w:lang w:val="zh-CN" w:eastAsia="zh-CN"/>
        </w:rPr>
        <w:t>)</w:t>
      </w:r>
    </w:p>
    <w:p w14:paraId="5FD1E8CC"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8160" w:dyaOrig="380" w14:anchorId="05E834D9">
          <v:shape id="_x0000_i1031" type="#_x0000_t75" style="width:341.1pt;height:16.2pt" o:ole="">
            <v:imagedata r:id="rId20" o:title=""/>
          </v:shape>
          <o:OLEObject Type="Embed" ProgID="Equation.3" ShapeID="_x0000_i1031" DrawAspect="Content" ObjectID="_1665477892" r:id="rId21"/>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L = 24</w:t>
      </w:r>
      <w:r>
        <w:rPr>
          <w:i/>
          <w:lang w:val="zh-CN" w:eastAsia="zh-CN"/>
        </w:rPr>
        <w:t>)</w:t>
      </w:r>
    </w:p>
    <w:p w14:paraId="12DCBA8C"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100" w:dyaOrig="380" w14:anchorId="384022D4">
          <v:shape id="_x0000_i1032" type="#_x0000_t75" style="width:129pt;height:16.2pt" o:ole="">
            <v:imagedata r:id="rId22" o:title=""/>
          </v:shape>
          <o:OLEObject Type="Embed" ProgID="Equation.3" ShapeID="_x0000_i1032" DrawAspect="Content" ObjectID="_1665477893" r:id="rId23"/>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16</w:t>
      </w:r>
      <w:r>
        <w:rPr>
          <w:i/>
          <w:lang w:val="zh-CN" w:eastAsia="zh-CN"/>
        </w:rPr>
        <w:t>)</w:t>
      </w:r>
    </w:p>
    <w:p w14:paraId="38ED3792"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600" w:dyaOrig="380" w14:anchorId="0F84E91F">
          <v:shape id="_x0000_i1033" type="#_x0000_t75" style="width:150pt;height:16.2pt" o:ole="">
            <v:imagedata r:id="rId24" o:title=""/>
          </v:shape>
          <o:OLEObject Type="Embed" ProgID="Equation.3" ShapeID="_x0000_i1033" DrawAspect="Content" ObjectID="_1665477894" r:id="rId25"/>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11</w:t>
      </w:r>
      <w:r>
        <w:rPr>
          <w:i/>
          <w:lang w:val="zh-CN" w:eastAsia="zh-CN"/>
        </w:rPr>
        <w:t>)</w:t>
      </w:r>
    </w:p>
    <w:p w14:paraId="7F79A40B" w14:textId="77777777" w:rsidR="00AF7233" w:rsidRDefault="00AF7233" w:rsidP="00AF7233">
      <w:pPr>
        <w:pStyle w:val="B1"/>
        <w:rPr>
          <w:i/>
          <w:lang w:val="zh-CN" w:eastAsia="zh-CN"/>
        </w:rPr>
      </w:pPr>
      <w:r w:rsidRPr="002625EB">
        <w:rPr>
          <w:rFonts w:hint="eastAsia"/>
          <w:lang w:eastAsia="zh-CN"/>
        </w:rPr>
        <w:lastRenderedPageBreak/>
        <w:t>-</w:t>
      </w:r>
      <w:r w:rsidRPr="002625EB">
        <w:rPr>
          <w:rFonts w:hint="eastAsia"/>
          <w:lang w:eastAsia="zh-CN"/>
        </w:rPr>
        <w:tab/>
      </w:r>
      <w:r w:rsidRPr="002625EB">
        <w:rPr>
          <w:position w:val="-12"/>
        </w:rPr>
        <w:object w:dxaOrig="2400" w:dyaOrig="380" w14:anchorId="78F01663">
          <v:shape id="_x0000_i1034" type="#_x0000_t75" style="width:98.4pt;height:16.2pt" o:ole="">
            <v:imagedata r:id="rId26" o:title=""/>
          </v:shape>
          <o:OLEObject Type="Embed" ProgID="Equation.3" ShapeID="_x0000_i1034" DrawAspect="Content" ObjectID="_1665477895" r:id="rId27"/>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6</w:t>
      </w:r>
      <w:r>
        <w:rPr>
          <w:i/>
          <w:lang w:val="zh-CN" w:eastAsia="zh-CN"/>
        </w:rPr>
        <w:t>)</w:t>
      </w:r>
    </w:p>
    <w:p w14:paraId="78972930" w14:textId="77777777" w:rsidR="00AF7233" w:rsidRPr="00BB1229" w:rsidRDefault="00AF7233" w:rsidP="00AF7233">
      <w:pPr>
        <w:rPr>
          <w:lang w:val="zh-CN"/>
        </w:rPr>
      </w:pPr>
      <w:r w:rsidRPr="00BB1229">
        <w:rPr>
          <w:lang w:val="zh-CN"/>
        </w:rPr>
        <w:t>以系统形式进行编码，即在</w:t>
      </w:r>
      <w:r w:rsidRPr="00BB1229">
        <w:rPr>
          <w:lang w:val="zh-CN"/>
        </w:rPr>
        <w:t>GF(2)</w:t>
      </w:r>
      <w:r w:rsidRPr="00BB1229">
        <w:rPr>
          <w:lang w:val="zh-CN"/>
        </w:rPr>
        <w:t>中，多项式为</w:t>
      </w:r>
      <w:r w:rsidRPr="00BB1229">
        <w:rPr>
          <w:lang w:val="zh-CN"/>
        </w:rPr>
        <w:t>:</w:t>
      </w:r>
    </w:p>
    <w:p w14:paraId="5A14058E" w14:textId="77777777" w:rsidR="00AF7233" w:rsidRPr="00BB1229" w:rsidRDefault="00AF7233" w:rsidP="00AF7233">
      <w:pPr>
        <w:rPr>
          <w:lang w:val="zh-CN"/>
        </w:rPr>
      </w:pPr>
      <w:r w:rsidRPr="00BB1229">
        <w:rPr>
          <w:lang w:val="zh-CN"/>
        </w:rPr>
        <w:t> </w:t>
      </w:r>
      <w:r w:rsidRPr="002625EB">
        <w:rPr>
          <w:position w:val="-12"/>
        </w:rPr>
        <w:object w:dxaOrig="6820" w:dyaOrig="380" w14:anchorId="2D97C2C9">
          <v:shape id="_x0000_i1035" type="#_x0000_t75" style="width:275.1pt;height:15pt" o:ole="">
            <v:imagedata r:id="rId28" o:title=""/>
          </v:shape>
          <o:OLEObject Type="Embed" ProgID="Equation.3" ShapeID="_x0000_i1035" DrawAspect="Content" ObjectID="_1665477896" r:id="rId29"/>
        </w:object>
      </w:r>
    </w:p>
    <w:p w14:paraId="4D2600D0" w14:textId="77777777" w:rsidR="00AF7233" w:rsidRPr="00BB1229" w:rsidRDefault="00AF7233" w:rsidP="00AF7233">
      <w:pPr>
        <w:rPr>
          <w:lang w:val="zh-CN"/>
        </w:rPr>
      </w:pPr>
      <w:r w:rsidRPr="00BB1229">
        <w:rPr>
          <w:lang w:val="zh-CN"/>
        </w:rPr>
        <w:t>当除以相应的</w:t>
      </w:r>
      <w:r w:rsidRPr="00BB1229">
        <w:rPr>
          <w:lang w:val="zh-CN"/>
        </w:rPr>
        <w:t>CRC</w:t>
      </w:r>
      <w:r w:rsidRPr="00BB1229">
        <w:rPr>
          <w:lang w:val="zh-CN"/>
        </w:rPr>
        <w:t>生成器多项式时，余数等于</w:t>
      </w:r>
      <w:r w:rsidRPr="00BB1229">
        <w:rPr>
          <w:lang w:val="zh-CN"/>
        </w:rPr>
        <w:t>0</w:t>
      </w:r>
      <w:r w:rsidRPr="00BB1229">
        <w:rPr>
          <w:lang w:val="zh-CN"/>
        </w:rPr>
        <w:t>。</w:t>
      </w:r>
    </w:p>
    <w:p w14:paraId="45F9F870" w14:textId="77777777" w:rsidR="00AF7233" w:rsidRPr="00BB1229" w:rsidRDefault="00AF7233" w:rsidP="00AF7233">
      <w:pPr>
        <w:rPr>
          <w:lang w:val="zh-CN"/>
        </w:rPr>
      </w:pPr>
      <w:r w:rsidRPr="00BB1229">
        <w:rPr>
          <w:lang w:val="zh-CN"/>
        </w:rPr>
        <w:t>CRC</w:t>
      </w:r>
      <w:r w:rsidRPr="00BB1229">
        <w:rPr>
          <w:lang w:val="zh-CN"/>
        </w:rPr>
        <w:t>连接后的位记为</w:t>
      </w:r>
      <w:r w:rsidRPr="002625EB">
        <w:rPr>
          <w:position w:val="-10"/>
        </w:rPr>
        <w:object w:dxaOrig="1680" w:dyaOrig="300" w14:anchorId="3218655F">
          <v:shape id="_x0000_i1036" type="#_x0000_t75" style="width:83.7pt;height:15pt" o:ole="">
            <v:imagedata r:id="rId30" o:title=""/>
          </v:shape>
          <o:OLEObject Type="Embed" ProgID="Equation.3" ShapeID="_x0000_i1036" DrawAspect="Content" ObjectID="_1665477897" r:id="rId31"/>
        </w:object>
      </w:r>
      <w:r w:rsidRPr="00BB1229">
        <w:rPr>
          <w:lang w:val="zh-CN"/>
        </w:rPr>
        <w:t>，其中</w:t>
      </w:r>
      <w:r w:rsidRPr="002625EB">
        <w:rPr>
          <w:position w:val="-4"/>
        </w:rPr>
        <w:object w:dxaOrig="1020" w:dyaOrig="260" w14:anchorId="6CF5CADF">
          <v:shape id="_x0000_i1037" type="#_x0000_t75" style="width:46.8pt;height:11.4pt" o:ole="">
            <v:imagedata r:id="rId32" o:title=""/>
          </v:shape>
          <o:OLEObject Type="Embed" ProgID="Equation.3" ShapeID="_x0000_i1037" DrawAspect="Content" ObjectID="_1665477898" r:id="rId33"/>
        </w:object>
      </w:r>
      <w:r w:rsidRPr="00BB1229">
        <w:rPr>
          <w:lang w:val="zh-CN"/>
        </w:rPr>
        <w:t>。</w:t>
      </w:r>
      <w:r w:rsidRPr="002625EB">
        <w:rPr>
          <w:position w:val="-12"/>
        </w:rPr>
        <w:object w:dxaOrig="279" w:dyaOrig="360" w14:anchorId="2C74B34A">
          <v:shape id="_x0000_i1038" type="#_x0000_t75" style="width:11.4pt;height:15pt" o:ole="">
            <v:imagedata r:id="rId34" o:title=""/>
          </v:shape>
          <o:OLEObject Type="Embed" ProgID="Equation.3" ShapeID="_x0000_i1038" DrawAspect="Content" ObjectID="_1665477899" r:id="rId35"/>
        </w:object>
      </w:r>
      <w:r w:rsidRPr="00BB1229">
        <w:rPr>
          <w:lang w:val="zh-CN"/>
        </w:rPr>
        <w:t>与</w:t>
      </w:r>
      <w:r w:rsidRPr="002625EB">
        <w:rPr>
          <w:position w:val="-12"/>
        </w:rPr>
        <w:object w:dxaOrig="260" w:dyaOrig="360" w14:anchorId="140EF57A">
          <v:shape id="_x0000_i1039" type="#_x0000_t75" style="width:11.4pt;height:15pt" o:ole="">
            <v:imagedata r:id="rId36" o:title=""/>
          </v:shape>
          <o:OLEObject Type="Embed" ProgID="Equation.3" ShapeID="_x0000_i1039" DrawAspect="Content" ObjectID="_1665477900" r:id="rId37"/>
        </w:object>
      </w:r>
      <w:r w:rsidRPr="00BB1229">
        <w:rPr>
          <w:lang w:val="zh-CN"/>
        </w:rPr>
        <w:t>之间的关系为</w:t>
      </w:r>
      <w:r w:rsidRPr="00BB1229">
        <w:rPr>
          <w:lang w:val="zh-CN"/>
        </w:rPr>
        <w:t>:</w:t>
      </w:r>
    </w:p>
    <w:p w14:paraId="21BCC877" w14:textId="77777777" w:rsidR="00AF7233" w:rsidRPr="002625EB" w:rsidRDefault="00AF7233" w:rsidP="00AF7233">
      <w:pPr>
        <w:pStyle w:val="B1"/>
        <w:rPr>
          <w:lang w:val="en-US" w:eastAsia="zh-CN"/>
        </w:rPr>
      </w:pPr>
      <w:r w:rsidRPr="002625EB">
        <w:rPr>
          <w:position w:val="-10"/>
        </w:rPr>
        <w:object w:dxaOrig="680" w:dyaOrig="300" w14:anchorId="1CEC09C3">
          <v:shape id="_x0000_i1040" type="#_x0000_t75" style="width:33.3pt;height:15pt" o:ole="">
            <v:imagedata r:id="rId38" o:title=""/>
          </v:shape>
          <o:OLEObject Type="Embed" ProgID="Equation.3" ShapeID="_x0000_i1040" DrawAspect="Content" ObjectID="_1665477901" r:id="rId39"/>
        </w:object>
      </w:r>
      <w:r w:rsidRPr="002625EB">
        <w:rPr>
          <w:lang w:val="en-US" w:eastAsia="zh-CN"/>
        </w:rPr>
        <w:tab/>
      </w:r>
      <w:r>
        <w:rPr>
          <w:rFonts w:hint="eastAsia"/>
          <w:lang w:val="en-US" w:eastAsia="zh-CN"/>
        </w:rPr>
        <w:t>，</w:t>
      </w:r>
      <w:r w:rsidRPr="002625EB">
        <w:rPr>
          <w:position w:val="-10"/>
        </w:rPr>
        <w:object w:dxaOrig="1640" w:dyaOrig="320" w14:anchorId="263F3969">
          <v:shape id="_x0000_i1041" type="#_x0000_t75" style="width:60.3pt;height:11.4pt" o:ole="">
            <v:imagedata r:id="rId40" o:title=""/>
          </v:shape>
          <o:OLEObject Type="Embed" ProgID="Equation.3" ShapeID="_x0000_i1041" DrawAspect="Content" ObjectID="_1665477902" r:id="rId41"/>
        </w:object>
      </w:r>
      <w:r>
        <w:rPr>
          <w:rFonts w:hint="eastAsia"/>
          <w:lang w:val="en-US" w:eastAsia="zh-CN"/>
        </w:rPr>
        <w:t>时</w:t>
      </w:r>
    </w:p>
    <w:p w14:paraId="626346A9" w14:textId="77777777" w:rsidR="00AF7233" w:rsidRPr="002625EB" w:rsidRDefault="00AF7233" w:rsidP="00AF7233">
      <w:pPr>
        <w:pStyle w:val="B1"/>
        <w:rPr>
          <w:lang w:eastAsia="zh-CN"/>
        </w:rPr>
      </w:pPr>
      <w:r w:rsidRPr="002625EB">
        <w:rPr>
          <w:position w:val="-10"/>
          <w:lang w:val="it-IT"/>
        </w:rPr>
        <w:object w:dxaOrig="900" w:dyaOrig="300" w14:anchorId="628A3421">
          <v:shape id="_x0000_i1042" type="#_x0000_t75" style="width:45pt;height:15pt" o:ole="">
            <v:imagedata r:id="rId42" o:title=""/>
          </v:shape>
          <o:OLEObject Type="Embed" ProgID="Equation.3" ShapeID="_x0000_i1042" DrawAspect="Content" ObjectID="_1665477903" r:id="rId43"/>
        </w:object>
      </w:r>
      <w:r w:rsidRPr="002625EB">
        <w:rPr>
          <w:lang w:val="en-US" w:eastAsia="zh-CN"/>
        </w:rPr>
        <w:tab/>
      </w:r>
      <w:r>
        <w:rPr>
          <w:rFonts w:hint="eastAsia"/>
          <w:lang w:val="en-US" w:eastAsia="zh-CN"/>
        </w:rPr>
        <w:t>，</w:t>
      </w:r>
      <w:r w:rsidRPr="002625EB">
        <w:rPr>
          <w:position w:val="-10"/>
        </w:rPr>
        <w:object w:dxaOrig="2920" w:dyaOrig="320" w14:anchorId="6AFEBEA9">
          <v:shape id="_x0000_i1043" type="#_x0000_t75" style="width:108.3pt;height:11.4pt" o:ole="">
            <v:imagedata r:id="rId44" o:title=""/>
          </v:shape>
          <o:OLEObject Type="Embed" ProgID="Equation.3" ShapeID="_x0000_i1043" DrawAspect="Content" ObjectID="_1665477904" r:id="rId45"/>
        </w:object>
      </w:r>
      <w:r>
        <w:rPr>
          <w:rFonts w:hint="eastAsia"/>
          <w:lang w:val="en-US" w:eastAsia="zh-CN"/>
        </w:rPr>
        <w:t>时</w:t>
      </w:r>
    </w:p>
    <w:p w14:paraId="159A9B89" w14:textId="77777777" w:rsidR="00AF7233" w:rsidRPr="00AD0758" w:rsidRDefault="00AF7233" w:rsidP="00AF7233">
      <w:pPr>
        <w:rPr>
          <w:iCs/>
          <w:lang w:val="zh-CN"/>
        </w:rPr>
      </w:pPr>
      <w:r w:rsidRPr="00AD0758">
        <w:rPr>
          <w:rFonts w:hint="eastAsia"/>
          <w:iCs/>
          <w:lang w:val="zh-CN"/>
        </w:rPr>
        <w:t>以上列出了</w:t>
      </w:r>
      <w:r w:rsidRPr="00AD0758">
        <w:rPr>
          <w:rFonts w:hint="eastAsia"/>
          <w:iCs/>
          <w:lang w:val="zh-CN"/>
        </w:rPr>
        <w:t>5G</w:t>
      </w:r>
      <w:r w:rsidRPr="00AD0758">
        <w:rPr>
          <w:iCs/>
          <w:lang w:val="zh-CN"/>
        </w:rPr>
        <w:t xml:space="preserve"> </w:t>
      </w:r>
      <w:r w:rsidRPr="00AD0758">
        <w:rPr>
          <w:rFonts w:hint="eastAsia"/>
          <w:iCs/>
          <w:lang w:val="zh-CN"/>
        </w:rPr>
        <w:t>NR</w:t>
      </w:r>
      <w:r w:rsidRPr="00AD0758">
        <w:rPr>
          <w:rFonts w:hint="eastAsia"/>
          <w:iCs/>
          <w:lang w:val="zh-CN"/>
        </w:rPr>
        <w:t>中所给出的</w:t>
      </w:r>
      <w:r w:rsidRPr="00AD0758">
        <w:rPr>
          <w:rFonts w:hint="eastAsia"/>
          <w:iCs/>
          <w:lang w:val="zh-CN"/>
        </w:rPr>
        <w:t>CRC</w:t>
      </w:r>
      <w:r w:rsidRPr="00AD0758">
        <w:rPr>
          <w:rFonts w:hint="eastAsia"/>
          <w:iCs/>
          <w:lang w:val="zh-CN"/>
        </w:rPr>
        <w:t>算法，本方案中采用</w:t>
      </w:r>
      <w:r w:rsidRPr="00AD0758">
        <w:rPr>
          <w:rFonts w:hint="eastAsia"/>
          <w:iCs/>
          <w:lang w:val="zh-CN"/>
        </w:rPr>
        <w:t>g</w:t>
      </w:r>
      <w:r w:rsidRPr="00AD0758">
        <w:rPr>
          <w:rFonts w:hint="eastAsia"/>
          <w:iCs/>
          <w:vertAlign w:val="subscript"/>
          <w:lang w:val="zh-CN"/>
        </w:rPr>
        <w:t>crc24A</w:t>
      </w:r>
      <w:r w:rsidRPr="00AD0758">
        <w:rPr>
          <w:rFonts w:hint="eastAsia"/>
          <w:iCs/>
          <w:lang w:val="zh-CN"/>
        </w:rPr>
        <w:t>算法。</w:t>
      </w:r>
    </w:p>
    <w:p w14:paraId="674D9DF3" w14:textId="77777777" w:rsidR="00D7025A" w:rsidRPr="00D0124B" w:rsidRDefault="00C419B1" w:rsidP="00AF7233">
      <w:pPr>
        <w:rPr>
          <w:iCs/>
          <w:lang w:val="zh-CN"/>
        </w:rPr>
      </w:pPr>
      <w:r w:rsidRPr="00AD0758">
        <w:rPr>
          <w:rFonts w:hint="eastAsia"/>
          <w:iCs/>
          <w:lang w:val="zh-CN"/>
        </w:rPr>
        <w:t>每</w:t>
      </w:r>
      <w:r w:rsidRPr="00D0124B">
        <w:rPr>
          <w:rFonts w:hint="eastAsia"/>
          <w:iCs/>
          <w:lang w:val="zh-CN"/>
        </w:rPr>
        <w:t>一路进行</w:t>
      </w:r>
      <w:r w:rsidRPr="00D0124B">
        <w:rPr>
          <w:rFonts w:hint="eastAsia"/>
          <w:iCs/>
          <w:lang w:val="zh-CN"/>
        </w:rPr>
        <w:t>CRC</w:t>
      </w:r>
      <w:r w:rsidRPr="00D0124B">
        <w:rPr>
          <w:rFonts w:hint="eastAsia"/>
          <w:iCs/>
          <w:lang w:val="zh-CN"/>
        </w:rPr>
        <w:t>运算的数据块大小为</w:t>
      </w:r>
      <w:r w:rsidRPr="00D0124B">
        <w:rPr>
          <w:rFonts w:hint="eastAsia"/>
          <w:iCs/>
          <w:lang w:val="zh-CN"/>
        </w:rPr>
        <w:t>236byte</w:t>
      </w:r>
      <w:r w:rsidRPr="00D0124B">
        <w:rPr>
          <w:rFonts w:hint="eastAsia"/>
          <w:iCs/>
          <w:lang w:val="zh-CN"/>
        </w:rPr>
        <w:t>，</w:t>
      </w:r>
      <w:r w:rsidRPr="00D0124B">
        <w:rPr>
          <w:rFonts w:hint="eastAsia"/>
          <w:iCs/>
          <w:lang w:val="zh-CN"/>
        </w:rPr>
        <w:t>CRC</w:t>
      </w:r>
      <w:r w:rsidRPr="00D0124B">
        <w:rPr>
          <w:rFonts w:hint="eastAsia"/>
          <w:iCs/>
          <w:lang w:val="zh-CN"/>
        </w:rPr>
        <w:t>运算</w:t>
      </w:r>
      <w:r w:rsidR="005B76D1" w:rsidRPr="00D0124B">
        <w:rPr>
          <w:rFonts w:hint="eastAsia"/>
          <w:iCs/>
          <w:lang w:val="zh-CN"/>
        </w:rPr>
        <w:t>完</w:t>
      </w:r>
      <w:r w:rsidRPr="00D0124B">
        <w:rPr>
          <w:rFonts w:hint="eastAsia"/>
          <w:iCs/>
          <w:lang w:val="zh-CN"/>
        </w:rPr>
        <w:t>的数据块大小为</w:t>
      </w:r>
      <w:r w:rsidRPr="00D0124B">
        <w:rPr>
          <w:rFonts w:hint="eastAsia"/>
          <w:iCs/>
          <w:lang w:val="zh-CN"/>
        </w:rPr>
        <w:t>239byte</w:t>
      </w:r>
      <w:r w:rsidRPr="00D0124B">
        <w:rPr>
          <w:rFonts w:hint="eastAsia"/>
          <w:iCs/>
          <w:lang w:val="zh-CN"/>
        </w:rPr>
        <w:t>。</w:t>
      </w:r>
    </w:p>
    <w:p w14:paraId="00EFC99D" w14:textId="6E1AEF27" w:rsidR="00AD0758" w:rsidRDefault="007678D2" w:rsidP="00AF7233">
      <w:pPr>
        <w:rPr>
          <w:lang w:val="zh-CN"/>
        </w:rPr>
      </w:pPr>
      <w:r w:rsidRPr="00D0124B">
        <w:rPr>
          <w:rFonts w:hint="eastAsia"/>
          <w:lang w:val="zh-CN"/>
        </w:rPr>
        <w:t>要求设计的</w:t>
      </w:r>
      <w:r w:rsidR="00A348A7">
        <w:rPr>
          <w:rFonts w:hint="eastAsia"/>
          <w:lang w:val="zh-CN"/>
        </w:rPr>
        <w:t>CRC</w:t>
      </w:r>
      <w:r w:rsidRPr="00D0124B">
        <w:rPr>
          <w:rFonts w:hint="eastAsia"/>
          <w:lang w:val="zh-CN"/>
        </w:rPr>
        <w:t>模块输入输出接口遵循</w:t>
      </w:r>
      <w:r w:rsidRPr="00D0124B">
        <w:rPr>
          <w:lang w:val="zh-CN"/>
        </w:rPr>
        <w:t>AXI4-Stream</w:t>
      </w:r>
      <w:r w:rsidRPr="00D0124B">
        <w:rPr>
          <w:rFonts w:hint="eastAsia"/>
          <w:lang w:val="zh-CN"/>
        </w:rPr>
        <w:t>，接口详细介绍参考《</w:t>
      </w:r>
      <w:r w:rsidRPr="00D0124B">
        <w:rPr>
          <w:lang w:val="zh-CN"/>
        </w:rPr>
        <w:t>AMBA® AXI4-Stream Protocol Specification</w:t>
      </w:r>
      <w:r w:rsidRPr="00D0124B">
        <w:rPr>
          <w:rFonts w:hint="eastAsia"/>
          <w:lang w:val="zh-CN"/>
        </w:rPr>
        <w:t>》。</w:t>
      </w:r>
    </w:p>
    <w:p w14:paraId="1A55A4EE" w14:textId="7B51ECE2" w:rsidR="00034CD6" w:rsidRDefault="00034CD6" w:rsidP="00034CD6">
      <w:pPr>
        <w:pStyle w:val="3"/>
        <w:numPr>
          <w:ilvl w:val="2"/>
          <w:numId w:val="1"/>
        </w:numPr>
        <w:rPr>
          <w:lang w:val="zh-CN"/>
        </w:rPr>
      </w:pPr>
      <w:bookmarkStart w:id="48" w:name="_Toc35510273"/>
      <w:r>
        <w:rPr>
          <w:rFonts w:hint="eastAsia"/>
          <w:lang w:val="zh-CN"/>
        </w:rPr>
        <w:t>Malab</w:t>
      </w:r>
      <w:r>
        <w:rPr>
          <w:rFonts w:hint="eastAsia"/>
          <w:lang w:val="zh-CN"/>
        </w:rPr>
        <w:t>仿真</w:t>
      </w:r>
      <w:bookmarkEnd w:id="48"/>
    </w:p>
    <w:p w14:paraId="41FB3B39" w14:textId="655A27DA" w:rsidR="008F120D" w:rsidRPr="008F120D" w:rsidRDefault="008F120D" w:rsidP="008F120D">
      <w:pPr>
        <w:rPr>
          <w:lang w:val="zh-CN"/>
        </w:rPr>
      </w:pPr>
      <w:r w:rsidRPr="008F120D">
        <w:rPr>
          <w:rFonts w:hint="eastAsia"/>
          <w:lang w:val="zh-CN"/>
        </w:rPr>
        <w:t>Cn=236;</w:t>
      </w:r>
      <w:r w:rsidRPr="008F120D">
        <w:rPr>
          <w:rFonts w:hint="eastAsia"/>
          <w:lang w:val="zh-CN"/>
        </w:rPr>
        <w:tab/>
      </w:r>
      <w:r w:rsidRPr="008F120D">
        <w:rPr>
          <w:rFonts w:hint="eastAsia"/>
          <w:lang w:val="zh-CN"/>
        </w:rPr>
        <w:tab/>
      </w:r>
      <w:r w:rsidRPr="008F120D">
        <w:rPr>
          <w:rFonts w:hint="eastAsia"/>
          <w:lang w:val="zh-CN"/>
        </w:rPr>
        <w:tab/>
      </w:r>
      <w:r w:rsidRPr="008F120D">
        <w:rPr>
          <w:rFonts w:hint="eastAsia"/>
          <w:lang w:val="zh-CN"/>
        </w:rPr>
        <w:tab/>
        <w:t>%</w:t>
      </w:r>
      <w:r w:rsidRPr="008F120D">
        <w:rPr>
          <w:rFonts w:hint="eastAsia"/>
          <w:lang w:val="zh-CN"/>
        </w:rPr>
        <w:t>一帧中的消息个数</w:t>
      </w:r>
      <w:r w:rsidRPr="008F120D">
        <w:rPr>
          <w:rFonts w:hint="eastAsia"/>
          <w:lang w:val="zh-CN"/>
        </w:rPr>
        <w:t>236byte</w:t>
      </w:r>
    </w:p>
    <w:p w14:paraId="03A123AF" w14:textId="7D81A000" w:rsidR="00CB3541" w:rsidRPr="008F120D" w:rsidRDefault="008F120D" w:rsidP="008F120D">
      <w:pPr>
        <w:rPr>
          <w:lang w:val="zh-CN"/>
        </w:rPr>
      </w:pPr>
      <w:r w:rsidRPr="008F120D">
        <w:rPr>
          <w:rFonts w:hint="eastAsia"/>
          <w:lang w:val="zh-CN"/>
        </w:rPr>
        <w:t xml:space="preserve">L=236*8;            </w:t>
      </w:r>
      <w:r>
        <w:rPr>
          <w:lang w:val="zh-CN"/>
        </w:rPr>
        <w:tab/>
      </w:r>
      <w:r w:rsidRPr="008F120D">
        <w:rPr>
          <w:rFonts w:hint="eastAsia"/>
          <w:lang w:val="zh-CN"/>
        </w:rPr>
        <w:t>%</w:t>
      </w:r>
      <w:r w:rsidRPr="008F120D">
        <w:rPr>
          <w:rFonts w:hint="eastAsia"/>
          <w:lang w:val="zh-CN"/>
        </w:rPr>
        <w:t>一帧中的消息个数</w:t>
      </w:r>
      <w:r w:rsidRPr="008F120D">
        <w:rPr>
          <w:rFonts w:hint="eastAsia"/>
          <w:lang w:val="zh-CN"/>
        </w:rPr>
        <w:t>236*8bit</w:t>
      </w:r>
    </w:p>
    <w:p w14:paraId="6E0DC254" w14:textId="77777777" w:rsidR="008F120D" w:rsidRPr="008F120D" w:rsidRDefault="008F120D" w:rsidP="008F120D">
      <w:pPr>
        <w:rPr>
          <w:lang w:val="zh-CN"/>
        </w:rPr>
      </w:pPr>
      <w:r w:rsidRPr="008F120D">
        <w:rPr>
          <w:rFonts w:hint="eastAsia"/>
          <w:lang w:val="zh-CN"/>
        </w:rPr>
        <w:t>poly=[1 1 0 0 0 0 1 1 0 0 1 0 0 1 1 0 0 1 1 1 1 1 0 1 1];   %CRC</w:t>
      </w:r>
      <w:r w:rsidRPr="008F120D">
        <w:rPr>
          <w:rFonts w:hint="eastAsia"/>
          <w:lang w:val="zh-CN"/>
        </w:rPr>
        <w:t>生成多项式</w:t>
      </w:r>
      <w:r w:rsidRPr="008F120D">
        <w:rPr>
          <w:rFonts w:hint="eastAsia"/>
          <w:lang w:val="zh-CN"/>
        </w:rPr>
        <w:t xml:space="preserve">gcrc24a </w:t>
      </w:r>
    </w:p>
    <w:p w14:paraId="20E50542" w14:textId="77777777" w:rsidR="008F120D" w:rsidRPr="008F120D" w:rsidRDefault="008F120D" w:rsidP="008F120D">
      <w:pPr>
        <w:rPr>
          <w:lang w:val="zh-CN"/>
        </w:rPr>
      </w:pPr>
      <w:r w:rsidRPr="008F120D">
        <w:rPr>
          <w:lang w:val="zh-CN"/>
        </w:rPr>
        <w:t>h = crc.generator('Polynomial',[1 1 0 0 0 0 1 1 0 0 1 0 0 1 1 0 0 1 1 1 1 1 0 1 1], 'InitialState', ...</w:t>
      </w:r>
    </w:p>
    <w:p w14:paraId="0D076875" w14:textId="77777777" w:rsidR="008F120D" w:rsidRPr="008F120D" w:rsidRDefault="008F120D" w:rsidP="008F120D">
      <w:pPr>
        <w:rPr>
          <w:lang w:val="zh-CN"/>
        </w:rPr>
      </w:pPr>
      <w:r w:rsidRPr="008F120D">
        <w:rPr>
          <w:lang w:val="zh-CN"/>
        </w:rPr>
        <w:t>'0xFFFFFF', 'ReflectInput', true, 'FinalXOR', '0x000000')</w:t>
      </w:r>
    </w:p>
    <w:p w14:paraId="703EFBCF" w14:textId="78033B58" w:rsidR="008F120D" w:rsidRPr="008F120D" w:rsidRDefault="008F120D" w:rsidP="008F120D">
      <w:r w:rsidRPr="008F120D">
        <w:rPr>
          <w:rFonts w:hint="eastAsia"/>
        </w:rPr>
        <w:t xml:space="preserve">% msg_crc1=255*ones(1,Cn);     </w:t>
      </w:r>
      <w:r w:rsidR="00CD5406">
        <w:tab/>
      </w:r>
      <w:r w:rsidRPr="008F120D">
        <w:rPr>
          <w:rFonts w:hint="eastAsia"/>
        </w:rPr>
        <w:t>%</w:t>
      </w:r>
      <w:r w:rsidRPr="008F120D">
        <w:rPr>
          <w:rFonts w:hint="eastAsia"/>
          <w:lang w:val="zh-CN"/>
        </w:rPr>
        <w:t>消息生成</w:t>
      </w:r>
    </w:p>
    <w:p w14:paraId="3B4F33F4" w14:textId="77777777" w:rsidR="008F120D" w:rsidRPr="008F120D" w:rsidRDefault="008F120D" w:rsidP="008F120D">
      <w:r w:rsidRPr="008F120D">
        <w:rPr>
          <w:rFonts w:hint="eastAsia"/>
        </w:rPr>
        <w:t xml:space="preserve">msg_crc1=(1:Cn);       </w:t>
      </w:r>
      <w:r w:rsidRPr="008F120D">
        <w:rPr>
          <w:rFonts w:hint="eastAsia"/>
        </w:rPr>
        <w:tab/>
      </w:r>
      <w:r w:rsidRPr="008F120D">
        <w:rPr>
          <w:rFonts w:hint="eastAsia"/>
        </w:rPr>
        <w:tab/>
      </w:r>
      <w:r w:rsidRPr="008F120D">
        <w:rPr>
          <w:rFonts w:hint="eastAsia"/>
        </w:rPr>
        <w:tab/>
        <w:t>%</w:t>
      </w:r>
      <w:r w:rsidRPr="008F120D">
        <w:rPr>
          <w:rFonts w:hint="eastAsia"/>
          <w:lang w:val="zh-CN"/>
        </w:rPr>
        <w:t>消息生成</w:t>
      </w:r>
    </w:p>
    <w:p w14:paraId="6888E5F0" w14:textId="77777777" w:rsidR="008F120D" w:rsidRPr="008F120D" w:rsidRDefault="008F120D" w:rsidP="008F120D">
      <w:r w:rsidRPr="008F120D">
        <w:rPr>
          <w:rFonts w:hint="eastAsia"/>
        </w:rPr>
        <w:t>msg_crc2=de2bi(double(msg_crc1),'left-msb');</w:t>
      </w:r>
      <w:r w:rsidRPr="008F120D">
        <w:rPr>
          <w:rFonts w:hint="eastAsia"/>
        </w:rPr>
        <w:tab/>
        <w:t>%</w:t>
      </w:r>
      <w:r w:rsidRPr="008F120D">
        <w:rPr>
          <w:rFonts w:hint="eastAsia"/>
          <w:lang w:val="zh-CN"/>
        </w:rPr>
        <w:t>转换为二进制</w:t>
      </w:r>
    </w:p>
    <w:p w14:paraId="66EA2145" w14:textId="77777777" w:rsidR="008F120D" w:rsidRPr="008F120D" w:rsidRDefault="008F120D" w:rsidP="008F120D">
      <w:r w:rsidRPr="008F120D">
        <w:rPr>
          <w:rFonts w:hint="eastAsia"/>
        </w:rPr>
        <w:t xml:space="preserve">msg_crc3=msg_crc2';              </w:t>
      </w:r>
      <w:r w:rsidRPr="008F120D">
        <w:rPr>
          <w:rFonts w:hint="eastAsia"/>
        </w:rPr>
        <w:tab/>
        <w:t>%</w:t>
      </w:r>
      <w:r w:rsidRPr="008F120D">
        <w:rPr>
          <w:rFonts w:hint="eastAsia"/>
          <w:lang w:val="zh-CN"/>
        </w:rPr>
        <w:t>转置</w:t>
      </w:r>
    </w:p>
    <w:p w14:paraId="3F0B4249" w14:textId="77777777" w:rsidR="008F120D" w:rsidRPr="008F120D" w:rsidRDefault="008F120D" w:rsidP="008F120D">
      <w:r w:rsidRPr="008F120D">
        <w:rPr>
          <w:rFonts w:hint="eastAsia"/>
        </w:rPr>
        <w:t xml:space="preserve">msg_crc4=reshape(msg_crc3,1,L);    </w:t>
      </w:r>
      <w:r w:rsidRPr="008F120D">
        <w:rPr>
          <w:rFonts w:hint="eastAsia"/>
        </w:rPr>
        <w:tab/>
        <w:t>%</w:t>
      </w:r>
      <w:r w:rsidRPr="008F120D">
        <w:rPr>
          <w:rFonts w:hint="eastAsia"/>
          <w:lang w:val="zh-CN"/>
        </w:rPr>
        <w:t>转换成</w:t>
      </w:r>
      <w:r w:rsidRPr="008F120D">
        <w:rPr>
          <w:rFonts w:hint="eastAsia"/>
        </w:rPr>
        <w:t>1*L</w:t>
      </w:r>
      <w:r w:rsidRPr="008F120D">
        <w:rPr>
          <w:rFonts w:hint="eastAsia"/>
          <w:lang w:val="zh-CN"/>
        </w:rPr>
        <w:t>的矩阵</w:t>
      </w:r>
    </w:p>
    <w:p w14:paraId="2DFACBC7" w14:textId="77A43A2E" w:rsidR="008F120D" w:rsidRPr="008F120D" w:rsidRDefault="008F120D" w:rsidP="008F120D">
      <w:r w:rsidRPr="008F120D">
        <w:rPr>
          <w:rFonts w:hint="eastAsia"/>
        </w:rPr>
        <w:t>msg_crc5=msg_crc4';</w:t>
      </w:r>
      <w:r w:rsidRPr="008F120D">
        <w:rPr>
          <w:rFonts w:hint="eastAsia"/>
        </w:rPr>
        <w:tab/>
      </w:r>
      <w:r w:rsidRPr="008F120D">
        <w:rPr>
          <w:rFonts w:hint="eastAsia"/>
        </w:rPr>
        <w:tab/>
      </w:r>
      <w:r w:rsidRPr="008F120D">
        <w:rPr>
          <w:rFonts w:hint="eastAsia"/>
        </w:rPr>
        <w:tab/>
      </w:r>
      <w:r w:rsidR="00CD5406">
        <w:tab/>
      </w:r>
      <w:r w:rsidRPr="008F120D">
        <w:rPr>
          <w:rFonts w:hint="eastAsia"/>
        </w:rPr>
        <w:t>%</w:t>
      </w:r>
      <w:r w:rsidRPr="008F120D">
        <w:rPr>
          <w:rFonts w:hint="eastAsia"/>
          <w:lang w:val="zh-CN"/>
        </w:rPr>
        <w:t>转置</w:t>
      </w:r>
    </w:p>
    <w:p w14:paraId="0968624B" w14:textId="77777777" w:rsidR="008F120D" w:rsidRPr="008F120D" w:rsidRDefault="008F120D" w:rsidP="008F120D">
      <w:r w:rsidRPr="008F120D">
        <w:rPr>
          <w:rFonts w:hint="eastAsia"/>
        </w:rPr>
        <w:t xml:space="preserve">msg_crc6=generate(h,msg_crc5);  </w:t>
      </w:r>
      <w:r w:rsidRPr="008F120D">
        <w:rPr>
          <w:rFonts w:hint="eastAsia"/>
        </w:rPr>
        <w:tab/>
        <w:t>%</w:t>
      </w:r>
      <w:r w:rsidRPr="008F120D">
        <w:rPr>
          <w:rFonts w:hint="eastAsia"/>
          <w:lang w:val="zh-CN"/>
        </w:rPr>
        <w:t>计算出带</w:t>
      </w:r>
      <w:r w:rsidRPr="008F120D">
        <w:rPr>
          <w:rFonts w:hint="eastAsia"/>
        </w:rPr>
        <w:t>crc</w:t>
      </w:r>
      <w:r w:rsidRPr="008F120D">
        <w:rPr>
          <w:rFonts w:hint="eastAsia"/>
          <w:lang w:val="zh-CN"/>
        </w:rPr>
        <w:t>的消息块</w:t>
      </w:r>
    </w:p>
    <w:p w14:paraId="048F984A" w14:textId="77777777" w:rsidR="008F120D" w:rsidRPr="008F120D" w:rsidRDefault="008F120D" w:rsidP="008F120D">
      <w:r w:rsidRPr="008F120D">
        <w:rPr>
          <w:rFonts w:hint="eastAsia"/>
        </w:rPr>
        <w:t xml:space="preserve">msg_crc7=reshape(msg_crc6,8,239);  </w:t>
      </w:r>
      <w:r w:rsidRPr="008F120D">
        <w:rPr>
          <w:rFonts w:hint="eastAsia"/>
        </w:rPr>
        <w:tab/>
        <w:t>%</w:t>
      </w:r>
      <w:r w:rsidRPr="008F120D">
        <w:rPr>
          <w:rFonts w:hint="eastAsia"/>
          <w:lang w:val="zh-CN"/>
        </w:rPr>
        <w:t>转换成</w:t>
      </w:r>
      <w:r w:rsidRPr="008F120D">
        <w:rPr>
          <w:rFonts w:hint="eastAsia"/>
        </w:rPr>
        <w:t>8*239</w:t>
      </w:r>
      <w:r w:rsidRPr="008F120D">
        <w:rPr>
          <w:rFonts w:hint="eastAsia"/>
          <w:lang w:val="zh-CN"/>
        </w:rPr>
        <w:t>的矩阵</w:t>
      </w:r>
    </w:p>
    <w:p w14:paraId="13D1F579" w14:textId="77777777" w:rsidR="008F120D" w:rsidRPr="008F120D" w:rsidRDefault="008F120D" w:rsidP="008F120D">
      <w:r w:rsidRPr="008F120D">
        <w:t>msg_crc8=msg_crc7';</w:t>
      </w:r>
    </w:p>
    <w:p w14:paraId="78C2EB56" w14:textId="7258DDA9" w:rsidR="008F120D" w:rsidRPr="00E90AE8" w:rsidRDefault="008F120D" w:rsidP="008F120D">
      <w:r w:rsidRPr="00E90AE8">
        <w:rPr>
          <w:rFonts w:hint="eastAsia"/>
        </w:rPr>
        <w:t>msg_crc9=bi2de(msg_crc8,'left-msb');</w:t>
      </w:r>
      <w:r w:rsidR="00CD5406" w:rsidRPr="00E90AE8">
        <w:tab/>
      </w:r>
      <w:r w:rsidRPr="00E90AE8">
        <w:rPr>
          <w:rFonts w:hint="eastAsia"/>
        </w:rPr>
        <w:t>%</w:t>
      </w:r>
      <w:r w:rsidRPr="008F120D">
        <w:rPr>
          <w:rFonts w:hint="eastAsia"/>
          <w:lang w:val="zh-CN"/>
        </w:rPr>
        <w:t>转换为</w:t>
      </w:r>
      <w:r w:rsidRPr="00E90AE8">
        <w:rPr>
          <w:rFonts w:hint="eastAsia"/>
        </w:rPr>
        <w:t>10</w:t>
      </w:r>
      <w:r w:rsidRPr="008F120D">
        <w:rPr>
          <w:rFonts w:hint="eastAsia"/>
          <w:lang w:val="zh-CN"/>
        </w:rPr>
        <w:t>进制</w:t>
      </w:r>
    </w:p>
    <w:p w14:paraId="3B7EB3DF" w14:textId="68CB2DE9" w:rsidR="00CD792B" w:rsidRPr="008F120D" w:rsidRDefault="008F120D" w:rsidP="008F120D">
      <w:r w:rsidRPr="008F120D">
        <w:t>msg_crc</w:t>
      </w:r>
      <w:r w:rsidRPr="008F120D">
        <w:tab/>
        <w:t>=msg_crc9';</w:t>
      </w:r>
    </w:p>
    <w:p w14:paraId="488BF1B9" w14:textId="53A6B0B6" w:rsidR="00AF7233" w:rsidRDefault="00AF7233" w:rsidP="00A45160">
      <w:pPr>
        <w:pStyle w:val="2"/>
        <w:numPr>
          <w:ilvl w:val="1"/>
          <w:numId w:val="1"/>
        </w:numPr>
        <w:rPr>
          <w:i/>
        </w:rPr>
      </w:pPr>
      <w:bookmarkStart w:id="49" w:name="_Toc35510274"/>
      <w:r w:rsidRPr="005B55D0">
        <w:rPr>
          <w:rFonts w:hint="eastAsia"/>
          <w:i/>
        </w:rPr>
        <w:t>BLOCK</w:t>
      </w:r>
      <w:r w:rsidRPr="005B55D0">
        <w:rPr>
          <w:rFonts w:hint="eastAsia"/>
          <w:i/>
        </w:rPr>
        <w:t>分段</w:t>
      </w:r>
      <w:bookmarkEnd w:id="49"/>
    </w:p>
    <w:p w14:paraId="3BC52105" w14:textId="77777777" w:rsidR="00EC2593" w:rsidRPr="00D0124B" w:rsidRDefault="00EC2593" w:rsidP="00EC2593">
      <w:r w:rsidRPr="00D0124B">
        <w:rPr>
          <w:rFonts w:hint="eastAsia"/>
        </w:rPr>
        <w:t>（一期版本不做）</w:t>
      </w:r>
    </w:p>
    <w:p w14:paraId="14909C5A" w14:textId="77777777" w:rsidR="00AF7233"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码块分段单元的输入序列为</w:t>
      </w:r>
      <w:r w:rsidRPr="002625EB">
        <w:rPr>
          <w:position w:val="-10"/>
        </w:rPr>
        <w:object w:dxaOrig="1680" w:dyaOrig="300" w14:anchorId="4F4652E3">
          <v:shape id="_x0000_i1044" type="#_x0000_t75" style="width:83.7pt;height:15pt" o:ole="">
            <v:imagedata r:id="rId46" o:title=""/>
          </v:shape>
          <o:OLEObject Type="Embed" ProgID="Equation.3" ShapeID="_x0000_i1044" DrawAspect="Content" ObjectID="_1665477905" r:id="rId47"/>
        </w:object>
      </w:r>
      <w:r w:rsidRPr="009521AD">
        <w:rPr>
          <w:rFonts w:ascii="&amp;quot" w:eastAsia="宋体" w:hAnsi="&amp;quot" w:cs="宋体"/>
          <w:color w:val="555555"/>
          <w:kern w:val="0"/>
          <w:szCs w:val="21"/>
        </w:rPr>
        <w:t>，其中</w:t>
      </w:r>
      <w:r w:rsidRPr="009521AD">
        <w:rPr>
          <w:rFonts w:ascii="MathJax_Math" w:eastAsia="宋体" w:hAnsi="MathJax_Math" w:cs="宋体"/>
          <w:i/>
          <w:iCs/>
          <w:color w:val="555555"/>
          <w:kern w:val="0"/>
          <w:sz w:val="25"/>
          <w:szCs w:val="25"/>
          <w:bdr w:val="none" w:sz="0" w:space="0" w:color="auto" w:frame="1"/>
        </w:rPr>
        <w:t>B</w:t>
      </w:r>
      <w:r w:rsidRPr="009521AD">
        <w:rPr>
          <w:rFonts w:ascii="MathJax_Main" w:eastAsia="宋体" w:hAnsi="MathJax_Main" w:cs="宋体"/>
          <w:color w:val="555555"/>
          <w:kern w:val="0"/>
          <w:sz w:val="25"/>
          <w:szCs w:val="25"/>
          <w:bdr w:val="none" w:sz="0" w:space="0" w:color="auto" w:frame="1"/>
        </w:rPr>
        <w:t>&gt;0</w:t>
      </w:r>
      <w:r w:rsidRPr="009521AD">
        <w:rPr>
          <w:rFonts w:ascii="&amp;quot" w:eastAsia="宋体" w:hAnsi="&amp;quot" w:cs="宋体"/>
          <w:color w:val="555555"/>
          <w:kern w:val="0"/>
          <w:szCs w:val="21"/>
        </w:rPr>
        <w:t>。如果</w:t>
      </w:r>
      <w:r w:rsidRPr="009521AD">
        <w:rPr>
          <w:rFonts w:ascii="MathJax_Math" w:eastAsia="宋体" w:hAnsi="MathJax_Math" w:cs="宋体"/>
          <w:i/>
          <w:iCs/>
          <w:color w:val="555555"/>
          <w:kern w:val="0"/>
          <w:sz w:val="25"/>
          <w:szCs w:val="25"/>
          <w:bdr w:val="none" w:sz="0" w:space="0" w:color="auto" w:frame="1"/>
        </w:rPr>
        <w:t>B</w:t>
      </w:r>
      <w:r w:rsidRPr="009521AD">
        <w:rPr>
          <w:rFonts w:ascii="&amp;quot" w:eastAsia="宋体" w:hAnsi="&amp;quot" w:cs="宋体"/>
          <w:color w:val="555555"/>
          <w:kern w:val="0"/>
          <w:szCs w:val="21"/>
        </w:rPr>
        <w:t>大于最大码块大小</w:t>
      </w:r>
      <w:r w:rsidRPr="009521AD">
        <w:rPr>
          <w:rFonts w:ascii="MathJax_Math" w:eastAsia="宋体" w:hAnsi="MathJax_Math" w:cs="宋体"/>
          <w:i/>
          <w:iCs/>
          <w:color w:val="555555"/>
          <w:kern w:val="0"/>
          <w:sz w:val="25"/>
          <w:szCs w:val="25"/>
          <w:bdr w:val="none" w:sz="0" w:space="0" w:color="auto" w:frame="1"/>
        </w:rPr>
        <w:t>K</w:t>
      </w:r>
      <w:r w:rsidRPr="009521AD">
        <w:rPr>
          <w:rFonts w:ascii="MathJax_Main" w:eastAsia="宋体" w:hAnsi="MathJax_Main" w:cs="宋体"/>
          <w:color w:val="555555"/>
          <w:kern w:val="0"/>
          <w:sz w:val="18"/>
          <w:szCs w:val="18"/>
          <w:bdr w:val="none" w:sz="0" w:space="0" w:color="auto" w:frame="1"/>
        </w:rPr>
        <w:t>cb</w:t>
      </w:r>
      <w:r w:rsidRPr="009521AD">
        <w:rPr>
          <w:rFonts w:ascii="&amp;quot" w:eastAsia="宋体" w:hAnsi="&amp;quot" w:cs="宋体"/>
          <w:color w:val="555555"/>
          <w:kern w:val="0"/>
          <w:szCs w:val="21"/>
        </w:rPr>
        <w:t>，则输入序列要进行分段操作，并且每个分段后的码块要添加一个</w:t>
      </w:r>
      <w:r w:rsidRPr="009521AD">
        <w:rPr>
          <w:rFonts w:ascii="&amp;quot" w:eastAsia="宋体" w:hAnsi="&amp;quot" w:cs="宋体"/>
          <w:color w:val="555555"/>
          <w:kern w:val="0"/>
          <w:szCs w:val="21"/>
          <w:bdr w:val="none" w:sz="0" w:space="0" w:color="auto" w:frame="1"/>
        </w:rPr>
        <w:t>L=24</w:t>
      </w:r>
      <w:r w:rsidRPr="009521AD">
        <w:rPr>
          <w:rFonts w:ascii="&amp;quot" w:eastAsia="宋体" w:hAnsi="&amp;quot" w:cs="宋体"/>
          <w:color w:val="555555"/>
          <w:kern w:val="0"/>
          <w:szCs w:val="21"/>
        </w:rPr>
        <w:t>的</w:t>
      </w:r>
      <w:r w:rsidRPr="009521AD">
        <w:rPr>
          <w:rFonts w:ascii="&amp;quot" w:eastAsia="宋体" w:hAnsi="&amp;quot" w:cs="宋体"/>
          <w:color w:val="555555"/>
          <w:kern w:val="0"/>
          <w:szCs w:val="21"/>
        </w:rPr>
        <w:t>CRC</w:t>
      </w:r>
      <w:r w:rsidRPr="009521AD">
        <w:rPr>
          <w:rFonts w:ascii="&amp;quot" w:eastAsia="宋体" w:hAnsi="&amp;quot" w:cs="宋体"/>
          <w:color w:val="555555"/>
          <w:kern w:val="0"/>
          <w:szCs w:val="21"/>
        </w:rPr>
        <w:t>序列。</w:t>
      </w:r>
    </w:p>
    <w:p w14:paraId="0ACAF2E1"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1</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26D44E79"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lastRenderedPageBreak/>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20" w:dyaOrig="360" w14:anchorId="57E6B9FC">
          <v:shape id="_x0000_i1045" type="#_x0000_t75" style="width:45.6pt;height:15pt" o:ole="">
            <v:imagedata r:id="rId48" o:title=""/>
          </v:shape>
          <o:OLEObject Type="Embed" ProgID="Equation.3" ShapeID="_x0000_i1045" DrawAspect="Content" ObjectID="_1665477906" r:id="rId49"/>
        </w:object>
      </w:r>
    </w:p>
    <w:p w14:paraId="39D33C4B"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2</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77BCD5E5"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40" w:dyaOrig="360" w14:anchorId="4979EB7D">
          <v:shape id="_x0000_i1046" type="#_x0000_t75" style="width:47.4pt;height:15pt" o:ole="">
            <v:imagedata r:id="rId50" o:title=""/>
          </v:shape>
          <o:OLEObject Type="Embed" ProgID="Equation.3" ShapeID="_x0000_i1046" DrawAspect="Content" ObjectID="_1665477907" r:id="rId51"/>
        </w:object>
      </w:r>
    </w:p>
    <w:p w14:paraId="2266AB6D" w14:textId="77777777" w:rsidR="00AF7233" w:rsidRPr="009521AD" w:rsidRDefault="00AF7233" w:rsidP="00AF7233">
      <w:pPr>
        <w:widowControl/>
        <w:spacing w:after="375"/>
        <w:rPr>
          <w:rFonts w:ascii="&amp;quot" w:eastAsia="宋体" w:hAnsi="&amp;quot" w:cs="宋体" w:hint="eastAsia"/>
          <w:color w:val="555555"/>
          <w:kern w:val="0"/>
          <w:szCs w:val="21"/>
        </w:rPr>
      </w:pPr>
      <w:r w:rsidRPr="009521AD">
        <w:rPr>
          <w:rFonts w:ascii="&amp;quot" w:eastAsia="宋体" w:hAnsi="&amp;quot" w:cs="宋体"/>
          <w:color w:val="555555"/>
          <w:kern w:val="0"/>
          <w:szCs w:val="21"/>
        </w:rPr>
        <w:t>码块总数</w:t>
      </w:r>
      <w:r w:rsidRPr="009521AD">
        <w:rPr>
          <w:rFonts w:ascii="&amp;quot" w:eastAsia="宋体" w:hAnsi="&amp;quot" w:cs="宋体"/>
          <w:color w:val="555555"/>
          <w:kern w:val="0"/>
          <w:szCs w:val="21"/>
        </w:rPr>
        <w:t>C</w:t>
      </w:r>
      <w:r w:rsidRPr="009521AD">
        <w:rPr>
          <w:rFonts w:ascii="&amp;quot" w:eastAsia="宋体" w:hAnsi="&amp;quot" w:cs="宋体"/>
          <w:color w:val="555555"/>
          <w:kern w:val="0"/>
          <w:szCs w:val="21"/>
        </w:rPr>
        <w:t>根据以下方法计算得到：</w:t>
      </w:r>
    </w:p>
    <w:p w14:paraId="57CB4A8A" w14:textId="77777777" w:rsidR="00AF7233" w:rsidRPr="002625EB" w:rsidRDefault="00AF7233" w:rsidP="00AF7233">
      <w:r w:rsidRPr="002625EB">
        <w:t xml:space="preserve">if </w:t>
      </w:r>
      <w:r w:rsidRPr="002625EB">
        <w:rPr>
          <w:position w:val="-12"/>
        </w:rPr>
        <w:object w:dxaOrig="800" w:dyaOrig="360" w14:anchorId="654BE650">
          <v:shape id="_x0000_i1047" type="#_x0000_t75" style="width:32.1pt;height:15pt" o:ole="">
            <v:imagedata r:id="rId52" o:title=""/>
          </v:shape>
          <o:OLEObject Type="Embed" ProgID="Equation.3" ShapeID="_x0000_i1047" DrawAspect="Content" ObjectID="_1665477908" r:id="rId53"/>
        </w:object>
      </w:r>
    </w:p>
    <w:p w14:paraId="2CF77716" w14:textId="77777777" w:rsidR="00AF7233" w:rsidRPr="002625EB" w:rsidRDefault="00AF7233" w:rsidP="00AF7233">
      <w:pPr>
        <w:pStyle w:val="B1"/>
        <w:rPr>
          <w:lang w:eastAsia="zh-CN"/>
        </w:rPr>
      </w:pPr>
      <w:r w:rsidRPr="002625EB">
        <w:rPr>
          <w:position w:val="-6"/>
        </w:rPr>
        <w:object w:dxaOrig="580" w:dyaOrig="279" w14:anchorId="2BCF64FA">
          <v:shape id="_x0000_i1048" type="#_x0000_t75" style="width:24.3pt;height:11.4pt" o:ole="">
            <v:imagedata r:id="rId54" o:title=""/>
          </v:shape>
          <o:OLEObject Type="Embed" ProgID="Equation.3" ShapeID="_x0000_i1048" DrawAspect="Content" ObjectID="_1665477909" r:id="rId55"/>
        </w:object>
      </w:r>
    </w:p>
    <w:p w14:paraId="2CA05080" w14:textId="77777777" w:rsidR="00AF7233" w:rsidRPr="002625EB" w:rsidRDefault="00AF7233" w:rsidP="00AF7233">
      <w:pPr>
        <w:pStyle w:val="B1"/>
      </w:pPr>
      <w:r>
        <w:rPr>
          <w:rFonts w:hint="eastAsia"/>
          <w:lang w:eastAsia="zh-CN"/>
        </w:rPr>
        <w:t>码块个数</w:t>
      </w:r>
      <w:r w:rsidRPr="002625EB">
        <w:t xml:space="preserve">: </w:t>
      </w:r>
      <w:r w:rsidRPr="002625EB">
        <w:rPr>
          <w:position w:val="-6"/>
        </w:rPr>
        <w:object w:dxaOrig="480" w:dyaOrig="240" w14:anchorId="4E61A376">
          <v:shape id="_x0000_i1049" type="#_x0000_t75" style="width:24.6pt;height:11.4pt" o:ole="">
            <v:imagedata r:id="rId56" o:title=""/>
          </v:shape>
          <o:OLEObject Type="Embed" ProgID="Equation.3" ShapeID="_x0000_i1049" DrawAspect="Content" ObjectID="_1665477910" r:id="rId57"/>
        </w:object>
      </w:r>
    </w:p>
    <w:p w14:paraId="1D3CF93F" w14:textId="77777777" w:rsidR="00AF7233" w:rsidRPr="002625EB" w:rsidRDefault="00AF7233" w:rsidP="00AF7233">
      <w:pPr>
        <w:pStyle w:val="B1"/>
      </w:pPr>
      <w:r w:rsidRPr="002625EB">
        <w:rPr>
          <w:position w:val="-4"/>
        </w:rPr>
        <w:object w:dxaOrig="600" w:dyaOrig="240" w14:anchorId="12C8BB23">
          <v:shape id="_x0000_i1050" type="#_x0000_t75" style="width:30.6pt;height:11.4pt" o:ole="">
            <v:imagedata r:id="rId58" o:title=""/>
          </v:shape>
          <o:OLEObject Type="Embed" ProgID="Equation.3" ShapeID="_x0000_i1050" DrawAspect="Content" ObjectID="_1665477911" r:id="rId59"/>
        </w:object>
      </w:r>
    </w:p>
    <w:p w14:paraId="4732A8F3" w14:textId="77777777" w:rsidR="00AF7233" w:rsidRPr="002625EB" w:rsidRDefault="00AF7233" w:rsidP="00AF7233">
      <w:r w:rsidRPr="002625EB">
        <w:t>else</w:t>
      </w:r>
    </w:p>
    <w:p w14:paraId="7D883B8E" w14:textId="77777777" w:rsidR="00AF7233" w:rsidRPr="002625EB" w:rsidRDefault="00AF7233" w:rsidP="00AF7233">
      <w:pPr>
        <w:pStyle w:val="B1"/>
        <w:rPr>
          <w:lang w:eastAsia="zh-CN"/>
        </w:rPr>
      </w:pPr>
      <w:r w:rsidRPr="002625EB">
        <w:rPr>
          <w:position w:val="-4"/>
        </w:rPr>
        <w:object w:dxaOrig="700" w:dyaOrig="260" w14:anchorId="39BFFC51">
          <v:shape id="_x0000_i1051" type="#_x0000_t75" style="width:27.9pt;height:11.4pt" o:ole="">
            <v:imagedata r:id="rId60" o:title=""/>
          </v:shape>
          <o:OLEObject Type="Embed" ProgID="Equation.3" ShapeID="_x0000_i1051" DrawAspect="Content" ObjectID="_1665477912" r:id="rId61"/>
        </w:object>
      </w:r>
    </w:p>
    <w:p w14:paraId="6E61A926" w14:textId="77777777" w:rsidR="00AF7233" w:rsidRPr="002625EB" w:rsidRDefault="00AF7233" w:rsidP="00AF7233">
      <w:pPr>
        <w:pStyle w:val="B1"/>
        <w:rPr>
          <w:rFonts w:ascii="Calibri" w:hAnsi="Calibri"/>
          <w:kern w:val="2"/>
          <w:sz w:val="21"/>
          <w:szCs w:val="22"/>
          <w:lang w:val="en-US" w:eastAsia="zh-CN"/>
        </w:rPr>
      </w:pPr>
      <w:r>
        <w:rPr>
          <w:rFonts w:hint="eastAsia"/>
          <w:lang w:eastAsia="zh-CN"/>
        </w:rPr>
        <w:t>码块个数</w:t>
      </w:r>
      <w:r w:rsidRPr="002625EB">
        <w:t>:</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153F77A9">
          <v:shape id="_x0000_i1052" type="#_x0000_t75" style="width:76.2pt;height:15pt" o:ole="">
            <v:imagedata r:id="rId62" o:title=""/>
          </v:shape>
          <o:OLEObject Type="Embed" ProgID="Equation.3" ShapeID="_x0000_i1052" DrawAspect="Content" ObjectID="_1665477913" r:id="rId63"/>
        </w:object>
      </w:r>
      <w:r w:rsidRPr="002625EB">
        <w:t>.</w:t>
      </w:r>
    </w:p>
    <w:p w14:paraId="33A30CAB" w14:textId="77777777" w:rsidR="00AF7233" w:rsidRPr="002625EB" w:rsidRDefault="00AF7233" w:rsidP="00AF7233">
      <w:pPr>
        <w:pStyle w:val="B1"/>
      </w:pPr>
      <w:r w:rsidRPr="002625EB">
        <w:rPr>
          <w:position w:val="-6"/>
        </w:rPr>
        <w:object w:dxaOrig="1160" w:dyaOrig="260" w14:anchorId="3EDE45C4">
          <v:shape id="_x0000_i1053" type="#_x0000_t75" style="width:58.8pt;height:11.4pt" o:ole="">
            <v:imagedata r:id="rId64" o:title=""/>
          </v:shape>
          <o:OLEObject Type="Embed" ProgID="Equation.3" ShapeID="_x0000_i1053" DrawAspect="Content" ObjectID="_1665477914" r:id="rId65"/>
        </w:object>
      </w:r>
    </w:p>
    <w:p w14:paraId="1129CB53" w14:textId="77777777" w:rsidR="00AF7233" w:rsidRPr="002625EB" w:rsidRDefault="00AF7233" w:rsidP="00AF7233">
      <w:r w:rsidRPr="002625EB">
        <w:t>end if</w:t>
      </w:r>
    </w:p>
    <w:p w14:paraId="0B69E268" w14:textId="77777777" w:rsidR="00AF7233" w:rsidRPr="00D227F1" w:rsidRDefault="00AF7233" w:rsidP="00AF7233">
      <w:pPr>
        <w:widowControl/>
        <w:spacing w:after="375"/>
        <w:rPr>
          <w:rFonts w:ascii="&amp;quot" w:eastAsia="宋体" w:hAnsi="&amp;quot" w:cs="宋体" w:hint="eastAsia"/>
          <w:color w:val="555555"/>
          <w:kern w:val="0"/>
          <w:szCs w:val="21"/>
        </w:rPr>
      </w:pPr>
      <w:r w:rsidRPr="00D227F1">
        <w:rPr>
          <w:rFonts w:ascii="&amp;quot" w:eastAsia="宋体" w:hAnsi="&amp;quot" w:cs="宋体"/>
          <w:color w:val="555555"/>
          <w:kern w:val="0"/>
          <w:szCs w:val="21"/>
        </w:rPr>
        <w:t>码块分割输出的比特表示为</w:t>
      </w:r>
      <w:r w:rsidRPr="00D227F1">
        <w:rPr>
          <w:rFonts w:ascii="&amp;quot" w:eastAsia="宋体" w:hAnsi="&amp;quot" w:cs="宋体"/>
          <w:color w:val="555555"/>
          <w:kern w:val="0"/>
          <w:szCs w:val="21"/>
        </w:rPr>
        <w:object w:dxaOrig="2220" w:dyaOrig="340" w14:anchorId="702752F5">
          <v:shape id="_x0000_i1054" type="#_x0000_t75" style="width:110.1pt;height:16.8pt" o:ole="">
            <v:imagedata r:id="rId66" o:title=""/>
          </v:shape>
          <o:OLEObject Type="Embed" ProgID="Equation.3" ShapeID="_x0000_i1054" DrawAspect="Content" ObjectID="_1665477915" r:id="rId67"/>
        </w:object>
      </w:r>
      <w:r w:rsidRPr="00D227F1">
        <w:rPr>
          <w:rFonts w:ascii="&amp;quot" w:eastAsia="宋体" w:hAnsi="&amp;quot" w:cs="宋体"/>
          <w:color w:val="555555"/>
          <w:kern w:val="0"/>
          <w:szCs w:val="21"/>
        </w:rPr>
        <w:t>，其中</w:t>
      </w:r>
      <w:r w:rsidRPr="00D227F1">
        <w:rPr>
          <w:rFonts w:ascii="&amp;quot" w:eastAsia="宋体" w:hAnsi="&amp;quot" w:cs="宋体"/>
          <w:color w:val="555555"/>
          <w:kern w:val="0"/>
          <w:szCs w:val="21"/>
        </w:rPr>
        <w:object w:dxaOrig="960" w:dyaOrig="279" w14:anchorId="2FA66A48">
          <v:shape id="_x0000_i1055" type="#_x0000_t75" style="width:39.3pt;height:11.4pt" o:ole="">
            <v:imagedata r:id="rId68" o:title=""/>
          </v:shape>
          <o:OLEObject Type="Embed" ProgID="Equation.3" ShapeID="_x0000_i1055" DrawAspect="Content" ObjectID="_1665477916" r:id="rId69"/>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800" w:dyaOrig="340" w14:anchorId="1E480794">
          <v:shape id="_x0000_i1056" type="#_x0000_t75" style="width:35.1pt;height:13.2pt" o:ole="">
            <v:imagedata r:id="rId70" o:title=""/>
          </v:shape>
          <o:OLEObject Type="Embed" ProgID="Equation.3" ShapeID="_x0000_i1056" DrawAspect="Content" ObjectID="_1665477917" r:id="rId71"/>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180" w:dyaOrig="200" w14:anchorId="4C576DD0">
          <v:shape id="_x0000_i1057" type="#_x0000_t75" style="width:8.7pt;height:9.6pt" o:ole="">
            <v:imagedata r:id="rId72" o:title=""/>
          </v:shape>
          <o:OLEObject Type="Embed" ProgID="Equation.3" ShapeID="_x0000_i1057" DrawAspect="Content" ObjectID="_1665477918" r:id="rId73"/>
        </w:object>
      </w:r>
      <w:r w:rsidRPr="00D227F1">
        <w:rPr>
          <w:rFonts w:ascii="&amp;quot" w:eastAsia="宋体" w:hAnsi="&amp;quot" w:cs="宋体"/>
          <w:color w:val="555555"/>
          <w:kern w:val="0"/>
          <w:szCs w:val="21"/>
        </w:rPr>
        <w:t>的比特数。每个码块的比特数</w:t>
      </w:r>
      <w:r w:rsidRPr="00D227F1">
        <w:rPr>
          <w:rFonts w:ascii="&amp;quot" w:eastAsia="宋体" w:hAnsi="&amp;quot" w:cs="宋体"/>
          <w:color w:val="555555"/>
          <w:kern w:val="0"/>
          <w:szCs w:val="21"/>
        </w:rPr>
        <w:object w:dxaOrig="260" w:dyaOrig="260" w14:anchorId="511CB57B">
          <v:shape id="_x0000_i1058" type="#_x0000_t75" style="width:11.4pt;height:11.4pt" o:ole="">
            <v:imagedata r:id="rId74" o:title=""/>
          </v:shape>
          <o:OLEObject Type="Embed" ProgID="Equation.DSMT4" ShapeID="_x0000_i1058" DrawAspect="Content" ObjectID="_1665477919" r:id="rId75"/>
        </w:object>
      </w:r>
      <w:r w:rsidRPr="00D227F1">
        <w:rPr>
          <w:rFonts w:ascii="&amp;quot" w:eastAsia="宋体" w:hAnsi="&amp;quot" w:cs="宋体"/>
          <w:color w:val="555555"/>
          <w:kern w:val="0"/>
          <w:szCs w:val="21"/>
        </w:rPr>
        <w:t>计算如下</w:t>
      </w:r>
      <w:r w:rsidRPr="00D227F1">
        <w:rPr>
          <w:rFonts w:ascii="&amp;quot" w:eastAsia="宋体" w:hAnsi="&amp;quot" w:cs="宋体"/>
          <w:color w:val="555555"/>
          <w:kern w:val="0"/>
          <w:szCs w:val="21"/>
        </w:rPr>
        <w:t>:</w:t>
      </w:r>
    </w:p>
    <w:p w14:paraId="781F6C8C" w14:textId="77777777" w:rsidR="00AF7233" w:rsidRPr="002625EB" w:rsidRDefault="00AF7233" w:rsidP="00AF7233">
      <w:pPr>
        <w:pStyle w:val="B1"/>
        <w:rPr>
          <w:lang w:eastAsia="zh-CN"/>
        </w:rPr>
      </w:pPr>
      <w:r w:rsidRPr="002625EB">
        <w:rPr>
          <w:position w:val="-6"/>
        </w:rPr>
        <w:object w:dxaOrig="1020" w:dyaOrig="279" w14:anchorId="556AFF42">
          <v:shape id="_x0000_i1059" type="#_x0000_t75" style="width:44.4pt;height:11.4pt" o:ole="">
            <v:imagedata r:id="rId76" o:title=""/>
          </v:shape>
          <o:OLEObject Type="Embed" ProgID="Equation.3" ShapeID="_x0000_i1059" DrawAspect="Content" ObjectID="_1665477920" r:id="rId77"/>
        </w:object>
      </w:r>
      <w:r w:rsidRPr="002625EB">
        <w:rPr>
          <w:rFonts w:hint="eastAsia"/>
          <w:lang w:eastAsia="zh-CN"/>
        </w:rPr>
        <w:t>;</w:t>
      </w:r>
    </w:p>
    <w:p w14:paraId="68941C9C" w14:textId="77777777" w:rsidR="00AF7233" w:rsidRPr="002625EB" w:rsidRDefault="00AF7233" w:rsidP="00AF7233">
      <w:pPr>
        <w:pStyle w:val="B1"/>
        <w:rPr>
          <w:lang w:eastAsia="zh-CN"/>
        </w:rPr>
      </w:pPr>
      <w:r w:rsidRPr="009521AD">
        <w:rPr>
          <w:rFonts w:ascii="&amp;quot" w:hAnsi="&amp;quot" w:cs="宋体"/>
          <w:color w:val="555555"/>
          <w:szCs w:val="21"/>
          <w:lang w:eastAsia="zh-CN"/>
        </w:rPr>
        <w:t>对于</w:t>
      </w:r>
      <w:r w:rsidRPr="009521AD">
        <w:rPr>
          <w:rFonts w:ascii="&amp;quot" w:hAnsi="&amp;quot" w:cs="宋体"/>
          <w:color w:val="555555"/>
          <w:szCs w:val="21"/>
          <w:lang w:eastAsia="zh-CN"/>
        </w:rPr>
        <w:t>LDPC</w:t>
      </w:r>
      <w:r w:rsidRPr="009521AD">
        <w:rPr>
          <w:rFonts w:ascii="&amp;quot" w:hAnsi="&amp;quot" w:cs="宋体"/>
          <w:color w:val="555555"/>
          <w:szCs w:val="21"/>
          <w:lang w:eastAsia="zh-CN"/>
        </w:rPr>
        <w:t>基图</w:t>
      </w:r>
      <w:r w:rsidRPr="002625EB">
        <w:rPr>
          <w:rFonts w:hint="eastAsia"/>
          <w:lang w:eastAsia="zh-CN"/>
        </w:rPr>
        <w:t>1,</w:t>
      </w:r>
    </w:p>
    <w:p w14:paraId="151A804A" w14:textId="77777777" w:rsidR="00AF7233" w:rsidRPr="002625EB" w:rsidRDefault="00AF7233" w:rsidP="00AF7233">
      <w:pPr>
        <w:pStyle w:val="B2"/>
        <w:rPr>
          <w:lang w:eastAsia="zh-CN"/>
        </w:rPr>
      </w:pPr>
      <w:r w:rsidRPr="002625EB">
        <w:rPr>
          <w:position w:val="-12"/>
        </w:rPr>
        <w:object w:dxaOrig="840" w:dyaOrig="360" w14:anchorId="04CF5D13">
          <v:shape id="_x0000_i1060" type="#_x0000_t75" style="width:33.9pt;height:15pt" o:ole="">
            <v:imagedata r:id="rId78" o:title=""/>
          </v:shape>
          <o:OLEObject Type="Embed" ProgID="Equation.3" ShapeID="_x0000_i1060" DrawAspect="Content" ObjectID="_1665477921" r:id="rId79"/>
        </w:object>
      </w:r>
      <w:r w:rsidRPr="002625EB">
        <w:rPr>
          <w:rFonts w:hint="eastAsia"/>
          <w:lang w:eastAsia="zh-CN"/>
        </w:rPr>
        <w:t>.</w:t>
      </w:r>
    </w:p>
    <w:p w14:paraId="34B854C6" w14:textId="77777777" w:rsidR="00AF7233" w:rsidRPr="002625EB" w:rsidRDefault="00AF7233" w:rsidP="00AF7233">
      <w:pPr>
        <w:pStyle w:val="B1"/>
        <w:rPr>
          <w:lang w:eastAsia="zh-CN"/>
        </w:rPr>
      </w:pPr>
      <w:r w:rsidRPr="009521AD">
        <w:rPr>
          <w:rFonts w:ascii="&amp;quot" w:hAnsi="&amp;quot" w:cs="宋体"/>
          <w:color w:val="555555"/>
          <w:szCs w:val="21"/>
        </w:rPr>
        <w:t>对于</w:t>
      </w:r>
      <w:r w:rsidRPr="009521AD">
        <w:rPr>
          <w:rFonts w:ascii="&amp;quot" w:hAnsi="&amp;quot" w:cs="宋体"/>
          <w:color w:val="555555"/>
          <w:szCs w:val="21"/>
        </w:rPr>
        <w:t>LDPC</w:t>
      </w:r>
      <w:r w:rsidRPr="009521AD">
        <w:rPr>
          <w:rFonts w:ascii="&amp;quot" w:hAnsi="&amp;quot" w:cs="宋体"/>
          <w:color w:val="555555"/>
          <w:szCs w:val="21"/>
        </w:rPr>
        <w:t>基图</w:t>
      </w:r>
      <w:r w:rsidRPr="002625EB">
        <w:rPr>
          <w:rFonts w:hint="eastAsia"/>
          <w:lang w:eastAsia="zh-CN"/>
        </w:rPr>
        <w:t xml:space="preserve">2, </w:t>
      </w:r>
    </w:p>
    <w:p w14:paraId="1E990B1F" w14:textId="77777777" w:rsidR="00AF7233" w:rsidRPr="002625EB" w:rsidRDefault="00AF7233" w:rsidP="00AF7233">
      <w:pPr>
        <w:pStyle w:val="B2"/>
        <w:rPr>
          <w:lang w:eastAsia="zh-CN"/>
        </w:rPr>
      </w:pPr>
      <w:r w:rsidRPr="002625EB">
        <w:rPr>
          <w:rFonts w:hint="eastAsia"/>
          <w:lang w:eastAsia="zh-CN"/>
        </w:rPr>
        <w:t xml:space="preserve">if </w:t>
      </w:r>
      <w:r w:rsidRPr="002625EB">
        <w:rPr>
          <w:position w:val="-6"/>
        </w:rPr>
        <w:object w:dxaOrig="840" w:dyaOrig="279" w14:anchorId="22324A11">
          <v:shape id="_x0000_i1061" type="#_x0000_t75" style="width:35.1pt;height:11.4pt" o:ole="">
            <v:imagedata r:id="rId80" o:title=""/>
          </v:shape>
          <o:OLEObject Type="Embed" ProgID="Equation.3" ShapeID="_x0000_i1061" DrawAspect="Content" ObjectID="_1665477922" r:id="rId81"/>
        </w:object>
      </w:r>
    </w:p>
    <w:p w14:paraId="704C59E8" w14:textId="77777777" w:rsidR="00AF7233" w:rsidRPr="002625EB" w:rsidRDefault="00AF7233" w:rsidP="00AF7233">
      <w:pPr>
        <w:pStyle w:val="B3"/>
        <w:rPr>
          <w:lang w:eastAsia="zh-CN"/>
        </w:rPr>
      </w:pPr>
      <w:r w:rsidRPr="002625EB">
        <w:rPr>
          <w:position w:val="-12"/>
        </w:rPr>
        <w:object w:dxaOrig="800" w:dyaOrig="360" w14:anchorId="7E502F6F">
          <v:shape id="_x0000_i1062" type="#_x0000_t75" style="width:33.9pt;height:15pt" o:ole="">
            <v:imagedata r:id="rId82" o:title=""/>
          </v:shape>
          <o:OLEObject Type="Embed" ProgID="Equation.3" ShapeID="_x0000_i1062" DrawAspect="Content" ObjectID="_1665477923" r:id="rId83"/>
        </w:object>
      </w:r>
      <w:r w:rsidRPr="002625EB">
        <w:rPr>
          <w:rFonts w:hint="eastAsia"/>
          <w:lang w:eastAsia="zh-CN"/>
        </w:rPr>
        <w:t>;</w:t>
      </w:r>
    </w:p>
    <w:p w14:paraId="3C221B95"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40" w:dyaOrig="279" w14:anchorId="6538BD8B">
          <v:shape id="_x0000_i1063" type="#_x0000_t75" style="width:35.1pt;height:11.4pt" o:ole="">
            <v:imagedata r:id="rId84" o:title=""/>
          </v:shape>
          <o:OLEObject Type="Embed" ProgID="Equation.3" ShapeID="_x0000_i1063" DrawAspect="Content" ObjectID="_1665477924" r:id="rId85"/>
        </w:object>
      </w:r>
    </w:p>
    <w:p w14:paraId="0388F82D" w14:textId="77777777" w:rsidR="00AF7233" w:rsidRPr="002625EB" w:rsidRDefault="00AF7233" w:rsidP="00AF7233">
      <w:pPr>
        <w:pStyle w:val="B3"/>
        <w:rPr>
          <w:lang w:eastAsia="zh-CN"/>
        </w:rPr>
      </w:pPr>
      <w:r w:rsidRPr="002625EB">
        <w:rPr>
          <w:position w:val="-12"/>
        </w:rPr>
        <w:object w:dxaOrig="700" w:dyaOrig="360" w14:anchorId="4CCC6007">
          <v:shape id="_x0000_i1064" type="#_x0000_t75" style="width:29.4pt;height:15pt" o:ole="">
            <v:imagedata r:id="rId86" o:title=""/>
          </v:shape>
          <o:OLEObject Type="Embed" ProgID="Equation.3" ShapeID="_x0000_i1064" DrawAspect="Content" ObjectID="_1665477925" r:id="rId87"/>
        </w:object>
      </w:r>
      <w:r w:rsidRPr="002625EB">
        <w:rPr>
          <w:rFonts w:hint="eastAsia"/>
          <w:lang w:eastAsia="zh-CN"/>
        </w:rPr>
        <w:t>;</w:t>
      </w:r>
    </w:p>
    <w:p w14:paraId="38A5900B"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20" w:dyaOrig="279" w14:anchorId="578CC0E9">
          <v:shape id="_x0000_i1065" type="#_x0000_t75" style="width:33.9pt;height:11.4pt" o:ole="">
            <v:imagedata r:id="rId88" o:title=""/>
          </v:shape>
          <o:OLEObject Type="Embed" ProgID="Equation.3" ShapeID="_x0000_i1065" DrawAspect="Content" ObjectID="_1665477926" r:id="rId89"/>
        </w:object>
      </w:r>
    </w:p>
    <w:p w14:paraId="4293CA97" w14:textId="77777777" w:rsidR="00AF7233" w:rsidRPr="002625EB" w:rsidRDefault="00AF7233" w:rsidP="00AF7233">
      <w:pPr>
        <w:pStyle w:val="B3"/>
        <w:rPr>
          <w:lang w:eastAsia="zh-CN"/>
        </w:rPr>
      </w:pPr>
      <w:r w:rsidRPr="002625EB">
        <w:rPr>
          <w:position w:val="-12"/>
        </w:rPr>
        <w:object w:dxaOrig="680" w:dyaOrig="360" w14:anchorId="4DD198B7">
          <v:shape id="_x0000_i1066" type="#_x0000_t75" style="width:27.6pt;height:15pt" o:ole="">
            <v:imagedata r:id="rId90" o:title=""/>
          </v:shape>
          <o:OLEObject Type="Embed" ProgID="Equation.3" ShapeID="_x0000_i1066" DrawAspect="Content" ObjectID="_1665477927" r:id="rId91"/>
        </w:object>
      </w:r>
      <w:r w:rsidRPr="002625EB">
        <w:rPr>
          <w:rFonts w:hint="eastAsia"/>
          <w:lang w:eastAsia="zh-CN"/>
        </w:rPr>
        <w:t>;</w:t>
      </w:r>
    </w:p>
    <w:p w14:paraId="3ACFDF78" w14:textId="77777777" w:rsidR="00AF7233" w:rsidRPr="002625EB" w:rsidRDefault="00AF7233" w:rsidP="00AF7233">
      <w:pPr>
        <w:pStyle w:val="B2"/>
        <w:rPr>
          <w:lang w:eastAsia="zh-CN"/>
        </w:rPr>
      </w:pPr>
      <w:r w:rsidRPr="002625EB">
        <w:rPr>
          <w:rFonts w:hint="eastAsia"/>
          <w:lang w:eastAsia="zh-CN"/>
        </w:rPr>
        <w:t>else</w:t>
      </w:r>
    </w:p>
    <w:p w14:paraId="53BCC58D" w14:textId="77777777" w:rsidR="00AF7233" w:rsidRPr="002625EB" w:rsidRDefault="00AF7233" w:rsidP="00AF7233">
      <w:pPr>
        <w:pStyle w:val="B3"/>
        <w:rPr>
          <w:lang w:eastAsia="zh-CN"/>
        </w:rPr>
      </w:pPr>
      <w:r w:rsidRPr="002625EB">
        <w:rPr>
          <w:position w:val="-12"/>
        </w:rPr>
        <w:object w:dxaOrig="720" w:dyaOrig="360" w14:anchorId="7CDC77CC">
          <v:shape id="_x0000_i1067" type="#_x0000_t75" style="width:29.4pt;height:15pt" o:ole="">
            <v:imagedata r:id="rId92" o:title=""/>
          </v:shape>
          <o:OLEObject Type="Embed" ProgID="Equation.3" ShapeID="_x0000_i1067" DrawAspect="Content" ObjectID="_1665477928" r:id="rId93"/>
        </w:object>
      </w:r>
      <w:r w:rsidRPr="002625EB">
        <w:rPr>
          <w:rFonts w:hint="eastAsia"/>
          <w:lang w:eastAsia="zh-CN"/>
        </w:rPr>
        <w:t>;</w:t>
      </w:r>
    </w:p>
    <w:p w14:paraId="0BF38C97" w14:textId="77777777" w:rsidR="00AF7233" w:rsidRPr="002625EB" w:rsidRDefault="00AF7233" w:rsidP="00AF7233">
      <w:pPr>
        <w:pStyle w:val="B2"/>
        <w:rPr>
          <w:lang w:eastAsia="zh-CN"/>
        </w:rPr>
      </w:pPr>
      <w:r w:rsidRPr="002625EB">
        <w:rPr>
          <w:rFonts w:hint="eastAsia"/>
          <w:lang w:eastAsia="zh-CN"/>
        </w:rPr>
        <w:lastRenderedPageBreak/>
        <w:t>end if</w:t>
      </w:r>
    </w:p>
    <w:p w14:paraId="19653295" w14:textId="77777777" w:rsidR="00AF7233" w:rsidRPr="00E07F09" w:rsidRDefault="00AF7233" w:rsidP="00AF7233">
      <w:r w:rsidRPr="00E07F09">
        <w:t>在</w:t>
      </w:r>
      <w:r w:rsidRPr="00E07F09">
        <w:rPr>
          <w:rFonts w:hint="eastAsia"/>
        </w:rPr>
        <w:t>表</w:t>
      </w:r>
      <w:r w:rsidRPr="00E07F09">
        <w:t>中所有列举的集合中找到</w:t>
      </w:r>
      <w:r w:rsidRPr="00E07F09">
        <w:t>Z</w:t>
      </w:r>
      <w:r w:rsidRPr="00E07F09">
        <w:t>的最小值，表示为</w:t>
      </w:r>
      <w:r w:rsidRPr="002625EB">
        <w:rPr>
          <w:position w:val="-12"/>
        </w:rPr>
        <w:object w:dxaOrig="300" w:dyaOrig="360" w14:anchorId="30ECCCB7">
          <v:shape id="_x0000_i1068" type="#_x0000_t75" style="width:14.4pt;height:17.1pt" o:ole="">
            <v:imagedata r:id="rId94" o:title=""/>
          </v:shape>
          <o:OLEObject Type="Embed" ProgID="Equation.3" ShapeID="_x0000_i1068" DrawAspect="Content" ObjectID="_1665477929" r:id="rId95"/>
        </w:object>
      </w:r>
      <w:r w:rsidRPr="00E07F09">
        <w:t>。</w:t>
      </w:r>
      <w:r w:rsidRPr="002625EB">
        <w:rPr>
          <w:position w:val="-12"/>
        </w:rPr>
        <w:object w:dxaOrig="1200" w:dyaOrig="360" w14:anchorId="077648D9">
          <v:shape id="_x0000_i1069" type="#_x0000_t75" style="width:50.7pt;height:15pt" o:ole="">
            <v:imagedata r:id="rId96" o:title=""/>
          </v:shape>
          <o:OLEObject Type="Embed" ProgID="Equation.3" ShapeID="_x0000_i1069" DrawAspect="Content" ObjectID="_1665477930" r:id="rId97"/>
        </w:object>
      </w:r>
      <w:r w:rsidRPr="00E07F09">
        <w:t>且对于</w:t>
      </w:r>
      <w:r w:rsidRPr="00E07F09">
        <w:t xml:space="preserve">LDPC </w:t>
      </w:r>
      <w:r w:rsidRPr="009521AD">
        <w:t>基图</w:t>
      </w:r>
      <w:r w:rsidRPr="00E07F09">
        <w:t>1</w:t>
      </w:r>
      <w:r w:rsidRPr="00E07F09">
        <w:t>有</w:t>
      </w:r>
      <w:r w:rsidRPr="002625EB">
        <w:rPr>
          <w:position w:val="-12"/>
        </w:rPr>
        <w:object w:dxaOrig="980" w:dyaOrig="360" w14:anchorId="5FD5616E">
          <v:shape id="_x0000_i1070" type="#_x0000_t75" style="width:39.3pt;height:15pt" o:ole="">
            <v:imagedata r:id="rId98" o:title=""/>
          </v:shape>
          <o:OLEObject Type="Embed" ProgID="Equation.3" ShapeID="_x0000_i1070" DrawAspect="Content" ObjectID="_1665477931" r:id="rId99"/>
        </w:object>
      </w:r>
      <w:r w:rsidRPr="00E07F09">
        <w:t>，对于</w:t>
      </w:r>
      <w:r w:rsidRPr="00E07F09">
        <w:t xml:space="preserve">LDPC </w:t>
      </w:r>
      <w:r w:rsidRPr="009521AD">
        <w:t>基图</w:t>
      </w:r>
      <w:r w:rsidRPr="00E07F09">
        <w:t>2</w:t>
      </w:r>
      <w:r w:rsidRPr="00E07F09">
        <w:t>有</w:t>
      </w:r>
      <w:r w:rsidRPr="002625EB">
        <w:rPr>
          <w:position w:val="-12"/>
        </w:rPr>
        <w:object w:dxaOrig="940" w:dyaOrig="360" w14:anchorId="1807A66F">
          <v:shape id="_x0000_i1071" type="#_x0000_t75" style="width:38.1pt;height:15pt" o:ole="">
            <v:imagedata r:id="rId100" o:title=""/>
          </v:shape>
          <o:OLEObject Type="Embed" ProgID="Equation.3" ShapeID="_x0000_i1071" DrawAspect="Content" ObjectID="_1665477932" r:id="rId101"/>
        </w:object>
      </w:r>
      <w:r w:rsidRPr="00E07F09">
        <w:t>。</w:t>
      </w:r>
    </w:p>
    <w:p w14:paraId="5A523AAB" w14:textId="77777777" w:rsidR="00E94152" w:rsidRDefault="00E94152" w:rsidP="00E94152">
      <w:pPr>
        <w:pStyle w:val="af7"/>
        <w:keepNext/>
        <w:jc w:val="center"/>
      </w:pPr>
      <w:bookmarkStart w:id="50" w:name="_Toc35510375"/>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w:t>
      </w:r>
      <w:r w:rsidR="0081569F">
        <w:fldChar w:fldCharType="end"/>
      </w:r>
      <w:r w:rsidRPr="001F6B46">
        <w:rPr>
          <w:rFonts w:hint="eastAsia"/>
        </w:rPr>
        <w:t>设置</w:t>
      </w:r>
      <w:r w:rsidRPr="001F6B46">
        <w:t xml:space="preserve"> LDPC lifting size</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AF7233" w:rsidRPr="002625EB" w14:paraId="065C342B" w14:textId="77777777" w:rsidTr="001C181B">
        <w:trPr>
          <w:jc w:val="center"/>
        </w:trPr>
        <w:tc>
          <w:tcPr>
            <w:tcW w:w="1620" w:type="dxa"/>
            <w:shd w:val="clear" w:color="auto" w:fill="E6E6E6"/>
            <w:vAlign w:val="center"/>
          </w:tcPr>
          <w:p w14:paraId="1FA1A956" w14:textId="77777777" w:rsidR="00AF7233" w:rsidRPr="002625EB" w:rsidRDefault="00AF7233" w:rsidP="001C181B">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7888B242">
                <v:shape id="_x0000_i1072" type="#_x0000_t75" style="width:14.4pt;height:17.1pt" o:ole="">
                  <v:imagedata r:id="rId102" o:title=""/>
                </v:shape>
                <o:OLEObject Type="Embed" ProgID="Equation.3" ShapeID="_x0000_i1072" DrawAspect="Content" ObjectID="_1665477933" r:id="rId103"/>
              </w:object>
            </w:r>
            <w:r w:rsidRPr="002625EB">
              <w:rPr>
                <w:rFonts w:hint="eastAsia"/>
                <w:i/>
                <w:lang w:eastAsia="zh-CN"/>
              </w:rPr>
              <w:t xml:space="preserve">) </w:t>
            </w:r>
          </w:p>
        </w:tc>
        <w:tc>
          <w:tcPr>
            <w:tcW w:w="0" w:type="auto"/>
            <w:vAlign w:val="center"/>
          </w:tcPr>
          <w:p w14:paraId="17E9FB59" w14:textId="77777777" w:rsidR="00AF7233" w:rsidRPr="002625EB" w:rsidRDefault="00AF7233" w:rsidP="001C181B">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2F2B8830">
                <v:shape id="_x0000_i1073" type="#_x0000_t75" style="width:11.4pt;height:11.4pt" o:ole="">
                  <v:imagedata r:id="rId104" o:title=""/>
                </v:shape>
                <o:OLEObject Type="Embed" ProgID="Equation.3" ShapeID="_x0000_i1073" DrawAspect="Content" ObjectID="_1665477934" r:id="rId105"/>
              </w:object>
            </w:r>
            <w:r w:rsidRPr="002625EB">
              <w:rPr>
                <w:rFonts w:hint="eastAsia"/>
                <w:i/>
                <w:lang w:eastAsia="zh-CN"/>
              </w:rPr>
              <w:t>)</w:t>
            </w:r>
          </w:p>
        </w:tc>
      </w:tr>
      <w:tr w:rsidR="00AF7233" w:rsidRPr="002625EB" w14:paraId="3C7DA312" w14:textId="77777777" w:rsidTr="001C181B">
        <w:trPr>
          <w:jc w:val="center"/>
        </w:trPr>
        <w:tc>
          <w:tcPr>
            <w:tcW w:w="1620" w:type="dxa"/>
            <w:shd w:val="clear" w:color="auto" w:fill="E6E6E6"/>
          </w:tcPr>
          <w:p w14:paraId="1A49F6E4" w14:textId="77777777" w:rsidR="00AF7233" w:rsidRPr="002625EB" w:rsidRDefault="00AF7233" w:rsidP="001C181B">
            <w:pPr>
              <w:pStyle w:val="TAC"/>
              <w:rPr>
                <w:lang w:eastAsia="zh-CN"/>
              </w:rPr>
            </w:pPr>
            <w:r w:rsidRPr="002625EB">
              <w:rPr>
                <w:rFonts w:hint="eastAsia"/>
                <w:lang w:eastAsia="zh-CN"/>
              </w:rPr>
              <w:t>0</w:t>
            </w:r>
          </w:p>
        </w:tc>
        <w:tc>
          <w:tcPr>
            <w:tcW w:w="0" w:type="auto"/>
          </w:tcPr>
          <w:p w14:paraId="2291552F" w14:textId="77777777" w:rsidR="00AF7233" w:rsidRPr="002625EB" w:rsidRDefault="00AF7233" w:rsidP="001C181B">
            <w:pPr>
              <w:pStyle w:val="TAC"/>
              <w:rPr>
                <w:lang w:eastAsia="zh-CN"/>
              </w:rPr>
            </w:pPr>
            <w:r w:rsidRPr="002625EB">
              <w:rPr>
                <w:rFonts w:hint="eastAsia"/>
                <w:lang w:eastAsia="zh-CN"/>
              </w:rPr>
              <w:t>{2, 4, 8, 16, 32, 64, 128, 256}</w:t>
            </w:r>
          </w:p>
        </w:tc>
      </w:tr>
      <w:tr w:rsidR="00AF7233" w:rsidRPr="002625EB" w14:paraId="61813AE2" w14:textId="77777777" w:rsidTr="001C181B">
        <w:trPr>
          <w:jc w:val="center"/>
        </w:trPr>
        <w:tc>
          <w:tcPr>
            <w:tcW w:w="1620" w:type="dxa"/>
            <w:shd w:val="clear" w:color="auto" w:fill="E6E6E6"/>
          </w:tcPr>
          <w:p w14:paraId="3AE5CFD1" w14:textId="77777777" w:rsidR="00AF7233" w:rsidRPr="002625EB" w:rsidRDefault="00AF7233" w:rsidP="001C181B">
            <w:pPr>
              <w:pStyle w:val="TAC"/>
            </w:pPr>
            <w:r w:rsidRPr="002625EB">
              <w:rPr>
                <w:rFonts w:hint="eastAsia"/>
                <w:lang w:eastAsia="zh-CN"/>
              </w:rPr>
              <w:t>1</w:t>
            </w:r>
          </w:p>
        </w:tc>
        <w:tc>
          <w:tcPr>
            <w:tcW w:w="0" w:type="auto"/>
          </w:tcPr>
          <w:p w14:paraId="1D625C72" w14:textId="77777777" w:rsidR="00AF7233" w:rsidRPr="002625EB" w:rsidRDefault="00AF7233" w:rsidP="001C181B">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AF7233" w:rsidRPr="002625EB" w14:paraId="7ECA7445" w14:textId="77777777" w:rsidTr="001C181B">
        <w:trPr>
          <w:jc w:val="center"/>
        </w:trPr>
        <w:tc>
          <w:tcPr>
            <w:tcW w:w="1620" w:type="dxa"/>
            <w:shd w:val="clear" w:color="auto" w:fill="E6E6E6"/>
          </w:tcPr>
          <w:p w14:paraId="35BCD628" w14:textId="77777777" w:rsidR="00AF7233" w:rsidRPr="002625EB" w:rsidRDefault="00AF7233" w:rsidP="001C181B">
            <w:pPr>
              <w:pStyle w:val="TAC"/>
            </w:pPr>
            <w:r w:rsidRPr="002625EB">
              <w:rPr>
                <w:rFonts w:hint="eastAsia"/>
                <w:lang w:eastAsia="zh-CN"/>
              </w:rPr>
              <w:t>2</w:t>
            </w:r>
          </w:p>
        </w:tc>
        <w:tc>
          <w:tcPr>
            <w:tcW w:w="0" w:type="auto"/>
          </w:tcPr>
          <w:p w14:paraId="28707F25" w14:textId="77777777" w:rsidR="00AF7233" w:rsidRPr="002625EB" w:rsidRDefault="00AF7233" w:rsidP="001C181B">
            <w:pPr>
              <w:pStyle w:val="TAC"/>
              <w:rPr>
                <w:lang w:eastAsia="zh-CN"/>
              </w:rPr>
            </w:pPr>
            <w:r w:rsidRPr="002625EB">
              <w:rPr>
                <w:rFonts w:hint="eastAsia"/>
                <w:lang w:eastAsia="zh-CN"/>
              </w:rPr>
              <w:t>{5, 10, 20, 40, 80, 160, 320}</w:t>
            </w:r>
          </w:p>
        </w:tc>
      </w:tr>
      <w:tr w:rsidR="00AF7233" w:rsidRPr="002625EB" w14:paraId="4D5D5EBD" w14:textId="77777777" w:rsidTr="001C181B">
        <w:trPr>
          <w:jc w:val="center"/>
        </w:trPr>
        <w:tc>
          <w:tcPr>
            <w:tcW w:w="1620" w:type="dxa"/>
            <w:shd w:val="clear" w:color="auto" w:fill="E6E6E6"/>
          </w:tcPr>
          <w:p w14:paraId="37DB865C" w14:textId="77777777" w:rsidR="00AF7233" w:rsidRPr="002625EB" w:rsidRDefault="00AF7233" w:rsidP="001C181B">
            <w:pPr>
              <w:pStyle w:val="TAC"/>
            </w:pPr>
            <w:r w:rsidRPr="002625EB">
              <w:rPr>
                <w:rFonts w:hint="eastAsia"/>
                <w:lang w:eastAsia="zh-CN"/>
              </w:rPr>
              <w:t>3</w:t>
            </w:r>
          </w:p>
        </w:tc>
        <w:tc>
          <w:tcPr>
            <w:tcW w:w="0" w:type="auto"/>
          </w:tcPr>
          <w:p w14:paraId="7BBE44AB" w14:textId="77777777" w:rsidR="00AF7233" w:rsidRPr="002625EB" w:rsidRDefault="00AF7233" w:rsidP="001C181B">
            <w:pPr>
              <w:pStyle w:val="TAC"/>
              <w:rPr>
                <w:lang w:eastAsia="zh-CN"/>
              </w:rPr>
            </w:pPr>
            <w:r w:rsidRPr="002625EB">
              <w:rPr>
                <w:rFonts w:hint="eastAsia"/>
                <w:lang w:eastAsia="zh-CN"/>
              </w:rPr>
              <w:t>{7, 14, 28, 56, 112, 224}</w:t>
            </w:r>
          </w:p>
        </w:tc>
      </w:tr>
      <w:tr w:rsidR="00AF7233" w:rsidRPr="002625EB" w14:paraId="4E461930" w14:textId="77777777" w:rsidTr="001C181B">
        <w:trPr>
          <w:jc w:val="center"/>
        </w:trPr>
        <w:tc>
          <w:tcPr>
            <w:tcW w:w="1620" w:type="dxa"/>
            <w:shd w:val="clear" w:color="auto" w:fill="E6E6E6"/>
          </w:tcPr>
          <w:p w14:paraId="12085400" w14:textId="77777777" w:rsidR="00AF7233" w:rsidRPr="002625EB" w:rsidRDefault="00AF7233" w:rsidP="001C181B">
            <w:pPr>
              <w:pStyle w:val="TAC"/>
            </w:pPr>
            <w:r w:rsidRPr="002625EB">
              <w:rPr>
                <w:rFonts w:hint="eastAsia"/>
                <w:lang w:eastAsia="zh-CN"/>
              </w:rPr>
              <w:t>4</w:t>
            </w:r>
          </w:p>
        </w:tc>
        <w:tc>
          <w:tcPr>
            <w:tcW w:w="0" w:type="auto"/>
          </w:tcPr>
          <w:p w14:paraId="648B4795" w14:textId="77777777" w:rsidR="00AF7233" w:rsidRPr="002625EB" w:rsidRDefault="00AF7233" w:rsidP="001C181B">
            <w:pPr>
              <w:pStyle w:val="TAC"/>
              <w:rPr>
                <w:lang w:eastAsia="zh-CN"/>
              </w:rPr>
            </w:pPr>
            <w:r w:rsidRPr="002625EB">
              <w:rPr>
                <w:rFonts w:hint="eastAsia"/>
                <w:lang w:eastAsia="zh-CN"/>
              </w:rPr>
              <w:t>{9, 18, 36, 72, 144, 288}</w:t>
            </w:r>
          </w:p>
        </w:tc>
      </w:tr>
      <w:tr w:rsidR="00AF7233" w:rsidRPr="002625EB" w14:paraId="66A38FB5" w14:textId="77777777" w:rsidTr="001C181B">
        <w:trPr>
          <w:jc w:val="center"/>
        </w:trPr>
        <w:tc>
          <w:tcPr>
            <w:tcW w:w="1620" w:type="dxa"/>
            <w:shd w:val="clear" w:color="auto" w:fill="E6E6E6"/>
          </w:tcPr>
          <w:p w14:paraId="72411C27" w14:textId="77777777" w:rsidR="00AF7233" w:rsidRPr="002625EB" w:rsidRDefault="00AF7233" w:rsidP="001C181B">
            <w:pPr>
              <w:pStyle w:val="TAC"/>
            </w:pPr>
            <w:r w:rsidRPr="002625EB">
              <w:rPr>
                <w:rFonts w:hint="eastAsia"/>
                <w:lang w:eastAsia="zh-CN"/>
              </w:rPr>
              <w:t>5</w:t>
            </w:r>
          </w:p>
        </w:tc>
        <w:tc>
          <w:tcPr>
            <w:tcW w:w="0" w:type="auto"/>
          </w:tcPr>
          <w:p w14:paraId="46E1FC94" w14:textId="77777777" w:rsidR="00AF7233" w:rsidRPr="002625EB" w:rsidRDefault="00AF7233" w:rsidP="001C181B">
            <w:pPr>
              <w:pStyle w:val="TAC"/>
              <w:rPr>
                <w:lang w:eastAsia="zh-CN"/>
              </w:rPr>
            </w:pPr>
            <w:r w:rsidRPr="002625EB">
              <w:rPr>
                <w:rFonts w:hint="eastAsia"/>
                <w:lang w:eastAsia="zh-CN"/>
              </w:rPr>
              <w:t>{11, 22, 44, 88, 176, 352}</w:t>
            </w:r>
          </w:p>
        </w:tc>
      </w:tr>
      <w:tr w:rsidR="00AF7233" w:rsidRPr="002625EB" w14:paraId="63F0EB15" w14:textId="77777777" w:rsidTr="001C181B">
        <w:trPr>
          <w:jc w:val="center"/>
        </w:trPr>
        <w:tc>
          <w:tcPr>
            <w:tcW w:w="1620" w:type="dxa"/>
            <w:shd w:val="clear" w:color="auto" w:fill="E6E6E6"/>
          </w:tcPr>
          <w:p w14:paraId="2BCCF9B5" w14:textId="77777777" w:rsidR="00AF7233" w:rsidRPr="002625EB" w:rsidRDefault="00AF7233" w:rsidP="001C181B">
            <w:pPr>
              <w:pStyle w:val="TAC"/>
            </w:pPr>
            <w:r w:rsidRPr="002625EB">
              <w:rPr>
                <w:rFonts w:hint="eastAsia"/>
                <w:lang w:eastAsia="zh-CN"/>
              </w:rPr>
              <w:t>6</w:t>
            </w:r>
          </w:p>
        </w:tc>
        <w:tc>
          <w:tcPr>
            <w:tcW w:w="0" w:type="auto"/>
          </w:tcPr>
          <w:p w14:paraId="71945E42" w14:textId="77777777" w:rsidR="00AF7233" w:rsidRPr="002625EB" w:rsidRDefault="00AF7233" w:rsidP="001C181B">
            <w:pPr>
              <w:pStyle w:val="TAC"/>
              <w:rPr>
                <w:lang w:eastAsia="zh-CN"/>
              </w:rPr>
            </w:pPr>
            <w:r w:rsidRPr="002625EB">
              <w:rPr>
                <w:rFonts w:hint="eastAsia"/>
                <w:lang w:eastAsia="zh-CN"/>
              </w:rPr>
              <w:t>{13, 26, 52, 104, 208}</w:t>
            </w:r>
          </w:p>
        </w:tc>
      </w:tr>
      <w:tr w:rsidR="00AF7233" w:rsidRPr="002625EB" w14:paraId="4D0A5A5A" w14:textId="77777777" w:rsidTr="001C181B">
        <w:trPr>
          <w:jc w:val="center"/>
        </w:trPr>
        <w:tc>
          <w:tcPr>
            <w:tcW w:w="1620" w:type="dxa"/>
            <w:shd w:val="clear" w:color="auto" w:fill="E6E6E6"/>
          </w:tcPr>
          <w:p w14:paraId="2C776E0E" w14:textId="77777777" w:rsidR="00AF7233" w:rsidRPr="002625EB" w:rsidRDefault="00AF7233" w:rsidP="001C181B">
            <w:pPr>
              <w:pStyle w:val="TAC"/>
            </w:pPr>
            <w:r w:rsidRPr="002625EB">
              <w:rPr>
                <w:rFonts w:hint="eastAsia"/>
                <w:lang w:eastAsia="zh-CN"/>
              </w:rPr>
              <w:t>7</w:t>
            </w:r>
          </w:p>
        </w:tc>
        <w:tc>
          <w:tcPr>
            <w:tcW w:w="0" w:type="auto"/>
          </w:tcPr>
          <w:p w14:paraId="7CC5D85D" w14:textId="77777777" w:rsidR="00AF7233" w:rsidRPr="002625EB" w:rsidRDefault="00AF7233" w:rsidP="001C181B">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2138FE32" w14:textId="77777777" w:rsidR="00AF7233" w:rsidRDefault="00AF7233" w:rsidP="00AF7233">
      <w:pPr>
        <w:rPr>
          <w:rFonts w:ascii="Arial" w:hAnsi="Arial" w:cs="Arial"/>
          <w:color w:val="333333"/>
          <w:szCs w:val="21"/>
          <w:shd w:val="clear" w:color="auto" w:fill="F7F8FA"/>
        </w:rPr>
      </w:pPr>
    </w:p>
    <w:p w14:paraId="227C934A" w14:textId="77777777" w:rsidR="00AF7233" w:rsidRPr="002419F5" w:rsidRDefault="00AF7233" w:rsidP="00AF7233">
      <w:r w:rsidRPr="002419F5">
        <w:t>位序列计算如下</w:t>
      </w:r>
      <w:r w:rsidRPr="002419F5">
        <w:t>:</w:t>
      </w:r>
    </w:p>
    <w:p w14:paraId="202B5088" w14:textId="77777777" w:rsidR="00AF7233" w:rsidRPr="002625EB" w:rsidRDefault="00AF7233" w:rsidP="00AF7233">
      <w:pPr>
        <w:pStyle w:val="B1"/>
        <w:rPr>
          <w:lang w:eastAsia="zh-CN"/>
        </w:rPr>
      </w:pPr>
      <w:r w:rsidRPr="002625EB">
        <w:object w:dxaOrig="540" w:dyaOrig="279" w14:anchorId="341456CE">
          <v:shape id="_x0000_i1074" type="#_x0000_t75" style="width:21.9pt;height:11.4pt" o:ole="">
            <v:imagedata r:id="rId106" o:title=""/>
          </v:shape>
          <o:OLEObject Type="Embed" ProgID="Equation.3" ShapeID="_x0000_i1074" DrawAspect="Content" ObjectID="_1665477935" r:id="rId107"/>
        </w:object>
      </w:r>
      <w:r w:rsidRPr="002625EB">
        <w:rPr>
          <w:rFonts w:hint="eastAsia"/>
          <w:lang w:eastAsia="zh-CN"/>
        </w:rPr>
        <w:t>;</w:t>
      </w:r>
    </w:p>
    <w:p w14:paraId="38BD324C" w14:textId="77777777" w:rsidR="00AF7233" w:rsidRPr="002625EB" w:rsidRDefault="00AF7233" w:rsidP="00AF7233">
      <w:pPr>
        <w:pStyle w:val="B1"/>
        <w:rPr>
          <w:lang w:eastAsia="zh-CN"/>
        </w:rPr>
      </w:pPr>
      <w:r w:rsidRPr="002625EB">
        <w:rPr>
          <w:rFonts w:hint="eastAsia"/>
          <w:lang w:eastAsia="zh-CN"/>
        </w:rPr>
        <w:t xml:space="preserve">for </w:t>
      </w:r>
      <w:r w:rsidRPr="002625EB">
        <w:object w:dxaOrig="540" w:dyaOrig="279" w14:anchorId="0B52ED9D">
          <v:shape id="_x0000_i1075" type="#_x0000_t75" style="width:21.9pt;height:11.4pt" o:ole="">
            <v:imagedata r:id="rId108" o:title=""/>
          </v:shape>
          <o:OLEObject Type="Embed" ProgID="Equation.3" ShapeID="_x0000_i1075" DrawAspect="Content" ObjectID="_1665477936" r:id="rId109"/>
        </w:object>
      </w:r>
      <w:r w:rsidRPr="002625EB">
        <w:rPr>
          <w:rFonts w:hint="eastAsia"/>
          <w:lang w:eastAsia="zh-CN"/>
        </w:rPr>
        <w:t xml:space="preserve"> to </w:t>
      </w:r>
      <w:r w:rsidRPr="002625EB">
        <w:object w:dxaOrig="540" w:dyaOrig="279" w14:anchorId="07724C2C">
          <v:shape id="_x0000_i1076" type="#_x0000_t75" style="width:21.9pt;height:11.4pt" o:ole="">
            <v:imagedata r:id="rId110" o:title=""/>
          </v:shape>
          <o:OLEObject Type="Embed" ProgID="Equation.3" ShapeID="_x0000_i1076" DrawAspect="Content" ObjectID="_1665477937" r:id="rId111"/>
        </w:object>
      </w:r>
    </w:p>
    <w:p w14:paraId="4D3F4CA0"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560" w:dyaOrig="279" w14:anchorId="46E0E6EF">
          <v:shape id="_x0000_i1077" type="#_x0000_t75" style="width:24.3pt;height:11.4pt" o:ole="">
            <v:imagedata r:id="rId112" o:title=""/>
          </v:shape>
          <o:OLEObject Type="Embed" ProgID="Equation.3" ShapeID="_x0000_i1077" DrawAspect="Content" ObjectID="_1665477938" r:id="rId113"/>
        </w:object>
      </w:r>
      <w:r w:rsidRPr="002625EB">
        <w:rPr>
          <w:rFonts w:hint="eastAsia"/>
          <w:lang w:eastAsia="zh-CN"/>
        </w:rPr>
        <w:t xml:space="preserve"> to </w:t>
      </w:r>
      <w:r w:rsidRPr="002625EB">
        <w:rPr>
          <w:position w:val="-4"/>
        </w:rPr>
        <w:object w:dxaOrig="880" w:dyaOrig="260" w14:anchorId="3D084C72">
          <v:shape id="_x0000_i1078" type="#_x0000_t75" style="width:36.9pt;height:11.4pt" o:ole="">
            <v:imagedata r:id="rId114" o:title=""/>
          </v:shape>
          <o:OLEObject Type="Embed" ProgID="Equation.3" ShapeID="_x0000_i1078" DrawAspect="Content" ObjectID="_1665477939" r:id="rId115"/>
        </w:object>
      </w:r>
      <w:r w:rsidRPr="002625EB" w:rsidDel="00BA477D">
        <w:rPr>
          <w:rFonts w:hint="eastAsia"/>
          <w:lang w:eastAsia="zh-CN"/>
        </w:rPr>
        <w:t xml:space="preserve"> </w:t>
      </w:r>
    </w:p>
    <w:p w14:paraId="106B66C0" w14:textId="77777777" w:rsidR="00AF7233" w:rsidRPr="002625EB" w:rsidRDefault="00AF7233" w:rsidP="00AF7233">
      <w:pPr>
        <w:pStyle w:val="B3"/>
        <w:rPr>
          <w:lang w:eastAsia="zh-CN"/>
        </w:rPr>
      </w:pPr>
      <w:r w:rsidRPr="002625EB">
        <w:object w:dxaOrig="760" w:dyaOrig="360" w14:anchorId="0269814B">
          <v:shape id="_x0000_i1079" type="#_x0000_t75" style="width:32.7pt;height:15pt" o:ole="">
            <v:imagedata r:id="rId116" o:title=""/>
          </v:shape>
          <o:OLEObject Type="Embed" ProgID="Equation.3" ShapeID="_x0000_i1079" DrawAspect="Content" ObjectID="_1665477940" r:id="rId117"/>
        </w:object>
      </w:r>
      <w:r w:rsidRPr="002625EB">
        <w:rPr>
          <w:rFonts w:hint="eastAsia"/>
          <w:lang w:eastAsia="zh-CN"/>
        </w:rPr>
        <w:t>;</w:t>
      </w:r>
    </w:p>
    <w:p w14:paraId="03519850" w14:textId="77777777" w:rsidR="00AF7233" w:rsidRPr="002625EB" w:rsidRDefault="00AF7233" w:rsidP="00AF7233">
      <w:pPr>
        <w:pStyle w:val="B3"/>
        <w:rPr>
          <w:lang w:eastAsia="zh-CN"/>
        </w:rPr>
      </w:pPr>
      <w:r w:rsidRPr="002625EB">
        <w:object w:dxaOrig="840" w:dyaOrig="279" w14:anchorId="2491BF7D">
          <v:shape id="_x0000_i1080" type="#_x0000_t75" style="width:35.1pt;height:11.4pt" o:ole="">
            <v:imagedata r:id="rId118" o:title=""/>
          </v:shape>
          <o:OLEObject Type="Embed" ProgID="Equation.3" ShapeID="_x0000_i1080" DrawAspect="Content" ObjectID="_1665477941" r:id="rId119"/>
        </w:object>
      </w:r>
      <w:r w:rsidRPr="002625EB">
        <w:rPr>
          <w:rFonts w:hint="eastAsia"/>
          <w:lang w:eastAsia="zh-CN"/>
        </w:rPr>
        <w:t>;</w:t>
      </w:r>
    </w:p>
    <w:p w14:paraId="6C4CF041" w14:textId="77777777" w:rsidR="00AF7233" w:rsidRPr="002625EB" w:rsidRDefault="00AF7233" w:rsidP="00AF7233">
      <w:pPr>
        <w:pStyle w:val="B2"/>
        <w:rPr>
          <w:lang w:eastAsia="zh-CN"/>
        </w:rPr>
      </w:pPr>
      <w:r w:rsidRPr="002625EB">
        <w:rPr>
          <w:rFonts w:hint="eastAsia"/>
          <w:lang w:eastAsia="zh-CN"/>
        </w:rPr>
        <w:t>end for</w:t>
      </w:r>
    </w:p>
    <w:p w14:paraId="5EA9DA7C" w14:textId="77777777" w:rsidR="00AF7233" w:rsidRPr="002625EB" w:rsidRDefault="00AF7233" w:rsidP="00AF7233">
      <w:pPr>
        <w:pStyle w:val="B2"/>
        <w:rPr>
          <w:lang w:eastAsia="zh-CN"/>
        </w:rPr>
      </w:pPr>
      <w:r w:rsidRPr="002625EB">
        <w:rPr>
          <w:rFonts w:hint="eastAsia"/>
          <w:lang w:eastAsia="zh-CN"/>
        </w:rPr>
        <w:t xml:space="preserve">if </w:t>
      </w:r>
      <w:r w:rsidRPr="002625EB">
        <w:object w:dxaOrig="560" w:dyaOrig="279" w14:anchorId="066BDC75">
          <v:shape id="_x0000_i1081" type="#_x0000_t75" style="width:24.3pt;height:11.4pt" o:ole="">
            <v:imagedata r:id="rId120" o:title=""/>
          </v:shape>
          <o:OLEObject Type="Embed" ProgID="Equation.3" ShapeID="_x0000_i1081" DrawAspect="Content" ObjectID="_1665477942" r:id="rId121"/>
        </w:object>
      </w:r>
    </w:p>
    <w:p w14:paraId="352FB4F8" w14:textId="77777777" w:rsidR="00AF7233" w:rsidRPr="002625EB" w:rsidRDefault="00AF7233" w:rsidP="00AF7233">
      <w:r>
        <w:rPr>
          <w:rFonts w:hint="eastAsia"/>
        </w:rPr>
        <w:t>序列</w:t>
      </w:r>
      <w:r w:rsidRPr="002625EB">
        <w:rPr>
          <w:rFonts w:hint="eastAsia"/>
        </w:rPr>
        <w:t xml:space="preserve"> </w:t>
      </w:r>
      <w:r w:rsidRPr="002419F5">
        <w:object w:dxaOrig="2480" w:dyaOrig="380" w14:anchorId="72F527E7">
          <v:shape id="_x0000_i1082" type="#_x0000_t75" style="width:111.3pt;height:16.8pt" o:ole="">
            <v:imagedata r:id="rId122" o:title=""/>
          </v:shape>
          <o:OLEObject Type="Embed" ProgID="Equation.3" ShapeID="_x0000_i1082" DrawAspect="Content" ObjectID="_1665477943" r:id="rId123"/>
        </w:object>
      </w:r>
      <w:r w:rsidRPr="002419F5">
        <w:t>根据</w:t>
      </w:r>
      <w:r w:rsidRPr="002419F5">
        <w:rPr>
          <w:rFonts w:hint="eastAsia"/>
        </w:rPr>
        <w:t>CRC</w:t>
      </w:r>
      <w:r w:rsidRPr="002419F5">
        <w:rPr>
          <w:rFonts w:hint="eastAsia"/>
        </w:rPr>
        <w:t>章节，</w:t>
      </w:r>
      <w:r w:rsidRPr="002419F5">
        <w:t>使用生成器多项式</w:t>
      </w:r>
      <w:r w:rsidRPr="002419F5">
        <w:object w:dxaOrig="1100" w:dyaOrig="360" w14:anchorId="4208B9FC">
          <v:shape id="_x0000_i1083" type="#_x0000_t75" style="width:45.6pt;height:15pt" o:ole="">
            <v:imagedata r:id="rId124" o:title=""/>
          </v:shape>
          <o:OLEObject Type="Embed" ProgID="Equation.3" ShapeID="_x0000_i1083" DrawAspect="Content" ObjectID="_1665477944" r:id="rId125"/>
        </w:object>
      </w:r>
      <w:r w:rsidRPr="002419F5">
        <w:t>计算</w:t>
      </w:r>
      <w:r w:rsidRPr="002419F5">
        <w:t>CRC</w:t>
      </w:r>
      <w:r w:rsidRPr="002419F5">
        <w:t>奇偶校验位</w:t>
      </w:r>
      <w:r w:rsidRPr="002419F5">
        <w:object w:dxaOrig="1900" w:dyaOrig="320" w14:anchorId="63D3D621">
          <v:shape id="_x0000_i1084" type="#_x0000_t75" style="width:84.9pt;height:14.4pt" o:ole="">
            <v:imagedata r:id="rId126" o:title=""/>
          </v:shape>
          <o:OLEObject Type="Embed" ProgID="Equation.3" ShapeID="_x0000_i1084" DrawAspect="Content" ObjectID="_1665477945" r:id="rId127"/>
        </w:object>
      </w:r>
      <w:r w:rsidRPr="002419F5">
        <w:t>。</w:t>
      </w:r>
      <w:r w:rsidRPr="002625EB">
        <w:rPr>
          <w:rFonts w:hint="eastAsia"/>
        </w:rPr>
        <w:t xml:space="preserve"> </w:t>
      </w:r>
    </w:p>
    <w:p w14:paraId="023E537B" w14:textId="77777777" w:rsidR="00AF7233" w:rsidRPr="002625EB" w:rsidRDefault="00AF7233" w:rsidP="00AF7233">
      <w:pPr>
        <w:pStyle w:val="B3"/>
        <w:rPr>
          <w:lang w:eastAsia="zh-CN"/>
        </w:rPr>
      </w:pPr>
      <w:r w:rsidRPr="002625EB">
        <w:rPr>
          <w:rFonts w:hint="eastAsia"/>
          <w:lang w:eastAsia="zh-CN"/>
        </w:rPr>
        <w:t xml:space="preserve">for </w:t>
      </w:r>
      <w:r w:rsidRPr="002625EB">
        <w:object w:dxaOrig="960" w:dyaOrig="279" w14:anchorId="50CAAB2B">
          <v:shape id="_x0000_i1085" type="#_x0000_t75" style="width:39.3pt;height:11.4pt" o:ole="">
            <v:imagedata r:id="rId128" o:title=""/>
          </v:shape>
          <o:OLEObject Type="Embed" ProgID="Equation.3" ShapeID="_x0000_i1085" DrawAspect="Content" ObjectID="_1665477946" r:id="rId129"/>
        </w:object>
      </w:r>
      <w:r w:rsidRPr="002625EB">
        <w:rPr>
          <w:rFonts w:hint="eastAsia"/>
          <w:lang w:eastAsia="zh-CN"/>
        </w:rPr>
        <w:t xml:space="preserve"> to </w:t>
      </w:r>
      <w:r w:rsidRPr="002625EB">
        <w:rPr>
          <w:position w:val="-4"/>
        </w:rPr>
        <w:object w:dxaOrig="540" w:dyaOrig="260" w14:anchorId="0A158224">
          <v:shape id="_x0000_i1086" type="#_x0000_t75" style="width:21.9pt;height:11.4pt" o:ole="">
            <v:imagedata r:id="rId130" o:title=""/>
          </v:shape>
          <o:OLEObject Type="Embed" ProgID="Equation.3" ShapeID="_x0000_i1086" DrawAspect="Content" ObjectID="_1665477947" r:id="rId131"/>
        </w:object>
      </w:r>
      <w:r w:rsidRPr="002625EB">
        <w:rPr>
          <w:rFonts w:hint="eastAsia"/>
          <w:lang w:eastAsia="zh-CN"/>
        </w:rPr>
        <w:t xml:space="preserve"> </w:t>
      </w:r>
    </w:p>
    <w:p w14:paraId="2C1550CE" w14:textId="77777777" w:rsidR="00AF7233" w:rsidRPr="002625EB" w:rsidRDefault="00AF7233" w:rsidP="00AF7233">
      <w:pPr>
        <w:pStyle w:val="B4"/>
      </w:pPr>
      <w:r w:rsidRPr="002625EB">
        <w:object w:dxaOrig="1380" w:dyaOrig="380" w14:anchorId="762E59AB">
          <v:shape id="_x0000_i1087" type="#_x0000_t75" style="width:62.7pt;height:16.8pt" o:ole="">
            <v:imagedata r:id="rId132" o:title=""/>
          </v:shape>
          <o:OLEObject Type="Embed" ProgID="Equation.3" ShapeID="_x0000_i1087" DrawAspect="Content" ObjectID="_1665477948" r:id="rId133"/>
        </w:object>
      </w:r>
      <w:r w:rsidRPr="002625EB">
        <w:rPr>
          <w:rFonts w:hint="eastAsia"/>
        </w:rPr>
        <w:t>;</w:t>
      </w:r>
    </w:p>
    <w:p w14:paraId="48C9AE61" w14:textId="77777777" w:rsidR="00AF7233" w:rsidRPr="002625EB" w:rsidRDefault="00AF7233" w:rsidP="00AF7233">
      <w:pPr>
        <w:pStyle w:val="B3"/>
        <w:rPr>
          <w:lang w:eastAsia="zh-CN"/>
        </w:rPr>
      </w:pPr>
      <w:r w:rsidRPr="002625EB">
        <w:rPr>
          <w:lang w:eastAsia="zh-CN"/>
        </w:rPr>
        <w:t xml:space="preserve">end </w:t>
      </w:r>
      <w:r w:rsidRPr="002625EB">
        <w:rPr>
          <w:rFonts w:hint="eastAsia"/>
          <w:lang w:eastAsia="zh-CN"/>
        </w:rPr>
        <w:t>for</w:t>
      </w:r>
    </w:p>
    <w:p w14:paraId="7C338AEA" w14:textId="77777777" w:rsidR="00AF7233" w:rsidRPr="002625EB" w:rsidRDefault="00AF7233" w:rsidP="00AF7233">
      <w:pPr>
        <w:pStyle w:val="B2"/>
        <w:rPr>
          <w:lang w:eastAsia="zh-CN"/>
        </w:rPr>
      </w:pPr>
      <w:r w:rsidRPr="002625EB">
        <w:rPr>
          <w:rFonts w:hint="eastAsia"/>
          <w:lang w:eastAsia="zh-CN"/>
        </w:rPr>
        <w:t>end if</w:t>
      </w:r>
    </w:p>
    <w:p w14:paraId="60651E61"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680" w:dyaOrig="279" w14:anchorId="6B32F6F8">
          <v:shape id="_x0000_i1088" type="#_x0000_t75" style="width:27.6pt;height:11.4pt" o:ole="">
            <v:imagedata r:id="rId134" o:title=""/>
          </v:shape>
          <o:OLEObject Type="Embed" ProgID="Equation.3" ShapeID="_x0000_i1088" DrawAspect="Content" ObjectID="_1665477949" r:id="rId135"/>
        </w:object>
      </w:r>
      <w:r w:rsidRPr="002625EB">
        <w:rPr>
          <w:rFonts w:hint="eastAsia"/>
          <w:lang w:eastAsia="zh-CN"/>
        </w:rPr>
        <w:t xml:space="preserve"> to </w:t>
      </w:r>
      <w:r w:rsidRPr="002625EB">
        <w:rPr>
          <w:position w:val="-4"/>
        </w:rPr>
        <w:object w:dxaOrig="560" w:dyaOrig="260" w14:anchorId="1D39800E">
          <v:shape id="_x0000_i1089" type="#_x0000_t75" style="width:24.3pt;height:11.4pt" o:ole="">
            <v:imagedata r:id="rId136" o:title=""/>
          </v:shape>
          <o:OLEObject Type="Embed" ProgID="Equation.3" ShapeID="_x0000_i1089" DrawAspect="Content" ObjectID="_1665477950" r:id="rId137"/>
        </w:object>
      </w:r>
      <w:r w:rsidRPr="002625EB">
        <w:rPr>
          <w:rFonts w:hint="eastAsia"/>
          <w:lang w:eastAsia="zh-CN"/>
        </w:rPr>
        <w:tab/>
      </w:r>
      <w:r w:rsidRPr="002625EB">
        <w:rPr>
          <w:kern w:val="2"/>
          <w:lang w:val="en-US"/>
        </w:rPr>
        <w:t xml:space="preserve">-- </w:t>
      </w:r>
      <w:r w:rsidRPr="009A105B">
        <w:t>插入填充位</w:t>
      </w:r>
    </w:p>
    <w:p w14:paraId="224B5452" w14:textId="77777777" w:rsidR="00AF7233" w:rsidRPr="002625EB" w:rsidRDefault="00AF7233" w:rsidP="00AF7233">
      <w:pPr>
        <w:pStyle w:val="B3"/>
        <w:rPr>
          <w:lang w:eastAsia="zh-CN"/>
        </w:rPr>
      </w:pPr>
      <w:r w:rsidRPr="002625EB">
        <w:object w:dxaOrig="1520" w:dyaOrig="360" w14:anchorId="41F26B95">
          <v:shape id="_x0000_i1090" type="#_x0000_t75" style="width:62.4pt;height:15pt" o:ole="">
            <v:imagedata r:id="rId138" o:title=""/>
          </v:shape>
          <o:OLEObject Type="Embed" ProgID="Equation.3" ShapeID="_x0000_i1090" DrawAspect="Content" ObjectID="_1665477951" r:id="rId139"/>
        </w:object>
      </w:r>
      <w:r w:rsidRPr="002625EB">
        <w:rPr>
          <w:rFonts w:hint="eastAsia"/>
          <w:lang w:eastAsia="zh-CN"/>
        </w:rPr>
        <w:t>;</w:t>
      </w:r>
    </w:p>
    <w:p w14:paraId="3EEE828A" w14:textId="77777777" w:rsidR="00AF7233" w:rsidRPr="002625EB" w:rsidRDefault="00AF7233" w:rsidP="00AF7233">
      <w:pPr>
        <w:pStyle w:val="B2"/>
        <w:rPr>
          <w:lang w:eastAsia="zh-CN"/>
        </w:rPr>
      </w:pPr>
      <w:r w:rsidRPr="002625EB">
        <w:rPr>
          <w:rFonts w:hint="eastAsia"/>
          <w:lang w:eastAsia="zh-CN"/>
        </w:rPr>
        <w:t>end for</w:t>
      </w:r>
    </w:p>
    <w:p w14:paraId="5F12BD2D" w14:textId="77777777" w:rsidR="00AF7233" w:rsidRPr="00AF7233" w:rsidRDefault="00AF7233" w:rsidP="00AF7233">
      <w:r w:rsidRPr="002625EB">
        <w:rPr>
          <w:rFonts w:hint="eastAsia"/>
        </w:rPr>
        <w:t>end for</w:t>
      </w:r>
    </w:p>
    <w:p w14:paraId="6CF04767" w14:textId="418993CC" w:rsidR="00702CC4" w:rsidRDefault="00702CC4" w:rsidP="00A45160">
      <w:pPr>
        <w:pStyle w:val="2"/>
        <w:numPr>
          <w:ilvl w:val="1"/>
          <w:numId w:val="1"/>
        </w:numPr>
        <w:rPr>
          <w:i/>
        </w:rPr>
      </w:pPr>
      <w:bookmarkStart w:id="51" w:name="_Toc35510275"/>
      <w:r w:rsidRPr="0061236A">
        <w:rPr>
          <w:rFonts w:hint="eastAsia"/>
          <w:i/>
        </w:rPr>
        <w:t>LDPC</w:t>
      </w:r>
      <w:r w:rsidRPr="0061236A">
        <w:rPr>
          <w:rFonts w:hint="eastAsia"/>
          <w:i/>
        </w:rPr>
        <w:t>编码</w:t>
      </w:r>
      <w:bookmarkEnd w:id="51"/>
    </w:p>
    <w:p w14:paraId="58F03560" w14:textId="77777777" w:rsidR="00EC2593" w:rsidRPr="00D0124B" w:rsidRDefault="00EC2593" w:rsidP="00EC2593">
      <w:r w:rsidRPr="00D0124B">
        <w:rPr>
          <w:rFonts w:hint="eastAsia"/>
        </w:rPr>
        <w:t>（一期版本不做）</w:t>
      </w:r>
    </w:p>
    <w:p w14:paraId="123C8090" w14:textId="77777777" w:rsidR="00702CC4" w:rsidRDefault="006011B8"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给定的信道编码码块的比特序列输入记为</w:t>
      </w:r>
      <w:r w:rsidRPr="00C12335">
        <w:rPr>
          <w:rFonts w:ascii="Times New Roman" w:eastAsia="宋体" w:hAnsi="Times New Roman" w:cs="Times New Roman"/>
          <w:kern w:val="0"/>
          <w:sz w:val="20"/>
          <w:szCs w:val="20"/>
          <w:lang w:val="en-GB" w:eastAsia="en-US"/>
        </w:rPr>
        <w:object w:dxaOrig="1700" w:dyaOrig="300" w14:anchorId="0C160C72">
          <v:shape id="_x0000_i1091" type="#_x0000_t75" style="width:83.4pt;height:15pt" o:ole="">
            <v:imagedata r:id="rId140" o:title=""/>
          </v:shape>
          <o:OLEObject Type="Embed" ProgID="Equation.3" ShapeID="_x0000_i1091" DrawAspect="Content" ObjectID="_1665477952" r:id="rId141"/>
        </w:object>
      </w:r>
      <w:r w:rsidRPr="00C12335">
        <w:rPr>
          <w:rFonts w:ascii="Times New Roman" w:eastAsia="宋体" w:hAnsi="Times New Roman" w:cs="Times New Roman"/>
          <w:kern w:val="0"/>
          <w:sz w:val="20"/>
          <w:szCs w:val="20"/>
          <w:lang w:val="en-GB"/>
        </w:rPr>
        <w:t>，其中</w:t>
      </w:r>
      <w:r w:rsidRPr="00C12335">
        <w:rPr>
          <w:rFonts w:ascii="Times New Roman" w:eastAsia="宋体" w:hAnsi="Times New Roman" w:cs="Times New Roman"/>
          <w:kern w:val="0"/>
          <w:sz w:val="20"/>
          <w:szCs w:val="20"/>
          <w:lang w:val="en-GB" w:eastAsia="en-US"/>
        </w:rPr>
        <w:object w:dxaOrig="260" w:dyaOrig="260" w14:anchorId="44E838AC">
          <v:shape id="_x0000_i1092" type="#_x0000_t75" style="width:11.4pt;height:11.4pt" o:ole="">
            <v:imagedata r:id="rId142" o:title=""/>
          </v:shape>
          <o:OLEObject Type="Embed" ProgID="Equation.3" ShapeID="_x0000_i1092" DrawAspect="Content" ObjectID="_1665477953" r:id="rId143"/>
        </w:object>
      </w:r>
      <w:r w:rsidRPr="00C12335">
        <w:rPr>
          <w:rFonts w:ascii="Times New Roman" w:eastAsia="宋体" w:hAnsi="Times New Roman" w:cs="Times New Roman"/>
          <w:kern w:val="0"/>
          <w:sz w:val="20"/>
          <w:szCs w:val="20"/>
          <w:lang w:val="en-GB"/>
        </w:rPr>
        <w:t>为</w:t>
      </w:r>
      <w:r w:rsidRPr="00C12335">
        <w:rPr>
          <w:rFonts w:ascii="Times New Roman" w:eastAsia="宋体" w:hAnsi="Times New Roman" w:cs="Times New Roman" w:hint="eastAsia"/>
          <w:kern w:val="0"/>
          <w:sz w:val="20"/>
          <w:szCs w:val="20"/>
          <w:lang w:val="en-GB"/>
        </w:rPr>
        <w:t>上一章</w:t>
      </w:r>
      <w:r w:rsidRPr="00C12335">
        <w:rPr>
          <w:rFonts w:ascii="Times New Roman" w:eastAsia="宋体" w:hAnsi="Times New Roman" w:cs="Times New Roman"/>
          <w:kern w:val="0"/>
          <w:sz w:val="20"/>
          <w:szCs w:val="20"/>
          <w:lang w:val="en-GB"/>
        </w:rPr>
        <w:t>中定义的要编码的比特数。编码后的位记为</w:t>
      </w:r>
      <w:r w:rsidRPr="00C12335">
        <w:rPr>
          <w:rFonts w:ascii="Times New Roman" w:eastAsia="宋体" w:hAnsi="Times New Roman" w:cs="Times New Roman"/>
          <w:kern w:val="0"/>
          <w:sz w:val="20"/>
          <w:szCs w:val="20"/>
          <w:lang w:val="en-GB" w:eastAsia="en-US"/>
        </w:rPr>
        <w:object w:dxaOrig="1600" w:dyaOrig="360" w14:anchorId="1BD2EE5C">
          <v:shape id="_x0000_i1093" type="#_x0000_t75" style="width:65.7pt;height:15pt" o:ole="">
            <v:imagedata r:id="rId144" o:title=""/>
          </v:shape>
          <o:OLEObject Type="Embed" ProgID="Equation.3" ShapeID="_x0000_i1093" DrawAspect="Content" ObjectID="_1665477954" r:id="rId145"/>
        </w:object>
      </w:r>
      <w:r w:rsidRPr="00C12335">
        <w:rPr>
          <w:rFonts w:ascii="Times New Roman" w:eastAsia="宋体" w:hAnsi="Times New Roman" w:cs="Times New Roman"/>
          <w:kern w:val="0"/>
          <w:sz w:val="20"/>
          <w:szCs w:val="20"/>
          <w:lang w:val="en-GB"/>
        </w:rPr>
        <w:t>，其中对于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1</w:t>
      </w:r>
      <w:r w:rsidRPr="00C12335">
        <w:rPr>
          <w:rFonts w:ascii="Times New Roman" w:eastAsia="宋体" w:hAnsi="Times New Roman" w:cs="Times New Roman"/>
          <w:kern w:val="0"/>
          <w:sz w:val="20"/>
          <w:szCs w:val="20"/>
          <w:lang w:val="en-GB" w:eastAsia="en-US"/>
        </w:rPr>
        <w:object w:dxaOrig="980" w:dyaOrig="360" w14:anchorId="060F0B07">
          <v:shape id="_x0000_i1094" type="#_x0000_t75" style="width:39.3pt;height:15pt" o:ole="">
            <v:imagedata r:id="rId146" o:title=""/>
          </v:shape>
          <o:OLEObject Type="Embed" ProgID="Equation.3" ShapeID="_x0000_i1094" DrawAspect="Content" ObjectID="_1665477955" r:id="rId147"/>
        </w:object>
      </w:r>
      <w:r w:rsidRPr="00C12335">
        <w:rPr>
          <w:rFonts w:ascii="Times New Roman" w:eastAsia="宋体" w:hAnsi="Times New Roman" w:cs="Times New Roman" w:hint="eastAsia"/>
          <w:kern w:val="0"/>
          <w:sz w:val="20"/>
          <w:szCs w:val="20"/>
          <w:lang w:val="en-GB"/>
        </w:rPr>
        <w:t>，对于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2</w:t>
      </w:r>
      <w:r w:rsidRPr="00C12335">
        <w:rPr>
          <w:rFonts w:ascii="Times New Roman" w:eastAsia="宋体" w:hAnsi="Times New Roman" w:cs="Times New Roman"/>
          <w:kern w:val="0"/>
          <w:sz w:val="20"/>
          <w:szCs w:val="20"/>
          <w:lang w:val="en-GB" w:eastAsia="en-US"/>
        </w:rPr>
        <w:object w:dxaOrig="980" w:dyaOrig="360" w14:anchorId="0A26C996">
          <v:shape id="_x0000_i1095" type="#_x0000_t75" style="width:39.3pt;height:15pt" o:ole="">
            <v:imagedata r:id="rId148" o:title=""/>
          </v:shape>
          <o:OLEObject Type="Embed" ProgID="Equation.3" ShapeID="_x0000_i1095" DrawAspect="Content" ObjectID="_1665477956" r:id="rId149"/>
        </w:object>
      </w:r>
      <w:r w:rsidRPr="00C12335">
        <w:rPr>
          <w:rFonts w:ascii="Times New Roman" w:eastAsia="宋体" w:hAnsi="Times New Roman" w:cs="Times New Roman"/>
          <w:kern w:val="0"/>
          <w:sz w:val="20"/>
          <w:szCs w:val="20"/>
          <w:lang w:val="en-GB"/>
        </w:rPr>
        <w:t>，</w:t>
      </w:r>
      <w:r w:rsidRPr="00C12335">
        <w:rPr>
          <w:rFonts w:ascii="Times New Roman" w:eastAsia="宋体" w:hAnsi="Times New Roman" w:cs="Times New Roman"/>
          <w:kern w:val="0"/>
          <w:sz w:val="20"/>
          <w:szCs w:val="20"/>
          <w:lang w:val="en-GB" w:eastAsia="en-US"/>
        </w:rPr>
        <w:object w:dxaOrig="300" w:dyaOrig="360" w14:anchorId="0D104242">
          <v:shape id="_x0000_i1096" type="#_x0000_t75" style="width:11.4pt;height:15pt" o:ole="">
            <v:imagedata r:id="rId150" o:title=""/>
          </v:shape>
          <o:OLEObject Type="Embed" ProgID="Equation.3" ShapeID="_x0000_i1096" DrawAspect="Content" ObjectID="_1665477957" r:id="rId151"/>
        </w:object>
      </w:r>
      <w:r w:rsidRPr="00C12335">
        <w:rPr>
          <w:rFonts w:ascii="Times New Roman" w:eastAsia="宋体" w:hAnsi="Times New Roman" w:cs="Times New Roman"/>
          <w:kern w:val="0"/>
          <w:sz w:val="20"/>
          <w:szCs w:val="20"/>
          <w:lang w:val="en-GB"/>
        </w:rPr>
        <w:t>其值</w:t>
      </w:r>
      <w:r w:rsidRPr="00C12335">
        <w:rPr>
          <w:rFonts w:ascii="Times New Roman" w:eastAsia="宋体" w:hAnsi="Times New Roman" w:cs="Times New Roman" w:hint="eastAsia"/>
          <w:kern w:val="0"/>
          <w:sz w:val="20"/>
          <w:szCs w:val="20"/>
          <w:lang w:val="en-GB"/>
        </w:rPr>
        <w:t>由上一章给出</w:t>
      </w:r>
      <w:r w:rsidRPr="00C12335">
        <w:rPr>
          <w:rFonts w:ascii="Times New Roman" w:eastAsia="宋体" w:hAnsi="Times New Roman" w:cs="Times New Roman"/>
          <w:kern w:val="0"/>
          <w:sz w:val="20"/>
          <w:szCs w:val="20"/>
          <w:lang w:val="en-GB"/>
        </w:rPr>
        <w:t>。</w:t>
      </w:r>
    </w:p>
    <w:p w14:paraId="361CE23D" w14:textId="77777777" w:rsidR="00C12335" w:rsidRDefault="00C12335"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对于码块</w:t>
      </w:r>
      <w:r w:rsidRPr="00C12335">
        <w:rPr>
          <w:rFonts w:ascii="Times New Roman" w:eastAsia="宋体" w:hAnsi="Times New Roman" w:cs="Times New Roman" w:hint="eastAsia"/>
          <w:kern w:val="0"/>
          <w:sz w:val="20"/>
          <w:szCs w:val="20"/>
          <w:lang w:val="en-GB"/>
        </w:rPr>
        <w:t>的</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编码，采用以下编码过程</w:t>
      </w:r>
      <w:r w:rsidRPr="00C12335">
        <w:rPr>
          <w:rFonts w:ascii="Times New Roman" w:eastAsia="宋体" w:hAnsi="Times New Roman" w:cs="Times New Roman"/>
          <w:kern w:val="0"/>
          <w:sz w:val="20"/>
          <w:szCs w:val="20"/>
          <w:lang w:val="en-GB"/>
        </w:rPr>
        <w:t>:</w:t>
      </w:r>
    </w:p>
    <w:p w14:paraId="0D201468" w14:textId="77777777" w:rsidR="00C12335" w:rsidRPr="00C12335" w:rsidRDefault="00B25E51" w:rsidP="00C12335">
      <w:pPr>
        <w:ind w:firstLine="284"/>
        <w:rPr>
          <w:rFonts w:ascii="Times New Roman" w:eastAsia="宋体" w:hAnsi="Times New Roman" w:cs="Times New Roman"/>
          <w:kern w:val="0"/>
          <w:sz w:val="20"/>
          <w:szCs w:val="20"/>
          <w:lang w:val="en-GB" w:eastAsia="en-US"/>
        </w:rPr>
      </w:pPr>
      <w:r>
        <w:rPr>
          <w:rFonts w:ascii="Times New Roman" w:eastAsia="宋体" w:hAnsi="Times New Roman" w:cs="Times New Roman"/>
          <w:kern w:val="0"/>
          <w:sz w:val="20"/>
          <w:szCs w:val="20"/>
          <w:lang w:val="en-GB" w:eastAsia="en-US"/>
        </w:rPr>
        <w:t>1)</w:t>
      </w:r>
      <w:r w:rsidR="00C12335" w:rsidRPr="00C12335">
        <w:rPr>
          <w:rFonts w:ascii="Times New Roman" w:eastAsia="宋体" w:hAnsi="Times New Roman" w:cs="Times New Roman"/>
          <w:kern w:val="0"/>
          <w:sz w:val="20"/>
          <w:szCs w:val="20"/>
          <w:lang w:val="en-GB" w:eastAsia="en-US"/>
        </w:rPr>
        <w:t>在表中找到索引</w:t>
      </w:r>
      <w:r w:rsidR="00C12335" w:rsidRPr="00C12335">
        <w:rPr>
          <w:rFonts w:ascii="Times New Roman" w:eastAsia="宋体" w:hAnsi="Times New Roman" w:cs="Times New Roman"/>
          <w:kern w:val="0"/>
          <w:sz w:val="20"/>
          <w:szCs w:val="20"/>
          <w:lang w:val="en-GB" w:eastAsia="en-US"/>
        </w:rPr>
        <w:object w:dxaOrig="300" w:dyaOrig="360" w14:anchorId="43CA8B62">
          <v:shape id="_x0000_i1097" type="#_x0000_t75" style="width:11.4pt;height:15pt" o:ole="">
            <v:imagedata r:id="rId102" o:title=""/>
          </v:shape>
          <o:OLEObject Type="Embed" ProgID="Equation.3" ShapeID="_x0000_i1097" DrawAspect="Content" ObjectID="_1665477958" r:id="rId152"/>
        </w:object>
      </w:r>
      <w:r w:rsidR="00C12335" w:rsidRPr="00C12335">
        <w:rPr>
          <w:rFonts w:ascii="Times New Roman" w:eastAsia="宋体" w:hAnsi="Times New Roman" w:cs="Times New Roman"/>
          <w:kern w:val="0"/>
          <w:sz w:val="20"/>
          <w:szCs w:val="20"/>
          <w:lang w:val="en-GB" w:eastAsia="en-US"/>
        </w:rPr>
        <w:t>包含的</w:t>
      </w:r>
      <w:r w:rsidR="00C12335" w:rsidRPr="00C12335">
        <w:rPr>
          <w:rFonts w:ascii="Times New Roman" w:eastAsia="宋体" w:hAnsi="Times New Roman" w:cs="Times New Roman"/>
          <w:kern w:val="0"/>
          <w:sz w:val="20"/>
          <w:szCs w:val="20"/>
          <w:lang w:val="en-GB" w:eastAsia="en-US"/>
        </w:rPr>
        <w:object w:dxaOrig="300" w:dyaOrig="360" w14:anchorId="4C520B4A">
          <v:shape id="_x0000_i1098" type="#_x0000_t75" style="width:11.4pt;height:15pt" o:ole="">
            <v:imagedata r:id="rId153" o:title=""/>
          </v:shape>
          <o:OLEObject Type="Embed" ProgID="Equation.3" ShapeID="_x0000_i1098" DrawAspect="Content" ObjectID="_1665477959" r:id="rId154"/>
        </w:object>
      </w:r>
      <w:r w:rsidR="00C12335" w:rsidRPr="00C12335">
        <w:rPr>
          <w:rFonts w:ascii="Times New Roman" w:eastAsia="宋体" w:hAnsi="Times New Roman" w:cs="Times New Roman"/>
          <w:kern w:val="0"/>
          <w:sz w:val="20"/>
          <w:szCs w:val="20"/>
          <w:lang w:val="en-GB" w:eastAsia="en-US"/>
        </w:rPr>
        <w:t>。</w:t>
      </w:r>
    </w:p>
    <w:p w14:paraId="22BB8FE2" w14:textId="77777777" w:rsidR="00C12335" w:rsidRPr="002625EB" w:rsidRDefault="00C12335" w:rsidP="00C12335">
      <w:pPr>
        <w:pStyle w:val="B1"/>
        <w:rPr>
          <w:lang w:eastAsia="zh-CN"/>
        </w:rPr>
      </w:pPr>
      <w:r w:rsidRPr="002625EB">
        <w:rPr>
          <w:lang w:eastAsia="zh-CN"/>
        </w:rPr>
        <w:t>2)</w:t>
      </w:r>
      <w:r w:rsidRPr="002625EB">
        <w:rPr>
          <w:lang w:eastAsia="zh-CN"/>
        </w:rPr>
        <w:tab/>
        <w:t xml:space="preserve">for </w:t>
      </w:r>
      <w:r w:rsidRPr="002625EB">
        <w:rPr>
          <w:position w:val="-12"/>
        </w:rPr>
        <w:object w:dxaOrig="780" w:dyaOrig="360" w14:anchorId="0287E3D0">
          <v:shape id="_x0000_i1099" type="#_x0000_t75" style="width:33.3pt;height:15pt" o:ole="">
            <v:imagedata r:id="rId155" o:title=""/>
          </v:shape>
          <o:OLEObject Type="Embed" ProgID="Equation.3" ShapeID="_x0000_i1099" DrawAspect="Content" ObjectID="_1665477960" r:id="rId156"/>
        </w:object>
      </w:r>
      <w:r w:rsidRPr="002625EB">
        <w:rPr>
          <w:rFonts w:hint="eastAsia"/>
          <w:lang w:eastAsia="zh-CN"/>
        </w:rPr>
        <w:t xml:space="preserve"> to </w:t>
      </w:r>
      <w:r w:rsidRPr="002625EB">
        <w:rPr>
          <w:position w:val="-4"/>
        </w:rPr>
        <w:object w:dxaOrig="560" w:dyaOrig="260" w14:anchorId="323B5271">
          <v:shape id="_x0000_i1100" type="#_x0000_t75" style="width:26.4pt;height:11.4pt" o:ole="">
            <v:imagedata r:id="rId157" o:title=""/>
          </v:shape>
          <o:OLEObject Type="Embed" ProgID="Equation.3" ShapeID="_x0000_i1100" DrawAspect="Content" ObjectID="_1665477961" r:id="rId158"/>
        </w:object>
      </w:r>
    </w:p>
    <w:p w14:paraId="108B8A20" w14:textId="77777777" w:rsidR="00C12335" w:rsidRPr="002625EB" w:rsidRDefault="00C12335" w:rsidP="00C12335">
      <w:pPr>
        <w:pStyle w:val="B2"/>
        <w:rPr>
          <w:lang w:eastAsia="zh-CN"/>
        </w:rPr>
      </w:pPr>
      <w:r w:rsidRPr="002625EB">
        <w:rPr>
          <w:rFonts w:hint="eastAsia"/>
          <w:lang w:eastAsia="zh-CN"/>
        </w:rPr>
        <w:t xml:space="preserve">if </w:t>
      </w:r>
      <w:r w:rsidRPr="002625EB">
        <w:rPr>
          <w:position w:val="-12"/>
        </w:rPr>
        <w:object w:dxaOrig="1480" w:dyaOrig="360" w14:anchorId="28D69584">
          <v:shape id="_x0000_i1101" type="#_x0000_t75" style="width:60.6pt;height:15pt" o:ole="">
            <v:imagedata r:id="rId159" o:title=""/>
          </v:shape>
          <o:OLEObject Type="Embed" ProgID="Equation.3" ShapeID="_x0000_i1101" DrawAspect="Content" ObjectID="_1665477962" r:id="rId160"/>
        </w:object>
      </w:r>
    </w:p>
    <w:p w14:paraId="543EA9DE" w14:textId="77777777" w:rsidR="00C12335" w:rsidRPr="002625EB" w:rsidRDefault="00C12335" w:rsidP="00C12335">
      <w:pPr>
        <w:pStyle w:val="B3"/>
        <w:rPr>
          <w:lang w:eastAsia="zh-CN"/>
        </w:rPr>
      </w:pPr>
      <w:r w:rsidRPr="002625EB">
        <w:rPr>
          <w:position w:val="-14"/>
        </w:rPr>
        <w:object w:dxaOrig="1060" w:dyaOrig="380" w14:anchorId="4B32B8FA">
          <v:shape id="_x0000_i1102" type="#_x0000_t75" style="width:42.6pt;height:15pt" o:ole="">
            <v:imagedata r:id="rId161" o:title=""/>
          </v:shape>
          <o:OLEObject Type="Embed" ProgID="Equation.3" ShapeID="_x0000_i1102" DrawAspect="Content" ObjectID="_1665477963" r:id="rId162"/>
        </w:object>
      </w:r>
      <w:r w:rsidRPr="002625EB">
        <w:rPr>
          <w:rFonts w:hint="eastAsia"/>
          <w:lang w:eastAsia="zh-CN"/>
        </w:rPr>
        <w:t>;</w:t>
      </w:r>
    </w:p>
    <w:p w14:paraId="030784FD" w14:textId="77777777" w:rsidR="00C12335" w:rsidRPr="002625EB" w:rsidRDefault="00C12335" w:rsidP="00C12335">
      <w:pPr>
        <w:pStyle w:val="B2"/>
        <w:rPr>
          <w:lang w:eastAsia="zh-CN"/>
        </w:rPr>
      </w:pPr>
      <w:r w:rsidRPr="002625EB">
        <w:rPr>
          <w:rFonts w:hint="eastAsia"/>
          <w:lang w:eastAsia="zh-CN"/>
        </w:rPr>
        <w:t>else</w:t>
      </w:r>
    </w:p>
    <w:p w14:paraId="5285A17F" w14:textId="77777777" w:rsidR="00C12335" w:rsidRPr="002625EB" w:rsidRDefault="00C12335" w:rsidP="00C12335">
      <w:pPr>
        <w:pStyle w:val="B3"/>
        <w:rPr>
          <w:lang w:eastAsia="zh-CN"/>
        </w:rPr>
      </w:pPr>
      <w:r w:rsidRPr="002625EB">
        <w:rPr>
          <w:position w:val="-12"/>
        </w:rPr>
        <w:object w:dxaOrig="639" w:dyaOrig="360" w14:anchorId="73EF285B">
          <v:shape id="_x0000_i1103" type="#_x0000_t75" style="width:26.4pt;height:15pt" o:ole="">
            <v:imagedata r:id="rId163" o:title=""/>
          </v:shape>
          <o:OLEObject Type="Embed" ProgID="Equation.3" ShapeID="_x0000_i1103" DrawAspect="Content" ObjectID="_1665477964" r:id="rId164"/>
        </w:object>
      </w:r>
      <w:r w:rsidRPr="002625EB">
        <w:rPr>
          <w:rFonts w:hint="eastAsia"/>
          <w:lang w:eastAsia="zh-CN"/>
        </w:rPr>
        <w:t>;</w:t>
      </w:r>
    </w:p>
    <w:p w14:paraId="6B9158D5" w14:textId="77777777" w:rsidR="00C12335" w:rsidRPr="002625EB" w:rsidRDefault="00C12335" w:rsidP="00C12335">
      <w:pPr>
        <w:pStyle w:val="B3"/>
        <w:rPr>
          <w:lang w:eastAsia="zh-CN"/>
        </w:rPr>
      </w:pPr>
      <w:r w:rsidRPr="002625EB">
        <w:rPr>
          <w:position w:val="-14"/>
        </w:rPr>
        <w:object w:dxaOrig="1820" w:dyaOrig="380" w14:anchorId="38EC2D96">
          <v:shape id="_x0000_i1104" type="#_x0000_t75" style="width:74.1pt;height:15pt" o:ole="">
            <v:imagedata r:id="rId165" o:title=""/>
          </v:shape>
          <o:OLEObject Type="Embed" ProgID="Equation.3" ShapeID="_x0000_i1104" DrawAspect="Content" ObjectID="_1665477965" r:id="rId166"/>
        </w:object>
      </w:r>
      <w:r w:rsidRPr="002625EB">
        <w:rPr>
          <w:rFonts w:hint="eastAsia"/>
          <w:lang w:eastAsia="zh-CN"/>
        </w:rPr>
        <w:t>;</w:t>
      </w:r>
    </w:p>
    <w:p w14:paraId="4209D01A" w14:textId="77777777" w:rsidR="00C12335" w:rsidRPr="002625EB" w:rsidRDefault="00C12335" w:rsidP="00C12335">
      <w:pPr>
        <w:pStyle w:val="B2"/>
        <w:rPr>
          <w:lang w:eastAsia="zh-CN"/>
        </w:rPr>
      </w:pPr>
      <w:r w:rsidRPr="002625EB">
        <w:rPr>
          <w:rFonts w:hint="eastAsia"/>
          <w:lang w:eastAsia="zh-CN"/>
        </w:rPr>
        <w:t>end if</w:t>
      </w:r>
    </w:p>
    <w:p w14:paraId="0D813E81" w14:textId="77777777" w:rsidR="00C12335" w:rsidRPr="002625EB" w:rsidRDefault="00C12335" w:rsidP="00C12335">
      <w:pPr>
        <w:pStyle w:val="B1"/>
        <w:rPr>
          <w:lang w:eastAsia="zh-CN"/>
        </w:rPr>
      </w:pPr>
      <w:r w:rsidRPr="002625EB">
        <w:rPr>
          <w:rFonts w:hint="eastAsia"/>
          <w:lang w:eastAsia="zh-CN"/>
        </w:rPr>
        <w:t>end for</w:t>
      </w:r>
    </w:p>
    <w:p w14:paraId="32479229" w14:textId="77777777" w:rsidR="00A76531" w:rsidRPr="002625EB" w:rsidRDefault="00A76531" w:rsidP="00A76531">
      <w:pPr>
        <w:pStyle w:val="B1"/>
        <w:rPr>
          <w:lang w:eastAsia="zh-CN"/>
        </w:rPr>
      </w:pPr>
      <w:r w:rsidRPr="002625EB">
        <w:rPr>
          <w:rFonts w:hint="eastAsia"/>
          <w:lang w:eastAsia="zh-CN"/>
        </w:rPr>
        <w:t>end for</w:t>
      </w:r>
    </w:p>
    <w:p w14:paraId="7EBF0AAE" w14:textId="77777777" w:rsidR="00A76531" w:rsidRPr="002625EB" w:rsidRDefault="00A76531" w:rsidP="00A76531">
      <w:pPr>
        <w:pStyle w:val="B1"/>
        <w:rPr>
          <w:lang w:eastAsia="zh-CN"/>
        </w:rPr>
      </w:pPr>
      <w:r w:rsidRPr="002625EB">
        <w:rPr>
          <w:lang w:eastAsia="zh-CN"/>
        </w:rPr>
        <w:t>3)</w:t>
      </w:r>
      <w:r w:rsidRPr="002625EB">
        <w:rPr>
          <w:lang w:eastAsia="zh-CN"/>
        </w:rPr>
        <w:tab/>
      </w:r>
      <w:r>
        <w:rPr>
          <w:rFonts w:hint="eastAsia"/>
          <w:lang w:eastAsia="zh-CN"/>
        </w:rPr>
        <w:t>产生</w:t>
      </w:r>
      <w:r w:rsidRPr="002625EB">
        <w:rPr>
          <w:rFonts w:hint="eastAsia"/>
          <w:lang w:eastAsia="zh-CN"/>
        </w:rPr>
        <w:t xml:space="preserve"> </w:t>
      </w:r>
      <w:r w:rsidRPr="002625EB">
        <w:rPr>
          <w:position w:val="-12"/>
        </w:rPr>
        <w:object w:dxaOrig="1260" w:dyaOrig="360" w14:anchorId="579D9727">
          <v:shape id="_x0000_i1105" type="#_x0000_t75" style="width:50.7pt;height:15pt" o:ole="">
            <v:imagedata r:id="rId167" o:title=""/>
          </v:shape>
          <o:OLEObject Type="Embed" ProgID="Equation.3" ShapeID="_x0000_i1105" DrawAspect="Content" ObjectID="_1665477966" r:id="rId168"/>
        </w:object>
      </w:r>
      <w:r>
        <w:rPr>
          <w:rFonts w:hint="eastAsia"/>
          <w:lang w:eastAsia="zh-CN"/>
        </w:rPr>
        <w:t>长的校验位</w:t>
      </w:r>
      <w:r w:rsidRPr="002625EB">
        <w:rPr>
          <w:rFonts w:hint="eastAsia"/>
          <w:lang w:eastAsia="zh-CN"/>
        </w:rPr>
        <w:t xml:space="preserve"> </w:t>
      </w:r>
      <w:r w:rsidRPr="002625EB">
        <w:rPr>
          <w:position w:val="-14"/>
        </w:rPr>
        <w:object w:dxaOrig="2920" w:dyaOrig="420" w14:anchorId="53BC8DD5">
          <v:shape id="_x0000_i1106" type="#_x0000_t75" style="width:122.7pt;height:18.9pt" o:ole="">
            <v:imagedata r:id="rId169" o:title=""/>
          </v:shape>
          <o:OLEObject Type="Embed" ProgID="Equation.3" ShapeID="_x0000_i1106" DrawAspect="Content" ObjectID="_1665477967" r:id="rId170"/>
        </w:object>
      </w:r>
      <w:r>
        <w:rPr>
          <w:rFonts w:hint="eastAsia"/>
          <w:lang w:eastAsia="zh-CN"/>
        </w:rPr>
        <w:t xml:space="preserve"> </w:t>
      </w:r>
      <w:r>
        <w:rPr>
          <w:rFonts w:hint="eastAsia"/>
          <w:lang w:eastAsia="zh-CN"/>
        </w:rPr>
        <w:t>使得</w:t>
      </w:r>
      <w:r w:rsidRPr="002625EB">
        <w:rPr>
          <w:rFonts w:hint="eastAsia"/>
          <w:lang w:eastAsia="zh-CN"/>
        </w:rPr>
        <w:t xml:space="preserve"> </w:t>
      </w:r>
      <w:r w:rsidRPr="002625EB">
        <w:rPr>
          <w:position w:val="-30"/>
        </w:rPr>
        <w:object w:dxaOrig="1200" w:dyaOrig="720" w14:anchorId="0399F5FB">
          <v:shape id="_x0000_i1107" type="#_x0000_t75" style="width:50.7pt;height:30.6pt" o:ole="">
            <v:imagedata r:id="rId171" o:title=""/>
          </v:shape>
          <o:OLEObject Type="Embed" ProgID="Equation.3" ShapeID="_x0000_i1107" DrawAspect="Content" ObjectID="_1665477968" r:id="rId172"/>
        </w:object>
      </w:r>
      <w:r w:rsidRPr="002625EB">
        <w:rPr>
          <w:rFonts w:hint="eastAsia"/>
          <w:lang w:eastAsia="zh-CN"/>
        </w:rPr>
        <w:t xml:space="preserve">, </w:t>
      </w:r>
      <w:r>
        <w:rPr>
          <w:rFonts w:hint="eastAsia"/>
          <w:lang w:eastAsia="zh-CN"/>
        </w:rPr>
        <w:t>其中</w:t>
      </w:r>
      <w:r w:rsidRPr="002625EB">
        <w:rPr>
          <w:rFonts w:hint="eastAsia"/>
          <w:lang w:eastAsia="zh-CN"/>
        </w:rPr>
        <w:t xml:space="preserve"> </w:t>
      </w:r>
      <w:r w:rsidRPr="002625EB">
        <w:rPr>
          <w:position w:val="-12"/>
        </w:rPr>
        <w:object w:dxaOrig="2079" w:dyaOrig="400" w14:anchorId="447E4A3E">
          <v:shape id="_x0000_i1108" type="#_x0000_t75" style="width:92.4pt;height:18.9pt" o:ole="">
            <v:imagedata r:id="rId173" o:title=""/>
          </v:shape>
          <o:OLEObject Type="Embed" ProgID="Equation.3" ShapeID="_x0000_i1108" DrawAspect="Content" ObjectID="_1665477969" r:id="rId174"/>
        </w:object>
      </w:r>
      <w:r w:rsidRPr="002625EB">
        <w:rPr>
          <w:rFonts w:hint="eastAsia"/>
          <w:lang w:eastAsia="zh-CN"/>
        </w:rPr>
        <w:t xml:space="preserve">; </w:t>
      </w:r>
      <w:r w:rsidRPr="00A76531">
        <w:rPr>
          <w:lang w:eastAsia="zh-CN"/>
        </w:rPr>
        <w:object w:dxaOrig="200" w:dyaOrig="279" w14:anchorId="3BF2FEDF">
          <v:shape id="_x0000_i1109" type="#_x0000_t75" style="width:9.6pt;height:11.4pt" o:ole="">
            <v:imagedata r:id="rId175" o:title=""/>
          </v:shape>
          <o:OLEObject Type="Embed" ProgID="Equation.3" ShapeID="_x0000_i1109" DrawAspect="Content" ObjectID="_1665477970" r:id="rId176"/>
        </w:object>
      </w:r>
      <w:r w:rsidRPr="00A76531">
        <w:rPr>
          <w:lang w:eastAsia="zh-CN"/>
        </w:rPr>
        <w:t>是列向量</w:t>
      </w:r>
      <w:r w:rsidRPr="00A76531">
        <w:rPr>
          <w:rFonts w:hint="eastAsia"/>
          <w:lang w:eastAsia="zh-CN"/>
        </w:rPr>
        <w:t>的</w:t>
      </w:r>
      <w:r w:rsidRPr="00A76531">
        <w:rPr>
          <w:lang w:eastAsia="zh-CN"/>
        </w:rPr>
        <w:t>所有元素等于</w:t>
      </w:r>
      <w:r w:rsidRPr="00A76531">
        <w:rPr>
          <w:lang w:eastAsia="zh-CN"/>
        </w:rPr>
        <w:t>0</w:t>
      </w:r>
      <w:r w:rsidRPr="00A76531">
        <w:rPr>
          <w:lang w:eastAsia="zh-CN"/>
        </w:rPr>
        <w:t>。编码在</w:t>
      </w:r>
      <w:r w:rsidRPr="00A76531">
        <w:rPr>
          <w:lang w:eastAsia="zh-CN"/>
        </w:rPr>
        <w:t>GF(2)</w:t>
      </w:r>
      <w:r w:rsidRPr="00A76531">
        <w:rPr>
          <w:lang w:eastAsia="zh-CN"/>
        </w:rPr>
        <w:t>中执行。</w:t>
      </w:r>
      <w:r w:rsidRPr="002625EB">
        <w:rPr>
          <w:rFonts w:hint="eastAsia"/>
          <w:lang w:eastAsia="zh-CN"/>
        </w:rPr>
        <w:t xml:space="preserve"> </w:t>
      </w:r>
    </w:p>
    <w:p w14:paraId="0209A29C" w14:textId="77777777" w:rsidR="00A76531" w:rsidRPr="002625EB" w:rsidRDefault="00A76531" w:rsidP="00A76531">
      <w:pPr>
        <w:pStyle w:val="B1"/>
        <w:rPr>
          <w:lang w:eastAsia="zh-CN"/>
        </w:rPr>
      </w:pPr>
      <w:r w:rsidRPr="002625EB">
        <w:rPr>
          <w:lang w:eastAsia="zh-CN"/>
        </w:rPr>
        <w:lastRenderedPageBreak/>
        <w:tab/>
      </w:r>
      <w:r>
        <w:rPr>
          <w:rFonts w:hint="eastAsia"/>
          <w:lang w:eastAsia="zh-CN"/>
        </w:rPr>
        <w:t>对于</w:t>
      </w:r>
      <w:r>
        <w:rPr>
          <w:rFonts w:hint="eastAsia"/>
          <w:lang w:eastAsia="zh-CN"/>
        </w:rPr>
        <w:t xml:space="preserve"> LDPC </w:t>
      </w:r>
      <w:r>
        <w:rPr>
          <w:rFonts w:hint="eastAsia"/>
          <w:lang w:eastAsia="zh-CN"/>
        </w:rPr>
        <w:t>基图</w:t>
      </w:r>
      <w:r w:rsidRPr="002625EB">
        <w:rPr>
          <w:rFonts w:hint="eastAsia"/>
          <w:lang w:eastAsia="zh-CN"/>
        </w:rPr>
        <w:t xml:space="preserve"> 1, </w:t>
      </w:r>
      <w:r>
        <w:rPr>
          <w:rFonts w:hint="eastAsia"/>
          <w:lang w:eastAsia="zh-CN"/>
        </w:rPr>
        <w:t>矩阵</w:t>
      </w:r>
      <w:r w:rsidRPr="002625EB">
        <w:rPr>
          <w:rFonts w:hint="eastAsia"/>
          <w:lang w:eastAsia="zh-CN"/>
        </w:rPr>
        <w:t xml:space="preserve"> </w:t>
      </w:r>
      <w:r w:rsidRPr="002625EB">
        <w:rPr>
          <w:position w:val="-12"/>
        </w:rPr>
        <w:object w:dxaOrig="480" w:dyaOrig="360" w14:anchorId="74287C63">
          <v:shape id="_x0000_i1110" type="#_x0000_t75" style="width:18.9pt;height:15pt" o:ole="">
            <v:imagedata r:id="rId177" o:title=""/>
          </v:shape>
          <o:OLEObject Type="Embed" ProgID="Equation.3" ShapeID="_x0000_i1110" DrawAspect="Content" ObjectID="_1665477971" r:id="rId178"/>
        </w:object>
      </w:r>
      <w:r w:rsidRPr="002625EB">
        <w:rPr>
          <w:rFonts w:hint="eastAsia"/>
          <w:lang w:eastAsia="zh-CN"/>
        </w:rPr>
        <w:t xml:space="preserve"> </w:t>
      </w:r>
      <w:r>
        <w:rPr>
          <w:rFonts w:hint="eastAsia"/>
          <w:lang w:eastAsia="zh-CN"/>
        </w:rPr>
        <w:t>由</w:t>
      </w:r>
      <w:r>
        <w:rPr>
          <w:rFonts w:hint="eastAsia"/>
          <w:lang w:eastAsia="zh-CN"/>
        </w:rPr>
        <w:t>46</w:t>
      </w:r>
      <w:r>
        <w:rPr>
          <w:rFonts w:hint="eastAsia"/>
          <w:lang w:eastAsia="zh-CN"/>
        </w:rPr>
        <w:t>行</w:t>
      </w:r>
      <w:r w:rsidRPr="002625EB">
        <w:rPr>
          <w:rFonts w:hint="eastAsia"/>
          <w:lang w:eastAsia="zh-CN"/>
        </w:rPr>
        <w:t xml:space="preserve"> </w:t>
      </w:r>
      <w:r w:rsidRPr="002625EB">
        <w:rPr>
          <w:position w:val="-10"/>
        </w:rPr>
        <w:object w:dxaOrig="1359" w:dyaOrig="320" w14:anchorId="5038D7D4">
          <v:shape id="_x0000_i1111" type="#_x0000_t75" style="width:62.7pt;height:14.4pt" o:ole="">
            <v:imagedata r:id="rId179" o:title=""/>
          </v:shape>
          <o:OLEObject Type="Embed" ProgID="Equation.3" ShapeID="_x0000_i1111" DrawAspect="Content" ObjectID="_1665477972" r:id="rId180"/>
        </w:object>
      </w:r>
      <w:r>
        <w:rPr>
          <w:rFonts w:hint="eastAsia"/>
          <w:lang w:eastAsia="zh-CN"/>
        </w:rPr>
        <w:t>和</w:t>
      </w:r>
      <w:r w:rsidRPr="002625EB">
        <w:rPr>
          <w:rFonts w:hint="eastAsia"/>
          <w:lang w:eastAsia="zh-CN"/>
        </w:rPr>
        <w:t xml:space="preserve"> 68 </w:t>
      </w:r>
      <w:r>
        <w:rPr>
          <w:rFonts w:hint="eastAsia"/>
          <w:lang w:eastAsia="zh-CN"/>
        </w:rPr>
        <w:t>列</w:t>
      </w:r>
      <w:r w:rsidRPr="002625EB">
        <w:rPr>
          <w:rFonts w:hint="eastAsia"/>
          <w:lang w:eastAsia="zh-CN"/>
        </w:rPr>
        <w:t xml:space="preserve"> </w:t>
      </w:r>
      <w:r w:rsidRPr="002625EB">
        <w:rPr>
          <w:position w:val="-10"/>
        </w:rPr>
        <w:object w:dxaOrig="1420" w:dyaOrig="320" w14:anchorId="2FBCAF37">
          <v:shape id="_x0000_i1112" type="#_x0000_t75" style="width:67.8pt;height:14.4pt" o:ole="">
            <v:imagedata r:id="rId181" o:title=""/>
          </v:shape>
          <o:OLEObject Type="Embed" ProgID="Equation.3" ShapeID="_x0000_i1112" DrawAspect="Content" ObjectID="_1665477973" r:id="rId182"/>
        </w:object>
      </w:r>
      <w:r>
        <w:rPr>
          <w:rFonts w:hint="eastAsia"/>
          <w:lang w:eastAsia="zh-CN"/>
        </w:rPr>
        <w:t>。</w:t>
      </w:r>
      <w:r w:rsidRPr="002625EB">
        <w:rPr>
          <w:rFonts w:hint="eastAsia"/>
          <w:lang w:eastAsia="zh-CN"/>
        </w:rPr>
        <w:t xml:space="preserve"> </w:t>
      </w:r>
      <w:r>
        <w:rPr>
          <w:rFonts w:hint="eastAsia"/>
          <w:lang w:eastAsia="zh-CN"/>
        </w:rPr>
        <w:t>对于</w:t>
      </w:r>
      <w:r w:rsidRPr="002625EB">
        <w:rPr>
          <w:rFonts w:hint="eastAsia"/>
          <w:lang w:eastAsia="zh-CN"/>
        </w:rPr>
        <w:t xml:space="preserve"> LDPC </w:t>
      </w:r>
      <w:r>
        <w:rPr>
          <w:rFonts w:hint="eastAsia"/>
          <w:lang w:eastAsia="zh-CN"/>
        </w:rPr>
        <w:t>基图</w:t>
      </w:r>
      <w:r w:rsidRPr="002625EB">
        <w:rPr>
          <w:rFonts w:hint="eastAsia"/>
          <w:lang w:eastAsia="zh-CN"/>
        </w:rPr>
        <w:t xml:space="preserve">2, </w:t>
      </w:r>
      <w:r>
        <w:rPr>
          <w:rFonts w:hint="eastAsia"/>
          <w:lang w:eastAsia="zh-CN"/>
        </w:rPr>
        <w:t>矩阵</w:t>
      </w:r>
      <w:r w:rsidRPr="002625EB">
        <w:rPr>
          <w:position w:val="-12"/>
        </w:rPr>
        <w:object w:dxaOrig="480" w:dyaOrig="360" w14:anchorId="749AAA98">
          <v:shape id="_x0000_i1113" type="#_x0000_t75" style="width:18.9pt;height:15pt" o:ole="">
            <v:imagedata r:id="rId177" o:title=""/>
          </v:shape>
          <o:OLEObject Type="Embed" ProgID="Equation.3" ShapeID="_x0000_i1113" DrawAspect="Content" ObjectID="_1665477974" r:id="rId183"/>
        </w:object>
      </w:r>
      <w:r w:rsidRPr="002625EB">
        <w:rPr>
          <w:rFonts w:hint="eastAsia"/>
          <w:lang w:eastAsia="zh-CN"/>
        </w:rPr>
        <w:t xml:space="preserve"> </w:t>
      </w:r>
      <w:r>
        <w:rPr>
          <w:rFonts w:hint="eastAsia"/>
          <w:lang w:eastAsia="zh-CN"/>
        </w:rPr>
        <w:t>由</w:t>
      </w:r>
      <w:r w:rsidRPr="002625EB">
        <w:rPr>
          <w:rFonts w:hint="eastAsia"/>
          <w:lang w:eastAsia="zh-CN"/>
        </w:rPr>
        <w:t xml:space="preserve"> 42 </w:t>
      </w:r>
      <w:r>
        <w:rPr>
          <w:rFonts w:hint="eastAsia"/>
          <w:lang w:eastAsia="zh-CN"/>
        </w:rPr>
        <w:t>行</w:t>
      </w:r>
      <w:r w:rsidRPr="002625EB">
        <w:rPr>
          <w:position w:val="-10"/>
        </w:rPr>
        <w:object w:dxaOrig="1340" w:dyaOrig="320" w14:anchorId="6C8F6C59">
          <v:shape id="_x0000_i1114" type="#_x0000_t75" style="width:62.7pt;height:14.4pt" o:ole="">
            <v:imagedata r:id="rId184" o:title=""/>
          </v:shape>
          <o:OLEObject Type="Embed" ProgID="Equation.3" ShapeID="_x0000_i1114" DrawAspect="Content" ObjectID="_1665477975" r:id="rId185"/>
        </w:object>
      </w:r>
      <w:r>
        <w:rPr>
          <w:rFonts w:hint="eastAsia"/>
          <w:lang w:eastAsia="zh-CN"/>
        </w:rPr>
        <w:t>和</w:t>
      </w:r>
      <w:r w:rsidRPr="002625EB">
        <w:rPr>
          <w:rFonts w:hint="eastAsia"/>
          <w:lang w:eastAsia="zh-CN"/>
        </w:rPr>
        <w:t xml:space="preserve"> 52 </w:t>
      </w:r>
      <w:r>
        <w:rPr>
          <w:rFonts w:hint="eastAsia"/>
          <w:lang w:eastAsia="zh-CN"/>
        </w:rPr>
        <w:t>列</w:t>
      </w:r>
      <w:r w:rsidRPr="002625EB">
        <w:rPr>
          <w:position w:val="-10"/>
        </w:rPr>
        <w:object w:dxaOrig="1400" w:dyaOrig="320" w14:anchorId="553C7829">
          <v:shape id="_x0000_i1115" type="#_x0000_t75" style="width:65.7pt;height:14.4pt" o:ole="">
            <v:imagedata r:id="rId186" o:title=""/>
          </v:shape>
          <o:OLEObject Type="Embed" ProgID="Equation.3" ShapeID="_x0000_i1115" DrawAspect="Content" ObjectID="_1665477976" r:id="rId187"/>
        </w:object>
      </w:r>
      <w:r>
        <w:rPr>
          <w:rFonts w:hint="eastAsia"/>
          <w:lang w:eastAsia="zh-CN"/>
        </w:rPr>
        <w:t>。至于</w:t>
      </w:r>
      <w:r w:rsidRPr="002625EB">
        <w:rPr>
          <w:position w:val="-12"/>
        </w:rPr>
        <w:object w:dxaOrig="480" w:dyaOrig="360" w14:anchorId="0BDA910B">
          <v:shape id="_x0000_i1116" type="#_x0000_t75" style="width:18.9pt;height:15pt" o:ole="">
            <v:imagedata r:id="rId177" o:title=""/>
          </v:shape>
          <o:OLEObject Type="Embed" ProgID="Equation.3" ShapeID="_x0000_i1116" DrawAspect="Content" ObjectID="_1665477977" r:id="rId188"/>
        </w:object>
      </w:r>
      <w:r>
        <w:rPr>
          <w:rFonts w:hint="eastAsia"/>
          <w:lang w:eastAsia="zh-CN"/>
        </w:rPr>
        <w:t>中的元素，在</w:t>
      </w:r>
      <w:r w:rsidRPr="002625EB">
        <w:rPr>
          <w:rFonts w:hint="eastAsia"/>
          <w:lang w:eastAsia="zh-CN"/>
        </w:rPr>
        <w:t>LDPC</w:t>
      </w:r>
      <w:r>
        <w:rPr>
          <w:rFonts w:hint="eastAsia"/>
          <w:lang w:eastAsia="zh-CN"/>
        </w:rPr>
        <w:t>基图</w:t>
      </w:r>
      <w:r>
        <w:rPr>
          <w:rFonts w:hint="eastAsia"/>
          <w:lang w:eastAsia="zh-CN"/>
        </w:rPr>
        <w:t>1</w:t>
      </w:r>
      <w:r>
        <w:rPr>
          <w:rFonts w:hint="eastAsia"/>
          <w:lang w:eastAsia="zh-CN"/>
        </w:rPr>
        <w:t>和</w:t>
      </w:r>
      <w:r w:rsidRPr="002625EB">
        <w:rPr>
          <w:rFonts w:hint="eastAsia"/>
          <w:lang w:eastAsia="zh-CN"/>
        </w:rPr>
        <w:t>LDPC</w:t>
      </w:r>
      <w:r>
        <w:rPr>
          <w:rFonts w:hint="eastAsia"/>
          <w:lang w:eastAsia="zh-CN"/>
        </w:rPr>
        <w:t>基图</w:t>
      </w:r>
      <w:r>
        <w:rPr>
          <w:rFonts w:hint="eastAsia"/>
          <w:lang w:eastAsia="zh-CN"/>
        </w:rPr>
        <w:t>2</w:t>
      </w:r>
      <w:r>
        <w:rPr>
          <w:rFonts w:hint="eastAsia"/>
          <w:lang w:eastAsia="zh-CN"/>
        </w:rPr>
        <w:t>中相对应的行列</w:t>
      </w:r>
      <w:r w:rsidR="001E53CF">
        <w:rPr>
          <w:rFonts w:hint="eastAsia"/>
          <w:lang w:eastAsia="zh-CN"/>
        </w:rPr>
        <w:t>值为</w:t>
      </w:r>
      <w:r w:rsidR="001E53CF">
        <w:rPr>
          <w:rFonts w:hint="eastAsia"/>
          <w:lang w:eastAsia="zh-CN"/>
        </w:rPr>
        <w:t>1</w:t>
      </w:r>
      <w:r w:rsidR="001E53CF">
        <w:rPr>
          <w:rFonts w:hint="eastAsia"/>
          <w:lang w:eastAsia="zh-CN"/>
        </w:rPr>
        <w:t>，</w:t>
      </w:r>
      <w:r w:rsidR="001E53CF" w:rsidRPr="002625EB">
        <w:rPr>
          <w:position w:val="-12"/>
        </w:rPr>
        <w:object w:dxaOrig="480" w:dyaOrig="360" w14:anchorId="5AFB05CC">
          <v:shape id="_x0000_i1117" type="#_x0000_t75" style="width:18.9pt;height:15pt" o:ole="">
            <v:imagedata r:id="rId177" o:title=""/>
          </v:shape>
          <o:OLEObject Type="Embed" ProgID="Equation.3" ShapeID="_x0000_i1117" DrawAspect="Content" ObjectID="_1665477978" r:id="rId189"/>
        </w:object>
      </w:r>
      <w:r w:rsidR="001E53CF">
        <w:rPr>
          <w:rFonts w:hint="eastAsia"/>
          <w:lang w:eastAsia="zh-CN"/>
        </w:rPr>
        <w:t>其他元素值为</w:t>
      </w:r>
      <w:r w:rsidR="001E53CF">
        <w:rPr>
          <w:rFonts w:hint="eastAsia"/>
          <w:lang w:eastAsia="zh-CN"/>
        </w:rPr>
        <w:t>0</w:t>
      </w:r>
      <w:r w:rsidRPr="002625EB">
        <w:rPr>
          <w:rFonts w:hint="eastAsia"/>
          <w:lang w:eastAsia="zh-CN"/>
        </w:rPr>
        <w:t xml:space="preserve"> </w:t>
      </w:r>
      <w:r w:rsidR="001E53CF">
        <w:rPr>
          <w:rFonts w:hint="eastAsia"/>
          <w:lang w:eastAsia="zh-CN"/>
        </w:rPr>
        <w:t>。</w:t>
      </w:r>
    </w:p>
    <w:p w14:paraId="46AFF5A4" w14:textId="77777777" w:rsidR="00605A77" w:rsidRPr="002625EB" w:rsidRDefault="00605A77" w:rsidP="00605A77">
      <w:pPr>
        <w:pStyle w:val="B1"/>
        <w:rPr>
          <w:lang w:eastAsia="zh-CN"/>
        </w:rPr>
      </w:pPr>
      <w:r w:rsidRPr="002625EB">
        <w:rPr>
          <w:position w:val="-4"/>
        </w:rPr>
        <w:object w:dxaOrig="260" w:dyaOrig="260" w14:anchorId="6B1A42CA">
          <v:shape id="_x0000_i1118" type="#_x0000_t75" style="width:11.4pt;height:11.4pt" o:ole="">
            <v:imagedata r:id="rId190" o:title=""/>
          </v:shape>
          <o:OLEObject Type="Embed" ProgID="Equation.3" ShapeID="_x0000_i1118" DrawAspect="Content" ObjectID="_1665477979" r:id="rId191"/>
        </w:object>
      </w:r>
      <w:r>
        <w:rPr>
          <w:rFonts w:hint="eastAsia"/>
          <w:lang w:eastAsia="zh-CN"/>
        </w:rPr>
        <w:t>矩阵通过用</w:t>
      </w:r>
      <w:r w:rsidRPr="002625EB">
        <w:rPr>
          <w:position w:val="-12"/>
        </w:rPr>
        <w:object w:dxaOrig="740" w:dyaOrig="360" w14:anchorId="69813DDC">
          <v:shape id="_x0000_i1119" type="#_x0000_t75" style="width:33.3pt;height:15pt" o:ole="">
            <v:imagedata r:id="rId192" o:title=""/>
          </v:shape>
          <o:OLEObject Type="Embed" ProgID="Equation.3" ShapeID="_x0000_i1119" DrawAspect="Content" ObjectID="_1665477980" r:id="rId193"/>
        </w:object>
      </w:r>
      <w:r>
        <w:rPr>
          <w:rFonts w:hint="eastAsia"/>
          <w:lang w:eastAsia="zh-CN"/>
        </w:rPr>
        <w:t>矩阵替换</w:t>
      </w:r>
      <w:r w:rsidRPr="002625EB">
        <w:rPr>
          <w:position w:val="-12"/>
        </w:rPr>
        <w:object w:dxaOrig="480" w:dyaOrig="360" w14:anchorId="1E2F1224">
          <v:shape id="_x0000_i1120" type="#_x0000_t75" style="width:18.9pt;height:15pt" o:ole="">
            <v:imagedata r:id="rId177" o:title=""/>
          </v:shape>
          <o:OLEObject Type="Embed" ProgID="Equation.3" ShapeID="_x0000_i1120" DrawAspect="Content" ObjectID="_1665477981" r:id="rId194"/>
        </w:object>
      </w:r>
      <w:r>
        <w:rPr>
          <w:rFonts w:hint="eastAsia"/>
          <w:lang w:eastAsia="zh-CN"/>
        </w:rPr>
        <w:t>每一个元素获得</w:t>
      </w:r>
      <w:r w:rsidRPr="002625EB">
        <w:rPr>
          <w:rFonts w:hint="eastAsia"/>
          <w:lang w:eastAsia="zh-CN"/>
        </w:rPr>
        <w:t xml:space="preserve">, </w:t>
      </w:r>
      <w:r w:rsidRPr="00605A77">
        <w:rPr>
          <w:lang w:eastAsia="zh-CN"/>
        </w:rPr>
        <w:t>按照以下规定</w:t>
      </w:r>
      <w:r w:rsidRPr="002625EB">
        <w:rPr>
          <w:rFonts w:hint="eastAsia"/>
          <w:lang w:eastAsia="zh-CN"/>
        </w:rPr>
        <w:t>:</w:t>
      </w:r>
    </w:p>
    <w:p w14:paraId="676F6C8B"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0ED7B42A">
          <v:shape id="_x0000_i1121" type="#_x0000_t75" style="width:18.9pt;height:15pt" o:ole="">
            <v:imagedata r:id="rId195" o:title=""/>
          </v:shape>
          <o:OLEObject Type="Embed" ProgID="Equation.3" ShapeID="_x0000_i1121" DrawAspect="Content" ObjectID="_1665477982" r:id="rId196"/>
        </w:object>
      </w:r>
      <w:r w:rsidR="002D6B7F">
        <w:rPr>
          <w:rFonts w:hint="eastAsia"/>
          <w:lang w:eastAsia="zh-CN"/>
        </w:rPr>
        <w:t>矩阵里边的</w:t>
      </w:r>
      <w:r w:rsidR="002D6B7F">
        <w:rPr>
          <w:rFonts w:hint="eastAsia"/>
          <w:lang w:eastAsia="zh-CN"/>
        </w:rPr>
        <w:t>0</w:t>
      </w:r>
      <w:r w:rsidR="002D6B7F">
        <w:rPr>
          <w:rFonts w:hint="eastAsia"/>
          <w:lang w:eastAsia="zh-CN"/>
        </w:rPr>
        <w:t>元素用大小为</w:t>
      </w:r>
      <w:r w:rsidR="002D6B7F" w:rsidRPr="002625EB">
        <w:rPr>
          <w:position w:val="-12"/>
        </w:rPr>
        <w:object w:dxaOrig="740" w:dyaOrig="360" w14:anchorId="042774DF">
          <v:shape id="_x0000_i1122" type="#_x0000_t75" style="width:33.3pt;height:15pt" o:ole="">
            <v:imagedata r:id="rId192" o:title=""/>
          </v:shape>
          <o:OLEObject Type="Embed" ProgID="Equation.3" ShapeID="_x0000_i1122" DrawAspect="Content" ObjectID="_1665477983" r:id="rId197"/>
        </w:object>
      </w:r>
      <w:r w:rsidRPr="002625EB">
        <w:rPr>
          <w:rFonts w:hint="eastAsia"/>
          <w:lang w:eastAsia="zh-CN"/>
        </w:rPr>
        <w:t xml:space="preserve"> </w:t>
      </w:r>
      <w:r w:rsidR="002D6B7F">
        <w:rPr>
          <w:rFonts w:hint="eastAsia"/>
          <w:lang w:eastAsia="zh-CN"/>
        </w:rPr>
        <w:t>元素为</w:t>
      </w:r>
      <w:r w:rsidR="002D6B7F">
        <w:rPr>
          <w:rFonts w:hint="eastAsia"/>
          <w:lang w:eastAsia="zh-CN"/>
        </w:rPr>
        <w:t>0</w:t>
      </w:r>
      <w:r w:rsidR="002D6B7F">
        <w:rPr>
          <w:rFonts w:hint="eastAsia"/>
          <w:lang w:eastAsia="zh-CN"/>
        </w:rPr>
        <w:t>的矩阵替换</w:t>
      </w:r>
      <w:r w:rsidRPr="002625EB">
        <w:rPr>
          <w:rFonts w:hint="eastAsia"/>
          <w:lang w:eastAsia="zh-CN"/>
        </w:rPr>
        <w:t>;</w:t>
      </w:r>
    </w:p>
    <w:p w14:paraId="38A40AC8"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78BB38AB">
          <v:shape id="_x0000_i1123" type="#_x0000_t75" style="width:18.9pt;height:15pt" o:ole="">
            <v:imagedata r:id="rId195" o:title=""/>
          </v:shape>
          <o:OLEObject Type="Embed" ProgID="Equation.3" ShapeID="_x0000_i1123" DrawAspect="Content" ObjectID="_1665477984" r:id="rId198"/>
        </w:object>
      </w:r>
      <w:r w:rsidR="00736843">
        <w:rPr>
          <w:rFonts w:hint="eastAsia"/>
          <w:lang w:eastAsia="zh-CN"/>
        </w:rPr>
        <w:t>矩阵里边的</w:t>
      </w:r>
      <w:r w:rsidR="00736843">
        <w:rPr>
          <w:rFonts w:hint="eastAsia"/>
          <w:lang w:eastAsia="zh-CN"/>
        </w:rPr>
        <w:t>1</w:t>
      </w:r>
      <w:r w:rsidR="00736843">
        <w:rPr>
          <w:rFonts w:hint="eastAsia"/>
          <w:lang w:eastAsia="zh-CN"/>
        </w:rPr>
        <w:t>元素用大小为</w:t>
      </w:r>
      <w:r w:rsidR="00736843" w:rsidRPr="002625EB">
        <w:rPr>
          <w:position w:val="-12"/>
        </w:rPr>
        <w:object w:dxaOrig="740" w:dyaOrig="360" w14:anchorId="4179F806">
          <v:shape id="_x0000_i1124" type="#_x0000_t75" style="width:33.3pt;height:15pt" o:ole="">
            <v:imagedata r:id="rId192" o:title=""/>
          </v:shape>
          <o:OLEObject Type="Embed" ProgID="Equation.3" ShapeID="_x0000_i1124" DrawAspect="Content" ObjectID="_1665477985" r:id="rId199"/>
        </w:object>
      </w:r>
      <w:r w:rsidR="00736843" w:rsidRPr="002625EB">
        <w:rPr>
          <w:rFonts w:hint="eastAsia"/>
          <w:lang w:eastAsia="zh-CN"/>
        </w:rPr>
        <w:t xml:space="preserve"> </w:t>
      </w:r>
      <w:r w:rsidR="00736843">
        <w:rPr>
          <w:rFonts w:hint="eastAsia"/>
          <w:lang w:eastAsia="zh-CN"/>
        </w:rPr>
        <w:t>的</w:t>
      </w:r>
      <w:r w:rsidR="00736843" w:rsidRPr="002625EB">
        <w:rPr>
          <w:position w:val="-14"/>
        </w:rPr>
        <w:object w:dxaOrig="600" w:dyaOrig="380" w14:anchorId="7F2CDA6A">
          <v:shape id="_x0000_i1125" type="#_x0000_t75" style="width:24.6pt;height:15pt" o:ole="">
            <v:imagedata r:id="rId200" o:title=""/>
          </v:shape>
          <o:OLEObject Type="Embed" ProgID="Equation.3" ShapeID="_x0000_i1125" DrawAspect="Content" ObjectID="_1665477986" r:id="rId201"/>
        </w:object>
      </w:r>
      <w:r w:rsidRPr="002625EB">
        <w:rPr>
          <w:rFonts w:hint="eastAsia"/>
          <w:lang w:eastAsia="zh-CN"/>
        </w:rPr>
        <w:t xml:space="preserve"> </w:t>
      </w:r>
      <w:r w:rsidR="00736843">
        <w:rPr>
          <w:rFonts w:hint="eastAsia"/>
          <w:lang w:eastAsia="zh-CN"/>
        </w:rPr>
        <w:t>矩阵置换，</w:t>
      </w:r>
      <w:r w:rsidR="007C3989">
        <w:rPr>
          <w:rFonts w:hint="eastAsia"/>
          <w:lang w:eastAsia="zh-CN"/>
        </w:rPr>
        <w:t>其中</w:t>
      </w:r>
      <w:r w:rsidRPr="002625EB">
        <w:rPr>
          <w:position w:val="-6"/>
        </w:rPr>
        <w:object w:dxaOrig="139" w:dyaOrig="260" w14:anchorId="76C40559">
          <v:shape id="_x0000_i1126" type="#_x0000_t75" style="width:6.3pt;height:11.4pt" o:ole="">
            <v:imagedata r:id="rId202" o:title=""/>
          </v:shape>
          <o:OLEObject Type="Embed" ProgID="Equation.3" ShapeID="_x0000_i1126" DrawAspect="Content" ObjectID="_1665477987" r:id="rId203"/>
        </w:object>
      </w:r>
      <w:r w:rsidR="007C3989">
        <w:rPr>
          <w:rFonts w:hint="eastAsia"/>
          <w:lang w:eastAsia="zh-CN"/>
        </w:rPr>
        <w:t xml:space="preserve"> </w:t>
      </w:r>
      <w:r w:rsidR="007C3989">
        <w:rPr>
          <w:rFonts w:hint="eastAsia"/>
          <w:lang w:eastAsia="zh-CN"/>
        </w:rPr>
        <w:t>和</w:t>
      </w:r>
      <w:r w:rsidRPr="002625EB">
        <w:rPr>
          <w:position w:val="-10"/>
        </w:rPr>
        <w:object w:dxaOrig="200" w:dyaOrig="300" w14:anchorId="590E1673">
          <v:shape id="_x0000_i1127" type="#_x0000_t75" style="width:9.6pt;height:11.4pt" o:ole="">
            <v:imagedata r:id="rId204" o:title=""/>
          </v:shape>
          <o:OLEObject Type="Embed" ProgID="Equation.3" ShapeID="_x0000_i1127" DrawAspect="Content" ObjectID="_1665477988" r:id="rId205"/>
        </w:object>
      </w:r>
      <w:r w:rsidRPr="002625EB">
        <w:rPr>
          <w:rFonts w:hint="eastAsia"/>
          <w:lang w:eastAsia="zh-CN"/>
        </w:rPr>
        <w:t xml:space="preserve"> </w:t>
      </w:r>
      <w:r w:rsidR="007C3989">
        <w:rPr>
          <w:rFonts w:ascii="Arial" w:hAnsi="Arial" w:cs="Arial"/>
          <w:color w:val="333333"/>
          <w:sz w:val="21"/>
          <w:szCs w:val="21"/>
          <w:shd w:val="clear" w:color="auto" w:fill="F7F8FA"/>
          <w:lang w:eastAsia="zh-CN"/>
        </w:rPr>
        <w:t>是元素的行和列索引</w:t>
      </w:r>
      <w:r w:rsidR="007C3989">
        <w:rPr>
          <w:rFonts w:hint="eastAsia"/>
          <w:lang w:eastAsia="zh-CN"/>
        </w:rPr>
        <w:t xml:space="preserve">, </w:t>
      </w:r>
      <w:r w:rsidRPr="002625EB">
        <w:rPr>
          <w:position w:val="-14"/>
        </w:rPr>
        <w:object w:dxaOrig="600" w:dyaOrig="380" w14:anchorId="0C802202">
          <v:shape id="_x0000_i1128" type="#_x0000_t75" style="width:24.6pt;height:15pt" o:ole="">
            <v:imagedata r:id="rId200" o:title=""/>
          </v:shape>
          <o:OLEObject Type="Embed" ProgID="Equation.3" ShapeID="_x0000_i1128" DrawAspect="Content" ObjectID="_1665477989" r:id="rId206"/>
        </w:object>
      </w:r>
      <w:r w:rsidRPr="002625EB">
        <w:rPr>
          <w:rFonts w:hint="eastAsia"/>
          <w:lang w:eastAsia="zh-CN"/>
        </w:rPr>
        <w:t xml:space="preserve"> </w:t>
      </w:r>
      <w:r w:rsidR="007C3989">
        <w:rPr>
          <w:rFonts w:hint="eastAsia"/>
          <w:lang w:eastAsia="zh-CN"/>
        </w:rPr>
        <w:t>由大小为</w:t>
      </w:r>
      <w:r w:rsidR="007C3989" w:rsidRPr="002625EB">
        <w:rPr>
          <w:position w:val="-12"/>
        </w:rPr>
        <w:object w:dxaOrig="740" w:dyaOrig="360" w14:anchorId="2AA54D3E">
          <v:shape id="_x0000_i1129" type="#_x0000_t75" style="width:33.3pt;height:15pt" o:ole="">
            <v:imagedata r:id="rId192" o:title=""/>
          </v:shape>
          <o:OLEObject Type="Embed" ProgID="Equation.3" ShapeID="_x0000_i1129" DrawAspect="Content" ObjectID="_1665477990" r:id="rId207"/>
        </w:object>
      </w:r>
      <w:r w:rsidR="007C3989">
        <w:rPr>
          <w:rFonts w:hint="eastAsia"/>
          <w:lang w:eastAsia="zh-CN"/>
        </w:rPr>
        <w:t>的单位矩阵</w:t>
      </w:r>
      <w:r w:rsidR="007C3989" w:rsidRPr="002625EB">
        <w:rPr>
          <w:position w:val="-4"/>
        </w:rPr>
        <w:object w:dxaOrig="180" w:dyaOrig="260" w14:anchorId="229104F0">
          <v:shape id="_x0000_i1130" type="#_x0000_t75" style="width:8.7pt;height:11.4pt" o:ole="">
            <v:imagedata r:id="rId208" o:title=""/>
          </v:shape>
          <o:OLEObject Type="Embed" ProgID="Equation.3" ShapeID="_x0000_i1130" DrawAspect="Content" ObjectID="_1665477991" r:id="rId209"/>
        </w:object>
      </w:r>
      <w:r w:rsidR="007C3989">
        <w:rPr>
          <w:rFonts w:hint="eastAsia"/>
          <w:lang w:eastAsia="zh-CN"/>
        </w:rPr>
        <w:t>矩阵</w:t>
      </w:r>
      <w:r w:rsidR="004040B7">
        <w:rPr>
          <w:rFonts w:hint="eastAsia"/>
          <w:lang w:eastAsia="zh-CN"/>
        </w:rPr>
        <w:t>向右循环移位</w:t>
      </w:r>
      <w:r w:rsidR="004040B7" w:rsidRPr="002625EB">
        <w:rPr>
          <w:position w:val="-14"/>
        </w:rPr>
        <w:object w:dxaOrig="360" w:dyaOrig="380" w14:anchorId="3077349E">
          <v:shape id="_x0000_i1131" type="#_x0000_t75" style="width:14.4pt;height:15pt" o:ole="">
            <v:imagedata r:id="rId210" o:title=""/>
          </v:shape>
          <o:OLEObject Type="Embed" ProgID="Equation.3" ShapeID="_x0000_i1131" DrawAspect="Content" ObjectID="_1665477992" r:id="rId211"/>
        </w:object>
      </w:r>
      <w:r w:rsidR="004040B7">
        <w:rPr>
          <w:rFonts w:hint="eastAsia"/>
          <w:lang w:eastAsia="zh-CN"/>
        </w:rPr>
        <w:t>次获得。</w:t>
      </w:r>
      <w:r w:rsidRPr="002625EB">
        <w:rPr>
          <w:position w:val="-14"/>
        </w:rPr>
        <w:object w:dxaOrig="360" w:dyaOrig="380" w14:anchorId="682A6B89">
          <v:shape id="_x0000_i1132" type="#_x0000_t75" style="width:14.4pt;height:15pt" o:ole="">
            <v:imagedata r:id="rId210" o:title=""/>
          </v:shape>
          <o:OLEObject Type="Embed" ProgID="Equation.3" ShapeID="_x0000_i1132" DrawAspect="Content" ObjectID="_1665477993" r:id="rId212"/>
        </w:object>
      </w:r>
      <w:r w:rsidRPr="002625EB">
        <w:rPr>
          <w:rFonts w:hint="eastAsia"/>
          <w:lang w:eastAsia="zh-CN"/>
        </w:rPr>
        <w:t xml:space="preserve"> </w:t>
      </w:r>
      <w:r w:rsidR="004040B7">
        <w:rPr>
          <w:rFonts w:hint="eastAsia"/>
          <w:lang w:eastAsia="zh-CN"/>
        </w:rPr>
        <w:t>的值由</w:t>
      </w:r>
      <w:r w:rsidRPr="002625EB">
        <w:rPr>
          <w:position w:val="-14"/>
        </w:rPr>
        <w:object w:dxaOrig="1800" w:dyaOrig="380" w14:anchorId="3E6C5451">
          <v:shape id="_x0000_i1133" type="#_x0000_t75" style="width:1in;height:15pt" o:ole="">
            <v:imagedata r:id="rId213" o:title=""/>
          </v:shape>
          <o:OLEObject Type="Embed" ProgID="Equation.3" ShapeID="_x0000_i1133" DrawAspect="Content" ObjectID="_1665477994" r:id="rId214"/>
        </w:object>
      </w:r>
      <w:r w:rsidR="004040B7">
        <w:rPr>
          <w:rFonts w:hint="eastAsia"/>
          <w:lang w:eastAsia="zh-CN"/>
        </w:rPr>
        <w:t>获得</w:t>
      </w:r>
      <w:r w:rsidRPr="002625EB">
        <w:rPr>
          <w:rFonts w:hint="eastAsia"/>
          <w:lang w:eastAsia="zh-CN"/>
        </w:rPr>
        <w:t xml:space="preserve">. </w:t>
      </w:r>
      <w:r w:rsidRPr="002625EB">
        <w:rPr>
          <w:position w:val="-14"/>
        </w:rPr>
        <w:object w:dxaOrig="360" w:dyaOrig="380" w14:anchorId="5CEB7054">
          <v:shape id="_x0000_i1134" type="#_x0000_t75" style="width:14.4pt;height:15pt" o:ole="">
            <v:imagedata r:id="rId215" o:title=""/>
          </v:shape>
          <o:OLEObject Type="Embed" ProgID="Equation.3" ShapeID="_x0000_i1134" DrawAspect="Content" ObjectID="_1665477995" r:id="rId216"/>
        </w:object>
      </w:r>
      <w:r w:rsidRPr="002625EB">
        <w:rPr>
          <w:rFonts w:hint="eastAsia"/>
          <w:lang w:eastAsia="zh-CN"/>
        </w:rPr>
        <w:t xml:space="preserve"> </w:t>
      </w:r>
      <w:r w:rsidR="004040B7">
        <w:rPr>
          <w:rFonts w:hint="eastAsia"/>
          <w:lang w:eastAsia="zh-CN"/>
        </w:rPr>
        <w:t>的值由</w:t>
      </w:r>
      <w:r w:rsidR="004040B7" w:rsidRPr="002625EB">
        <w:rPr>
          <w:rFonts w:hint="eastAsia"/>
          <w:lang w:eastAsia="zh-CN"/>
        </w:rPr>
        <w:t xml:space="preserve">LDPC </w:t>
      </w:r>
      <w:r w:rsidR="004040B7">
        <w:rPr>
          <w:rFonts w:hint="eastAsia"/>
          <w:lang w:eastAsia="zh-CN"/>
        </w:rPr>
        <w:t>相应基图表中</w:t>
      </w:r>
      <w:r w:rsidR="004040B7" w:rsidRPr="002625EB">
        <w:rPr>
          <w:position w:val="-12"/>
        </w:rPr>
        <w:object w:dxaOrig="300" w:dyaOrig="360" w14:anchorId="4F413C9A">
          <v:shape id="_x0000_i1135" type="#_x0000_t75" style="width:11.4pt;height:15pt" o:ole="">
            <v:imagedata r:id="rId102" o:title=""/>
          </v:shape>
          <o:OLEObject Type="Embed" ProgID="Equation.3" ShapeID="_x0000_i1135" DrawAspect="Content" ObjectID="_1665477996" r:id="rId217"/>
        </w:object>
      </w:r>
      <w:r w:rsidR="004040B7">
        <w:rPr>
          <w:rFonts w:hint="eastAsia"/>
          <w:lang w:eastAsia="zh-CN"/>
        </w:rPr>
        <w:t>索引查的。</w:t>
      </w:r>
    </w:p>
    <w:p w14:paraId="083E5EEB" w14:textId="77777777" w:rsidR="00E94152" w:rsidRDefault="00E94152" w:rsidP="00E94152">
      <w:pPr>
        <w:pStyle w:val="af7"/>
        <w:keepNext/>
        <w:jc w:val="center"/>
      </w:pPr>
      <w:bookmarkStart w:id="52" w:name="_Toc35510376"/>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2</w:t>
      </w:r>
      <w:r w:rsidR="0081569F">
        <w:fldChar w:fldCharType="end"/>
      </w:r>
      <w:r w:rsidRPr="001E5111">
        <w:rPr>
          <w:rFonts w:hint="eastAsia"/>
        </w:rPr>
        <w:t>设置</w:t>
      </w:r>
      <w:r w:rsidRPr="001E5111">
        <w:t xml:space="preserve"> LDPC lifting size</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51"/>
      </w:tblGrid>
      <w:tr w:rsidR="0044637D" w:rsidRPr="002625EB" w14:paraId="0D3B7FB0" w14:textId="77777777" w:rsidTr="00F47D43">
        <w:trPr>
          <w:jc w:val="center"/>
        </w:trPr>
        <w:tc>
          <w:tcPr>
            <w:tcW w:w="1620" w:type="dxa"/>
            <w:shd w:val="clear" w:color="auto" w:fill="E6E6E6"/>
            <w:vAlign w:val="center"/>
          </w:tcPr>
          <w:p w14:paraId="5BCC230E" w14:textId="77777777" w:rsidR="0044637D" w:rsidRPr="002625EB" w:rsidRDefault="0044637D" w:rsidP="004D5A93">
            <w:pPr>
              <w:rPr>
                <w:i/>
              </w:rPr>
            </w:pPr>
            <w:r w:rsidRPr="002625EB">
              <w:rPr>
                <w:i/>
              </w:rPr>
              <w:t>S</w:t>
            </w:r>
            <w:r w:rsidRPr="002625EB">
              <w:rPr>
                <w:rFonts w:hint="eastAsia"/>
                <w:i/>
              </w:rPr>
              <w:t>et index (</w:t>
            </w:r>
            <w:r w:rsidRPr="002625EB">
              <w:rPr>
                <w:position w:val="-12"/>
              </w:rPr>
              <w:object w:dxaOrig="300" w:dyaOrig="360" w14:anchorId="14BEC3FA">
                <v:shape id="_x0000_i1136" type="#_x0000_t75" style="width:14.4pt;height:17.1pt" o:ole="">
                  <v:imagedata r:id="rId102" o:title=""/>
                </v:shape>
                <o:OLEObject Type="Embed" ProgID="Equation.3" ShapeID="_x0000_i1136" DrawAspect="Content" ObjectID="_1665477997" r:id="rId218"/>
              </w:object>
            </w:r>
            <w:r w:rsidRPr="002625EB">
              <w:rPr>
                <w:rFonts w:hint="eastAsia"/>
                <w:i/>
              </w:rPr>
              <w:t xml:space="preserve">) </w:t>
            </w:r>
          </w:p>
        </w:tc>
        <w:tc>
          <w:tcPr>
            <w:tcW w:w="0" w:type="auto"/>
            <w:vAlign w:val="center"/>
          </w:tcPr>
          <w:p w14:paraId="4169A714" w14:textId="77777777" w:rsidR="0044637D" w:rsidRPr="002625EB" w:rsidRDefault="0044637D" w:rsidP="004D5A93">
            <w:pPr>
              <w:rPr>
                <w:i/>
              </w:rPr>
            </w:pPr>
            <w:r w:rsidRPr="002625EB">
              <w:rPr>
                <w:rFonts w:hint="eastAsia"/>
                <w:i/>
              </w:rPr>
              <w:t xml:space="preserve">Set of </w:t>
            </w:r>
            <w:r w:rsidRPr="002625EB">
              <w:rPr>
                <w:i/>
              </w:rPr>
              <w:t>lifting</w:t>
            </w:r>
            <w:r w:rsidRPr="002625EB">
              <w:rPr>
                <w:rFonts w:hint="eastAsia"/>
                <w:i/>
              </w:rPr>
              <w:t xml:space="preserve"> sizes (</w:t>
            </w:r>
            <w:r w:rsidRPr="002625EB">
              <w:rPr>
                <w:position w:val="-4"/>
              </w:rPr>
              <w:object w:dxaOrig="240" w:dyaOrig="260" w14:anchorId="7571141A">
                <v:shape id="_x0000_i1137" type="#_x0000_t75" style="width:11.4pt;height:11.4pt" o:ole="">
                  <v:imagedata r:id="rId104" o:title=""/>
                </v:shape>
                <o:OLEObject Type="Embed" ProgID="Equation.3" ShapeID="_x0000_i1137" DrawAspect="Content" ObjectID="_1665477998" r:id="rId219"/>
              </w:object>
            </w:r>
            <w:r w:rsidRPr="002625EB">
              <w:rPr>
                <w:rFonts w:hint="eastAsia"/>
                <w:i/>
              </w:rPr>
              <w:t>)</w:t>
            </w:r>
          </w:p>
        </w:tc>
      </w:tr>
      <w:tr w:rsidR="0044637D" w:rsidRPr="002625EB" w14:paraId="7B366C29" w14:textId="77777777" w:rsidTr="00F47D43">
        <w:trPr>
          <w:jc w:val="center"/>
        </w:trPr>
        <w:tc>
          <w:tcPr>
            <w:tcW w:w="1620" w:type="dxa"/>
            <w:shd w:val="clear" w:color="auto" w:fill="E6E6E6"/>
          </w:tcPr>
          <w:p w14:paraId="3E9E391C" w14:textId="77777777" w:rsidR="0044637D" w:rsidRPr="002625EB" w:rsidRDefault="0044637D" w:rsidP="004D5A93">
            <w:r w:rsidRPr="002625EB">
              <w:rPr>
                <w:rFonts w:hint="eastAsia"/>
              </w:rPr>
              <w:t>0</w:t>
            </w:r>
          </w:p>
        </w:tc>
        <w:tc>
          <w:tcPr>
            <w:tcW w:w="0" w:type="auto"/>
          </w:tcPr>
          <w:p w14:paraId="5701CD86" w14:textId="77777777" w:rsidR="0044637D" w:rsidRPr="002625EB" w:rsidRDefault="0044637D" w:rsidP="004D5A93">
            <w:r w:rsidRPr="002625EB">
              <w:rPr>
                <w:rFonts w:hint="eastAsia"/>
              </w:rPr>
              <w:t>{2, 4, 8, 16, 32, 64, 128, 256}</w:t>
            </w:r>
          </w:p>
        </w:tc>
      </w:tr>
      <w:tr w:rsidR="0044637D" w:rsidRPr="002625EB" w14:paraId="1A3795D9" w14:textId="77777777" w:rsidTr="00F47D43">
        <w:trPr>
          <w:jc w:val="center"/>
        </w:trPr>
        <w:tc>
          <w:tcPr>
            <w:tcW w:w="1620" w:type="dxa"/>
            <w:shd w:val="clear" w:color="auto" w:fill="E6E6E6"/>
          </w:tcPr>
          <w:p w14:paraId="71E062F8" w14:textId="77777777" w:rsidR="0044637D" w:rsidRPr="002625EB" w:rsidRDefault="0044637D" w:rsidP="004D5A93">
            <w:r w:rsidRPr="002625EB">
              <w:rPr>
                <w:rFonts w:hint="eastAsia"/>
              </w:rPr>
              <w:t>1</w:t>
            </w:r>
          </w:p>
        </w:tc>
        <w:tc>
          <w:tcPr>
            <w:tcW w:w="0" w:type="auto"/>
          </w:tcPr>
          <w:p w14:paraId="4841AA85" w14:textId="77777777" w:rsidR="0044637D" w:rsidRPr="002625EB" w:rsidRDefault="0044637D" w:rsidP="004D5A93">
            <w:r w:rsidRPr="002625EB">
              <w:rPr>
                <w:rFonts w:hint="eastAsia"/>
              </w:rPr>
              <w:t xml:space="preserve">{3, 6, </w:t>
            </w:r>
            <w:r w:rsidRPr="002625EB">
              <w:t>12</w:t>
            </w:r>
            <w:r w:rsidRPr="002625EB">
              <w:rPr>
                <w:rFonts w:hint="eastAsia"/>
              </w:rPr>
              <w:t>, 24, 48, 96, 192, 384}</w:t>
            </w:r>
          </w:p>
        </w:tc>
      </w:tr>
      <w:tr w:rsidR="0044637D" w:rsidRPr="002625EB" w14:paraId="7EAB0E02" w14:textId="77777777" w:rsidTr="00F47D43">
        <w:trPr>
          <w:jc w:val="center"/>
        </w:trPr>
        <w:tc>
          <w:tcPr>
            <w:tcW w:w="1620" w:type="dxa"/>
            <w:shd w:val="clear" w:color="auto" w:fill="E6E6E6"/>
          </w:tcPr>
          <w:p w14:paraId="617C5E07" w14:textId="77777777" w:rsidR="0044637D" w:rsidRPr="002625EB" w:rsidRDefault="0044637D" w:rsidP="004D5A93">
            <w:r w:rsidRPr="002625EB">
              <w:rPr>
                <w:rFonts w:hint="eastAsia"/>
              </w:rPr>
              <w:t>2</w:t>
            </w:r>
          </w:p>
        </w:tc>
        <w:tc>
          <w:tcPr>
            <w:tcW w:w="0" w:type="auto"/>
          </w:tcPr>
          <w:p w14:paraId="7B301538" w14:textId="77777777" w:rsidR="0044637D" w:rsidRPr="002625EB" w:rsidRDefault="0044637D" w:rsidP="004D5A93">
            <w:r w:rsidRPr="002625EB">
              <w:rPr>
                <w:rFonts w:hint="eastAsia"/>
              </w:rPr>
              <w:t>{5, 10, 20, 40, 80, 160, 320}</w:t>
            </w:r>
          </w:p>
        </w:tc>
      </w:tr>
      <w:tr w:rsidR="0044637D" w:rsidRPr="002625EB" w14:paraId="02EFFE20" w14:textId="77777777" w:rsidTr="00F47D43">
        <w:trPr>
          <w:jc w:val="center"/>
        </w:trPr>
        <w:tc>
          <w:tcPr>
            <w:tcW w:w="1620" w:type="dxa"/>
            <w:shd w:val="clear" w:color="auto" w:fill="E6E6E6"/>
          </w:tcPr>
          <w:p w14:paraId="03456EEC" w14:textId="77777777" w:rsidR="0044637D" w:rsidRPr="002625EB" w:rsidRDefault="0044637D" w:rsidP="004D5A93">
            <w:r w:rsidRPr="002625EB">
              <w:rPr>
                <w:rFonts w:hint="eastAsia"/>
              </w:rPr>
              <w:t>3</w:t>
            </w:r>
          </w:p>
        </w:tc>
        <w:tc>
          <w:tcPr>
            <w:tcW w:w="0" w:type="auto"/>
          </w:tcPr>
          <w:p w14:paraId="19BD0185" w14:textId="77777777" w:rsidR="0044637D" w:rsidRPr="002625EB" w:rsidRDefault="0044637D" w:rsidP="004D5A93">
            <w:r w:rsidRPr="002625EB">
              <w:rPr>
                <w:rFonts w:hint="eastAsia"/>
              </w:rPr>
              <w:t>{7, 14, 28, 56, 112, 224}</w:t>
            </w:r>
          </w:p>
        </w:tc>
      </w:tr>
      <w:tr w:rsidR="0044637D" w:rsidRPr="002625EB" w14:paraId="09FF0F2E" w14:textId="77777777" w:rsidTr="00F47D43">
        <w:trPr>
          <w:jc w:val="center"/>
        </w:trPr>
        <w:tc>
          <w:tcPr>
            <w:tcW w:w="1620" w:type="dxa"/>
            <w:shd w:val="clear" w:color="auto" w:fill="E6E6E6"/>
          </w:tcPr>
          <w:p w14:paraId="4BF4BB96" w14:textId="77777777" w:rsidR="0044637D" w:rsidRPr="002625EB" w:rsidRDefault="0044637D" w:rsidP="004D5A93">
            <w:r w:rsidRPr="002625EB">
              <w:rPr>
                <w:rFonts w:hint="eastAsia"/>
              </w:rPr>
              <w:t>4</w:t>
            </w:r>
          </w:p>
        </w:tc>
        <w:tc>
          <w:tcPr>
            <w:tcW w:w="0" w:type="auto"/>
          </w:tcPr>
          <w:p w14:paraId="06CD388C" w14:textId="77777777" w:rsidR="0044637D" w:rsidRPr="002625EB" w:rsidRDefault="0044637D" w:rsidP="004D5A93">
            <w:r w:rsidRPr="002625EB">
              <w:rPr>
                <w:rFonts w:hint="eastAsia"/>
              </w:rPr>
              <w:t>{9, 18, 36, 72, 144, 288}</w:t>
            </w:r>
          </w:p>
        </w:tc>
      </w:tr>
      <w:tr w:rsidR="0044637D" w:rsidRPr="002625EB" w14:paraId="0B2A8336" w14:textId="77777777" w:rsidTr="00F47D43">
        <w:trPr>
          <w:jc w:val="center"/>
        </w:trPr>
        <w:tc>
          <w:tcPr>
            <w:tcW w:w="1620" w:type="dxa"/>
            <w:shd w:val="clear" w:color="auto" w:fill="E6E6E6"/>
          </w:tcPr>
          <w:p w14:paraId="18F613A8" w14:textId="77777777" w:rsidR="0044637D" w:rsidRPr="002625EB" w:rsidRDefault="0044637D" w:rsidP="004D5A93">
            <w:r w:rsidRPr="002625EB">
              <w:rPr>
                <w:rFonts w:hint="eastAsia"/>
              </w:rPr>
              <w:t>5</w:t>
            </w:r>
          </w:p>
        </w:tc>
        <w:tc>
          <w:tcPr>
            <w:tcW w:w="0" w:type="auto"/>
          </w:tcPr>
          <w:p w14:paraId="335CD37F" w14:textId="77777777" w:rsidR="0044637D" w:rsidRPr="002625EB" w:rsidRDefault="0044637D" w:rsidP="004D5A93">
            <w:r w:rsidRPr="002625EB">
              <w:rPr>
                <w:rFonts w:hint="eastAsia"/>
              </w:rPr>
              <w:t>{11, 22, 44, 88, 176, 352}</w:t>
            </w:r>
          </w:p>
        </w:tc>
      </w:tr>
      <w:tr w:rsidR="0044637D" w:rsidRPr="002625EB" w14:paraId="691F18DE" w14:textId="77777777" w:rsidTr="00F47D43">
        <w:trPr>
          <w:jc w:val="center"/>
        </w:trPr>
        <w:tc>
          <w:tcPr>
            <w:tcW w:w="1620" w:type="dxa"/>
            <w:shd w:val="clear" w:color="auto" w:fill="E6E6E6"/>
          </w:tcPr>
          <w:p w14:paraId="78F85A72" w14:textId="77777777" w:rsidR="0044637D" w:rsidRPr="002625EB" w:rsidRDefault="0044637D" w:rsidP="004D5A93">
            <w:r w:rsidRPr="002625EB">
              <w:rPr>
                <w:rFonts w:hint="eastAsia"/>
              </w:rPr>
              <w:t>6</w:t>
            </w:r>
          </w:p>
        </w:tc>
        <w:tc>
          <w:tcPr>
            <w:tcW w:w="0" w:type="auto"/>
          </w:tcPr>
          <w:p w14:paraId="6AB2D194" w14:textId="77777777" w:rsidR="0044637D" w:rsidRPr="002625EB" w:rsidRDefault="0044637D" w:rsidP="004D5A93">
            <w:r w:rsidRPr="002625EB">
              <w:rPr>
                <w:rFonts w:hint="eastAsia"/>
              </w:rPr>
              <w:t>{13, 26, 52, 104, 208}</w:t>
            </w:r>
          </w:p>
        </w:tc>
      </w:tr>
      <w:tr w:rsidR="0044637D" w:rsidRPr="002625EB" w14:paraId="2EE9BCC5" w14:textId="77777777" w:rsidTr="00F47D43">
        <w:trPr>
          <w:jc w:val="center"/>
        </w:trPr>
        <w:tc>
          <w:tcPr>
            <w:tcW w:w="1620" w:type="dxa"/>
            <w:shd w:val="clear" w:color="auto" w:fill="E6E6E6"/>
          </w:tcPr>
          <w:p w14:paraId="6909F162" w14:textId="77777777" w:rsidR="0044637D" w:rsidRPr="002625EB" w:rsidRDefault="0044637D" w:rsidP="004D5A93">
            <w:r w:rsidRPr="002625EB">
              <w:rPr>
                <w:rFonts w:hint="eastAsia"/>
              </w:rPr>
              <w:t>7</w:t>
            </w:r>
          </w:p>
        </w:tc>
        <w:tc>
          <w:tcPr>
            <w:tcW w:w="0" w:type="auto"/>
          </w:tcPr>
          <w:p w14:paraId="3D7E3CA8" w14:textId="77777777" w:rsidR="0044637D" w:rsidRPr="002625EB" w:rsidRDefault="0044637D" w:rsidP="004D5A93">
            <w:r w:rsidRPr="002625EB">
              <w:rPr>
                <w:rFonts w:hint="eastAsia"/>
              </w:rPr>
              <w:t>{15, 30, 60, 120,</w:t>
            </w:r>
            <w:r w:rsidRPr="002625EB">
              <w:t xml:space="preserve"> 2</w:t>
            </w:r>
            <w:r w:rsidRPr="002625EB">
              <w:rPr>
                <w:rFonts w:hint="eastAsia"/>
              </w:rPr>
              <w:t>40}</w:t>
            </w:r>
          </w:p>
        </w:tc>
      </w:tr>
    </w:tbl>
    <w:p w14:paraId="57FB8CD5" w14:textId="77777777" w:rsidR="0098549A" w:rsidRDefault="0098549A" w:rsidP="004D5A93">
      <w:pPr>
        <w:rPr>
          <w:rFonts w:ascii="Times New Roman" w:eastAsia="宋体" w:hAnsi="Times New Roman" w:cs="Times New Roman"/>
          <w:kern w:val="0"/>
          <w:sz w:val="20"/>
          <w:szCs w:val="20"/>
          <w:lang w:val="en-GB" w:eastAsia="en-US"/>
        </w:rPr>
      </w:pPr>
    </w:p>
    <w:p w14:paraId="6856BB37" w14:textId="77777777" w:rsidR="00FC5E85" w:rsidRDefault="0098549A" w:rsidP="004D5A93">
      <w:r>
        <w:br w:type="page"/>
      </w:r>
      <w:r w:rsidR="00D71137" w:rsidRPr="00D71137">
        <w:rPr>
          <w:noProof/>
        </w:rPr>
        <w:lastRenderedPageBreak/>
        <w:drawing>
          <wp:inline distT="0" distB="0" distL="0" distR="0" wp14:anchorId="0E1D11D3" wp14:editId="0C41802E">
            <wp:extent cx="5274310" cy="388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3883000"/>
                    </a:xfrm>
                    <a:prstGeom prst="rect">
                      <a:avLst/>
                    </a:prstGeom>
                    <a:noFill/>
                    <a:ln>
                      <a:noFill/>
                    </a:ln>
                  </pic:spPr>
                </pic:pic>
              </a:graphicData>
            </a:graphic>
          </wp:inline>
        </w:drawing>
      </w:r>
      <w:r w:rsidR="00D71137" w:rsidRPr="00D71137">
        <w:rPr>
          <w:noProof/>
        </w:rPr>
        <w:drawing>
          <wp:inline distT="0" distB="0" distL="0" distR="0" wp14:anchorId="47DF24D9" wp14:editId="56958541">
            <wp:extent cx="5274310" cy="41737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4173711"/>
                    </a:xfrm>
                    <a:prstGeom prst="rect">
                      <a:avLst/>
                    </a:prstGeom>
                    <a:noFill/>
                    <a:ln>
                      <a:noFill/>
                    </a:ln>
                  </pic:spPr>
                </pic:pic>
              </a:graphicData>
            </a:graphic>
          </wp:inline>
        </w:drawing>
      </w:r>
      <w:r w:rsidR="00D71137" w:rsidRPr="00D71137">
        <w:rPr>
          <w:noProof/>
        </w:rPr>
        <w:lastRenderedPageBreak/>
        <w:drawing>
          <wp:inline distT="0" distB="0" distL="0" distR="0" wp14:anchorId="4125E215" wp14:editId="655F26CE">
            <wp:extent cx="5274310" cy="4749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4749929"/>
                    </a:xfrm>
                    <a:prstGeom prst="rect">
                      <a:avLst/>
                    </a:prstGeom>
                    <a:noFill/>
                    <a:ln>
                      <a:noFill/>
                    </a:ln>
                  </pic:spPr>
                </pic:pic>
              </a:graphicData>
            </a:graphic>
          </wp:inline>
        </w:drawing>
      </w:r>
      <w:r w:rsidR="00D71137" w:rsidRPr="00D71137">
        <w:rPr>
          <w:noProof/>
        </w:rPr>
        <w:drawing>
          <wp:inline distT="0" distB="0" distL="0" distR="0" wp14:anchorId="0E608B40" wp14:editId="28CAC4A2">
            <wp:extent cx="5274310" cy="190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1909966"/>
                    </a:xfrm>
                    <a:prstGeom prst="rect">
                      <a:avLst/>
                    </a:prstGeom>
                    <a:noFill/>
                    <a:ln>
                      <a:noFill/>
                    </a:ln>
                  </pic:spPr>
                </pic:pic>
              </a:graphicData>
            </a:graphic>
          </wp:inline>
        </w:drawing>
      </w:r>
    </w:p>
    <w:p w14:paraId="62592623" w14:textId="65F32B71" w:rsidR="0098549A" w:rsidRDefault="00DB727A" w:rsidP="00DB727A">
      <w:pPr>
        <w:pStyle w:val="af7"/>
        <w:jc w:val="center"/>
      </w:pPr>
      <w:bookmarkStart w:id="53" w:name="_Toc3551033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w:t>
      </w:r>
      <w:r w:rsidR="0081569F">
        <w:fldChar w:fldCharType="end"/>
      </w:r>
      <w:r w:rsidRPr="00923DD1">
        <w:rPr>
          <w:rFonts w:hint="eastAsia"/>
        </w:rPr>
        <w:t>基图</w:t>
      </w:r>
      <w:r w:rsidRPr="00923DD1">
        <w:t xml:space="preserve">1 ( HBG) </w:t>
      </w:r>
      <w:r w:rsidRPr="00923DD1">
        <w:t>和它的校验矩阵</w:t>
      </w:r>
      <w:r w:rsidRPr="00923DD1">
        <w:t>(Vi,j )</w:t>
      </w:r>
      <w:bookmarkEnd w:id="53"/>
    </w:p>
    <w:p w14:paraId="111901E8" w14:textId="77777777" w:rsidR="00EA45C1" w:rsidRDefault="00AE2CE2" w:rsidP="00EA45C1">
      <w:pPr>
        <w:keepNext/>
        <w:widowControl/>
        <w:jc w:val="left"/>
      </w:pPr>
      <w:r w:rsidRPr="00AE2CE2">
        <w:rPr>
          <w:b/>
          <w:bCs/>
          <w:noProof/>
          <w:kern w:val="44"/>
          <w:sz w:val="44"/>
          <w:szCs w:val="44"/>
        </w:rPr>
        <w:lastRenderedPageBreak/>
        <w:drawing>
          <wp:inline distT="0" distB="0" distL="0" distR="0" wp14:anchorId="05E63F0A" wp14:editId="6D0D2158">
            <wp:extent cx="5274310" cy="4082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4082725"/>
                    </a:xfrm>
                    <a:prstGeom prst="rect">
                      <a:avLst/>
                    </a:prstGeom>
                    <a:noFill/>
                    <a:ln>
                      <a:noFill/>
                    </a:ln>
                  </pic:spPr>
                </pic:pic>
              </a:graphicData>
            </a:graphic>
          </wp:inline>
        </w:drawing>
      </w:r>
      <w:r w:rsidRPr="00AE2CE2">
        <w:rPr>
          <w:b/>
          <w:bCs/>
          <w:kern w:val="44"/>
          <w:sz w:val="44"/>
          <w:szCs w:val="44"/>
        </w:rPr>
        <w:t xml:space="preserve"> </w:t>
      </w:r>
      <w:r w:rsidRPr="00AE2CE2">
        <w:rPr>
          <w:b/>
          <w:bCs/>
          <w:noProof/>
          <w:kern w:val="44"/>
          <w:sz w:val="44"/>
          <w:szCs w:val="44"/>
        </w:rPr>
        <w:drawing>
          <wp:inline distT="0" distB="0" distL="0" distR="0" wp14:anchorId="2BC52E72" wp14:editId="4693A075">
            <wp:extent cx="5274310" cy="3950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3950029"/>
                    </a:xfrm>
                    <a:prstGeom prst="rect">
                      <a:avLst/>
                    </a:prstGeom>
                    <a:noFill/>
                    <a:ln>
                      <a:noFill/>
                    </a:ln>
                  </pic:spPr>
                </pic:pic>
              </a:graphicData>
            </a:graphic>
          </wp:inline>
        </w:drawing>
      </w:r>
      <w:r w:rsidR="004C1F83" w:rsidRPr="004C1F83">
        <w:rPr>
          <w:b/>
          <w:bCs/>
          <w:kern w:val="44"/>
          <w:sz w:val="44"/>
          <w:szCs w:val="44"/>
        </w:rPr>
        <w:t xml:space="preserve"> </w:t>
      </w:r>
      <w:r w:rsidR="004C1F83" w:rsidRPr="004C1F83">
        <w:rPr>
          <w:b/>
          <w:bCs/>
          <w:noProof/>
          <w:kern w:val="44"/>
          <w:sz w:val="44"/>
          <w:szCs w:val="44"/>
        </w:rPr>
        <w:lastRenderedPageBreak/>
        <w:drawing>
          <wp:inline distT="0" distB="0" distL="0" distR="0" wp14:anchorId="287F8890" wp14:editId="3FA6D0E8">
            <wp:extent cx="5274310" cy="1389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274310" cy="1389469"/>
                    </a:xfrm>
                    <a:prstGeom prst="rect">
                      <a:avLst/>
                    </a:prstGeom>
                    <a:noFill/>
                    <a:ln>
                      <a:noFill/>
                    </a:ln>
                  </pic:spPr>
                </pic:pic>
              </a:graphicData>
            </a:graphic>
          </wp:inline>
        </w:drawing>
      </w:r>
    </w:p>
    <w:p w14:paraId="076AD80F" w14:textId="00A75D66" w:rsidR="00EA45C1" w:rsidRDefault="00DB727A" w:rsidP="00DB727A">
      <w:pPr>
        <w:pStyle w:val="af7"/>
        <w:jc w:val="center"/>
        <w:rPr>
          <w:rFonts w:ascii="Times New Roman" w:eastAsia="宋体" w:hAnsi="Times New Roman" w:cs="Times New Roman"/>
          <w:kern w:val="0"/>
          <w:lang w:val="en-GB"/>
        </w:rPr>
      </w:pPr>
      <w:bookmarkStart w:id="54" w:name="_Toc3551033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5</w:t>
      </w:r>
      <w:r w:rsidR="0081569F">
        <w:fldChar w:fldCharType="end"/>
      </w:r>
      <w:r w:rsidRPr="00F34A5C">
        <w:t xml:space="preserve">LDPC </w:t>
      </w:r>
      <w:r w:rsidRPr="00F34A5C">
        <w:t>基图</w:t>
      </w:r>
      <w:r w:rsidRPr="00F34A5C">
        <w:t xml:space="preserve"> 2 (</w:t>
      </w:r>
      <w:r w:rsidR="00FD6BEA" w:rsidRPr="00923DD1">
        <w:t>HBG</w:t>
      </w:r>
      <w:r w:rsidRPr="00F34A5C">
        <w:t xml:space="preserve">) </w:t>
      </w:r>
      <w:r w:rsidRPr="00F34A5C">
        <w:t>和它的校验矩阵</w:t>
      </w:r>
      <w:r w:rsidRPr="00F34A5C">
        <w:t xml:space="preserve">( </w:t>
      </w:r>
      <w:r w:rsidR="00FD6BEA" w:rsidRPr="00923DD1">
        <w:t>Vi,j</w:t>
      </w:r>
      <w:r w:rsidRPr="00F34A5C">
        <w:t>)</w:t>
      </w:r>
      <w:bookmarkEnd w:id="54"/>
    </w:p>
    <w:p w14:paraId="28EF6276" w14:textId="77777777" w:rsidR="00FD3310" w:rsidRDefault="00FD3310">
      <w:pPr>
        <w:widowControl/>
        <w:jc w:val="left"/>
        <w:rPr>
          <w:rFonts w:asciiTheme="majorHAnsi" w:eastAsiaTheme="majorEastAsia" w:hAnsiTheme="majorHAnsi" w:cstheme="majorBidi"/>
          <w:b/>
          <w:bCs/>
          <w:sz w:val="32"/>
          <w:szCs w:val="32"/>
        </w:rPr>
      </w:pPr>
      <w:r>
        <w:br w:type="page"/>
      </w:r>
    </w:p>
    <w:p w14:paraId="02A10663" w14:textId="1B2C85CC" w:rsidR="009A7AE9" w:rsidRDefault="00FD3310" w:rsidP="00A45160">
      <w:pPr>
        <w:pStyle w:val="2"/>
        <w:numPr>
          <w:ilvl w:val="1"/>
          <w:numId w:val="1"/>
        </w:numPr>
      </w:pPr>
      <w:bookmarkStart w:id="55" w:name="_Toc35510276"/>
      <w:r>
        <w:rPr>
          <w:rFonts w:hint="eastAsia"/>
        </w:rPr>
        <w:lastRenderedPageBreak/>
        <w:t>RS</w:t>
      </w:r>
      <w:r>
        <w:rPr>
          <w:rFonts w:hint="eastAsia"/>
        </w:rPr>
        <w:t>纠错码</w:t>
      </w:r>
      <w:bookmarkEnd w:id="55"/>
    </w:p>
    <w:p w14:paraId="767EBC4F" w14:textId="77777777" w:rsidR="00CD504E" w:rsidRPr="00EB58C0" w:rsidRDefault="00346BB2" w:rsidP="009820C4">
      <w:r w:rsidRPr="00E2584D">
        <w:t>RS</w:t>
      </w:r>
      <w:r w:rsidRPr="00E2584D">
        <w:rPr>
          <w:rFonts w:hint="eastAsia"/>
        </w:rPr>
        <w:t>码</w:t>
      </w:r>
      <w:r w:rsidR="00CD504E" w:rsidRPr="00E2584D">
        <w:t>是基于有限域的一种编码算法，有限域又称为</w:t>
      </w:r>
      <w:r w:rsidR="00CD504E" w:rsidRPr="00E2584D">
        <w:t>Galois Field</w:t>
      </w:r>
      <w:r w:rsidR="00CD504E" w:rsidRPr="00E2584D">
        <w:t>，是以法国著名数学家伽罗华（</w:t>
      </w:r>
      <w:r w:rsidR="00CD504E" w:rsidRPr="00E2584D">
        <w:t>Galois</w:t>
      </w:r>
      <w:r w:rsidR="00CD504E" w:rsidRPr="00E2584D">
        <w:t>）命名的，</w:t>
      </w:r>
      <w:r w:rsidR="007F70D5" w:rsidRPr="00E2584D">
        <w:rPr>
          <w:rFonts w:cs="Times New Roman"/>
          <w:color w:val="000000"/>
          <w:lang w:bidi="en-US"/>
        </w:rPr>
        <w:t>RS</w:t>
      </w:r>
      <w:r w:rsidR="007F70D5" w:rsidRPr="00E2584D">
        <w:rPr>
          <w:color w:val="000000"/>
        </w:rPr>
        <w:t>码应用于许多前向差错控制</w:t>
      </w:r>
      <w:r w:rsidR="007F70D5" w:rsidRPr="00E2584D">
        <w:rPr>
          <w:rFonts w:cs="宋体" w:hint="eastAsia"/>
          <w:color w:val="000000"/>
          <w:lang w:bidi="en-US"/>
        </w:rPr>
        <w:t>（</w:t>
      </w:r>
      <w:r w:rsidR="007F70D5" w:rsidRPr="00E2584D">
        <w:rPr>
          <w:rFonts w:cs="Times New Roman"/>
          <w:color w:val="000000"/>
          <w:lang w:bidi="en-US"/>
        </w:rPr>
        <w:t>FEC</w:t>
      </w:r>
      <w:r w:rsidR="007F70D5" w:rsidRPr="00E2584D">
        <w:rPr>
          <w:rFonts w:cs="宋体" w:hint="eastAsia"/>
          <w:color w:val="000000"/>
          <w:lang w:bidi="en-US"/>
        </w:rPr>
        <w:t>）</w:t>
      </w:r>
      <w:r w:rsidR="007F70D5" w:rsidRPr="00E2584D">
        <w:rPr>
          <w:color w:val="000000"/>
        </w:rPr>
        <w:t>应用以及传输数据在接收之前受</w:t>
      </w:r>
      <w:r w:rsidR="007F70D5" w:rsidRPr="00EB58C0">
        <w:t>到错误干扰的系统，如通信系统</w:t>
      </w:r>
      <w:r w:rsidR="007F70D5" w:rsidRPr="00EB58C0">
        <w:rPr>
          <w:rFonts w:hint="eastAsia"/>
        </w:rPr>
        <w:t>，</w:t>
      </w:r>
      <w:r w:rsidR="00CD504E" w:rsidRPr="00EB58C0">
        <w:t>RS code</w:t>
      </w:r>
      <w:r w:rsidR="00CD504E" w:rsidRPr="00EB58C0">
        <w:t>的编解码定义如下：</w:t>
      </w:r>
      <w:r w:rsidR="00CD504E" w:rsidRPr="00EB58C0">
        <w:t xml:space="preserve">  </w:t>
      </w:r>
    </w:p>
    <w:p w14:paraId="770B1351" w14:textId="77777777" w:rsidR="009820C4" w:rsidRPr="00EB58C0" w:rsidRDefault="00CD504E" w:rsidP="009820C4">
      <w:r w:rsidRPr="00EB58C0">
        <w:rPr>
          <w:bCs/>
        </w:rPr>
        <w:t>编码：</w:t>
      </w:r>
      <w:r w:rsidRPr="00EB58C0">
        <w:t>给定</w:t>
      </w:r>
      <w:r w:rsidRPr="00EB58C0">
        <w:t>n</w:t>
      </w:r>
      <w:r w:rsidRPr="00EB58C0">
        <w:t>个数据块（</w:t>
      </w:r>
      <w:r w:rsidRPr="00EB58C0">
        <w:t>Data block</w:t>
      </w:r>
      <w:r w:rsidRPr="00EB58C0">
        <w:t>）</w:t>
      </w:r>
      <w:r w:rsidRPr="00EB58C0">
        <w:t>D</w:t>
      </w:r>
      <w:r w:rsidRPr="00EB58C0">
        <w:rPr>
          <w:vertAlign w:val="subscript"/>
        </w:rPr>
        <w:t>1</w:t>
      </w:r>
      <w:r w:rsidRPr="00EB58C0">
        <w:t>、</w:t>
      </w:r>
      <w:r w:rsidRPr="00EB58C0">
        <w:t>D</w:t>
      </w:r>
      <w:r w:rsidRPr="00EB58C0">
        <w:rPr>
          <w:vertAlign w:val="subscript"/>
        </w:rPr>
        <w:t>2</w:t>
      </w:r>
      <w:r w:rsidRPr="00EB58C0">
        <w:t>……D</w:t>
      </w:r>
      <w:r w:rsidRPr="00EB58C0">
        <w:rPr>
          <w:vertAlign w:val="subscript"/>
        </w:rPr>
        <w:t>n</w:t>
      </w:r>
      <w:r w:rsidRPr="00EB58C0">
        <w:t>，和一个正整数</w:t>
      </w:r>
      <w:r w:rsidRPr="00EB58C0">
        <w:t>m</w:t>
      </w:r>
      <w:r w:rsidRPr="00EB58C0">
        <w:t>，</w:t>
      </w:r>
      <w:r w:rsidRPr="00EB58C0">
        <w:t>RS</w:t>
      </w:r>
      <w:r w:rsidRPr="00EB58C0">
        <w:t>根据</w:t>
      </w:r>
      <w:r w:rsidRPr="00EB58C0">
        <w:t>n</w:t>
      </w:r>
      <w:r w:rsidRPr="00EB58C0">
        <w:t>个数据块生成</w:t>
      </w:r>
      <w:r w:rsidRPr="00EB58C0">
        <w:t>m</w:t>
      </w:r>
      <w:r w:rsidRPr="00EB58C0">
        <w:t>个编码块（</w:t>
      </w:r>
      <w:r w:rsidRPr="00EB58C0">
        <w:t>Code block</w:t>
      </w:r>
      <w:r w:rsidRPr="00EB58C0">
        <w:t>），</w:t>
      </w:r>
      <w:r w:rsidRPr="00EB58C0">
        <w:t>C</w:t>
      </w:r>
      <w:r w:rsidRPr="00EB58C0">
        <w:rPr>
          <w:vertAlign w:val="subscript"/>
        </w:rPr>
        <w:t>1</w:t>
      </w:r>
      <w:r w:rsidRPr="00EB58C0">
        <w:t>、</w:t>
      </w:r>
      <w:r w:rsidRPr="00EB58C0">
        <w:t>C</w:t>
      </w:r>
      <w:r w:rsidRPr="00EB58C0">
        <w:rPr>
          <w:vertAlign w:val="subscript"/>
        </w:rPr>
        <w:t>2</w:t>
      </w:r>
      <w:r w:rsidRPr="00EB58C0">
        <w:t>……C</w:t>
      </w:r>
      <w:r w:rsidRPr="00EB58C0">
        <w:rPr>
          <w:vertAlign w:val="subscript"/>
        </w:rPr>
        <w:t>m</w:t>
      </w:r>
      <w:r w:rsidRPr="00EB58C0">
        <w:t>。</w:t>
      </w:r>
    </w:p>
    <w:p w14:paraId="7EF0FB7D" w14:textId="77777777" w:rsidR="00CD504E" w:rsidRPr="00EB58C0" w:rsidRDefault="00CD504E" w:rsidP="009820C4">
      <w:r w:rsidRPr="00EB58C0">
        <w:rPr>
          <w:bCs/>
        </w:rPr>
        <w:t>解码：</w:t>
      </w:r>
      <w:r w:rsidRPr="00EB58C0">
        <w:t>对于任意的</w:t>
      </w:r>
      <w:r w:rsidRPr="00EB58C0">
        <w:t>n</w:t>
      </w:r>
      <w:r w:rsidRPr="00EB58C0">
        <w:t>和</w:t>
      </w:r>
      <w:r w:rsidRPr="00EB58C0">
        <w:t>m</w:t>
      </w:r>
      <w:r w:rsidRPr="00EB58C0">
        <w:t>，从</w:t>
      </w:r>
      <w:r w:rsidRPr="00EB58C0">
        <w:t>n</w:t>
      </w:r>
      <w:r w:rsidRPr="00EB58C0">
        <w:t>个原始数据块和</w:t>
      </w:r>
      <w:r w:rsidRPr="00EB58C0">
        <w:t>m</w:t>
      </w:r>
      <w:r w:rsidRPr="00EB58C0">
        <w:t>个编码块中任取</w:t>
      </w:r>
      <w:r w:rsidRPr="00EB58C0">
        <w:t>n</w:t>
      </w:r>
      <w:r w:rsidRPr="00EB58C0">
        <w:t>块就能解码出原始数据，即</w:t>
      </w:r>
      <w:r w:rsidRPr="00EB58C0">
        <w:t>RS</w:t>
      </w:r>
      <w:r w:rsidRPr="00EB58C0">
        <w:t>最多容忍</w:t>
      </w:r>
      <w:r w:rsidRPr="00EB58C0">
        <w:t>m</w:t>
      </w:r>
      <w:r w:rsidRPr="00EB58C0">
        <w:t>个数据块或者编码块同时丢失。</w:t>
      </w:r>
    </w:p>
    <w:p w14:paraId="7DECEE5B" w14:textId="77777777" w:rsidR="007F70D5" w:rsidRPr="00EB58C0" w:rsidRDefault="007F70D5" w:rsidP="009820C4">
      <w:pPr>
        <w:rPr>
          <w:bCs/>
        </w:rPr>
      </w:pPr>
      <w:r w:rsidRPr="00EB58C0">
        <w:rPr>
          <w:rFonts w:hint="eastAsia"/>
        </w:rPr>
        <w:t>本方案中</w:t>
      </w:r>
      <w:r w:rsidRPr="00EB58C0">
        <w:rPr>
          <w:rFonts w:hint="eastAsia"/>
        </w:rPr>
        <w:t>RS</w:t>
      </w:r>
      <w:r w:rsidRPr="00EB58C0">
        <w:rPr>
          <w:rFonts w:hint="eastAsia"/>
          <w:bCs/>
        </w:rPr>
        <w:t>纠错码的硬件设计，采用</w:t>
      </w:r>
      <w:r w:rsidRPr="00EB58C0">
        <w:rPr>
          <w:rFonts w:hint="eastAsia"/>
          <w:bCs/>
        </w:rPr>
        <w:t>xilinx</w:t>
      </w:r>
      <w:r w:rsidR="00493229" w:rsidRPr="00EB58C0">
        <w:rPr>
          <w:bCs/>
        </w:rPr>
        <w:t xml:space="preserve"> </w:t>
      </w:r>
      <w:r w:rsidRPr="00EB58C0">
        <w:rPr>
          <w:rFonts w:hint="eastAsia"/>
          <w:bCs/>
        </w:rPr>
        <w:t>IP</w:t>
      </w:r>
      <w:r w:rsidRPr="00EB58C0">
        <w:rPr>
          <w:bCs/>
        </w:rPr>
        <w:t xml:space="preserve"> </w:t>
      </w:r>
      <w:r w:rsidRPr="00EB58C0">
        <w:rPr>
          <w:rFonts w:hint="eastAsia"/>
          <w:bCs/>
        </w:rPr>
        <w:t>core</w:t>
      </w:r>
      <w:r w:rsidRPr="00EB58C0">
        <w:rPr>
          <w:rFonts w:hint="eastAsia"/>
          <w:bCs/>
        </w:rPr>
        <w:t>实现，详细使用方法参照《</w:t>
      </w:r>
      <w:r w:rsidRPr="00EB58C0">
        <w:rPr>
          <w:bCs/>
        </w:rPr>
        <w:t>Reed-Solomon Encoder v9.0</w:t>
      </w:r>
      <w:r w:rsidRPr="00EB58C0">
        <w:rPr>
          <w:rFonts w:hint="eastAsia"/>
          <w:bCs/>
        </w:rPr>
        <w:t xml:space="preserve"> </w:t>
      </w:r>
      <w:r w:rsidRPr="00EB58C0">
        <w:rPr>
          <w:bCs/>
        </w:rPr>
        <w:t>LogiCORE IP Product Guide</w:t>
      </w:r>
      <w:r w:rsidRPr="00EB58C0">
        <w:rPr>
          <w:rFonts w:hint="eastAsia"/>
          <w:bCs/>
        </w:rPr>
        <w:t>.</w:t>
      </w:r>
      <w:r w:rsidRPr="00EB58C0">
        <w:rPr>
          <w:bCs/>
        </w:rPr>
        <w:t>PG025</w:t>
      </w:r>
      <w:r w:rsidRPr="00EB58C0">
        <w:rPr>
          <w:rFonts w:hint="eastAsia"/>
          <w:bCs/>
        </w:rPr>
        <w:t>》和</w:t>
      </w:r>
      <w:r w:rsidR="002A446C" w:rsidRPr="00EB58C0">
        <w:rPr>
          <w:rFonts w:hint="eastAsia"/>
          <w:bCs/>
        </w:rPr>
        <w:t>《</w:t>
      </w:r>
      <w:r w:rsidR="002A446C" w:rsidRPr="00EB58C0">
        <w:rPr>
          <w:bCs/>
        </w:rPr>
        <w:t>Reed-Solomon Decoder v9.0</w:t>
      </w:r>
      <w:r w:rsidR="002A446C" w:rsidRPr="00EB58C0">
        <w:rPr>
          <w:rFonts w:hint="eastAsia"/>
          <w:bCs/>
        </w:rPr>
        <w:t xml:space="preserve"> </w:t>
      </w:r>
      <w:r w:rsidR="002A446C" w:rsidRPr="00EB58C0">
        <w:rPr>
          <w:bCs/>
        </w:rPr>
        <w:t>LogiCORE IP Product Guide</w:t>
      </w:r>
      <w:r w:rsidR="002A446C" w:rsidRPr="00EB58C0">
        <w:rPr>
          <w:rFonts w:hint="eastAsia"/>
          <w:bCs/>
        </w:rPr>
        <w:t>.</w:t>
      </w:r>
      <w:r w:rsidR="002A446C" w:rsidRPr="00EB58C0">
        <w:rPr>
          <w:bCs/>
        </w:rPr>
        <w:t>PG107</w:t>
      </w:r>
      <w:r w:rsidR="002A446C" w:rsidRPr="00EB58C0">
        <w:rPr>
          <w:rFonts w:hint="eastAsia"/>
          <w:bCs/>
        </w:rPr>
        <w:t>》</w:t>
      </w:r>
    </w:p>
    <w:p w14:paraId="05811452" w14:textId="283F2169" w:rsidR="00887B44" w:rsidRPr="00EB58C0" w:rsidRDefault="003D5692" w:rsidP="001315D8">
      <w:r w:rsidRPr="00EB58C0">
        <w:rPr>
          <w:rFonts w:hint="eastAsia"/>
        </w:rPr>
        <w:t>本方案中符号宽度设置为</w:t>
      </w:r>
      <w:r w:rsidRPr="00EB58C0">
        <w:rPr>
          <w:rFonts w:hint="eastAsia"/>
        </w:rPr>
        <w:t>8</w:t>
      </w:r>
      <w:r w:rsidRPr="00EB58C0">
        <w:rPr>
          <w:rFonts w:hint="eastAsia"/>
        </w:rPr>
        <w:t>，有效信息长度</w:t>
      </w:r>
      <w:r w:rsidRPr="00EB58C0">
        <w:rPr>
          <w:rFonts w:hint="eastAsia"/>
        </w:rPr>
        <w:t>k</w:t>
      </w:r>
      <w:r w:rsidRPr="00EB58C0">
        <w:rPr>
          <w:rFonts w:hint="eastAsia"/>
        </w:rPr>
        <w:t>设置为</w:t>
      </w:r>
      <w:r w:rsidR="00887B44" w:rsidRPr="00EB58C0">
        <w:rPr>
          <w:rFonts w:hint="eastAsia"/>
        </w:rPr>
        <w:t>239</w:t>
      </w:r>
      <w:r w:rsidRPr="00EB58C0">
        <w:rPr>
          <w:rFonts w:hint="eastAsia"/>
        </w:rPr>
        <w:t>，校验符号（</w:t>
      </w:r>
      <w:r w:rsidRPr="00EB58C0">
        <w:rPr>
          <w:rFonts w:hint="eastAsia"/>
        </w:rPr>
        <w:t>n-k</w:t>
      </w:r>
      <w:r w:rsidRPr="00EB58C0">
        <w:rPr>
          <w:rFonts w:hint="eastAsia"/>
        </w:rPr>
        <w:t>）设定为</w:t>
      </w:r>
      <w:r w:rsidR="00887B44" w:rsidRPr="00EB58C0">
        <w:rPr>
          <w:rFonts w:hint="eastAsia"/>
        </w:rPr>
        <w:t>16</w:t>
      </w:r>
      <w:r w:rsidR="00887B44" w:rsidRPr="00EB58C0">
        <w:rPr>
          <w:rFonts w:hint="eastAsia"/>
        </w:rPr>
        <w:t>，即采用</w:t>
      </w:r>
      <w:r w:rsidR="00887B44" w:rsidRPr="00EB58C0">
        <w:rPr>
          <w:rFonts w:hint="eastAsia"/>
        </w:rPr>
        <w:t>RS</w:t>
      </w:r>
      <w:r w:rsidR="00F55A69" w:rsidRPr="00EB58C0">
        <w:rPr>
          <w:rFonts w:hint="eastAsia"/>
        </w:rPr>
        <w:t>(</w:t>
      </w:r>
      <w:r w:rsidR="00887B44" w:rsidRPr="00EB58C0">
        <w:rPr>
          <w:rFonts w:hint="eastAsia"/>
        </w:rPr>
        <w:t>255</w:t>
      </w:r>
      <w:r w:rsidR="00CB3C58" w:rsidRPr="00EB58C0">
        <w:t>,</w:t>
      </w:r>
      <w:r w:rsidR="00887B44" w:rsidRPr="00EB58C0">
        <w:rPr>
          <w:rFonts w:hint="eastAsia"/>
        </w:rPr>
        <w:t>239</w:t>
      </w:r>
      <w:r w:rsidR="00F55A69" w:rsidRPr="00EB58C0">
        <w:rPr>
          <w:rFonts w:hint="eastAsia"/>
        </w:rPr>
        <w:t>)</w:t>
      </w:r>
      <w:r w:rsidR="00EB58C0" w:rsidRPr="00EB58C0">
        <w:rPr>
          <w:rFonts w:hint="eastAsia"/>
        </w:rPr>
        <w:t>模式</w:t>
      </w:r>
      <w:r w:rsidR="00887B44" w:rsidRPr="00EB58C0">
        <w:rPr>
          <w:rFonts w:hint="eastAsia"/>
        </w:rPr>
        <w:t>。</w:t>
      </w:r>
    </w:p>
    <w:p w14:paraId="43F5399F" w14:textId="41E7F408" w:rsidR="00CD504E" w:rsidRDefault="00281BA9" w:rsidP="00A45160">
      <w:pPr>
        <w:pStyle w:val="3"/>
        <w:numPr>
          <w:ilvl w:val="2"/>
          <w:numId w:val="1"/>
        </w:numPr>
      </w:pPr>
      <w:bookmarkStart w:id="56" w:name="_Toc35510277"/>
      <w:r>
        <w:rPr>
          <w:rFonts w:hint="eastAsia"/>
        </w:rPr>
        <w:t>RS</w:t>
      </w:r>
      <w:r>
        <w:rPr>
          <w:rFonts w:hint="eastAsia"/>
        </w:rPr>
        <w:t>编码</w:t>
      </w:r>
      <w:bookmarkEnd w:id="56"/>
    </w:p>
    <w:p w14:paraId="31B06C91" w14:textId="77777777" w:rsidR="009F08B5" w:rsidRPr="009F08B5" w:rsidRDefault="009F08B5" w:rsidP="00A45160">
      <w:pPr>
        <w:pStyle w:val="4"/>
        <w:numPr>
          <w:ilvl w:val="3"/>
          <w:numId w:val="1"/>
        </w:numPr>
      </w:pPr>
      <w:r>
        <w:rPr>
          <w:rFonts w:hint="eastAsia"/>
        </w:rPr>
        <w:t>RS</w:t>
      </w:r>
      <w:r>
        <w:rPr>
          <w:rFonts w:hint="eastAsia"/>
        </w:rPr>
        <w:t>编码原理</w:t>
      </w:r>
    </w:p>
    <w:p w14:paraId="5841CE6A" w14:textId="77952096" w:rsidR="00E44CDE" w:rsidRPr="00E44CDE" w:rsidRDefault="00E44CDE" w:rsidP="00E44CDE">
      <w:r w:rsidRPr="00E44CDE">
        <w:rPr>
          <w:rFonts w:ascii="Times New Roman" w:eastAsia="Times New Roman" w:hAnsi="Times New Roman" w:cs="Times New Roman"/>
          <w:lang w:bidi="en-US"/>
        </w:rPr>
        <w:t>RS</w:t>
      </w:r>
      <w:r w:rsidRPr="00E44CDE">
        <w:t>码是线性分组码，通常用</w:t>
      </w:r>
      <w:r w:rsidRPr="00E44CDE">
        <w:rPr>
          <w:rFonts w:hint="eastAsia"/>
        </w:rPr>
        <w:t>(</w:t>
      </w:r>
      <w:r w:rsidRPr="00E44CDE">
        <w:t>n,k)</w:t>
      </w:r>
      <w:r w:rsidRPr="00E44CDE">
        <w:t>码表示，其中</w:t>
      </w:r>
      <w:r w:rsidRPr="00E44CDE">
        <w:t>n</w:t>
      </w:r>
      <w:r w:rsidRPr="00E44CDE">
        <w:t>是码块中符号总数，</w:t>
      </w:r>
      <w:r w:rsidRPr="00E44CDE">
        <w:rPr>
          <w:rFonts w:hint="eastAsia"/>
        </w:rPr>
        <w:t>k</w:t>
      </w:r>
      <w:r w:rsidRPr="00E44CDE">
        <w:t>是信息符号或数据符号数。</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核生成系统码，完整的码块由</w:t>
      </w:r>
      <w:r w:rsidRPr="00E44CDE">
        <w:rPr>
          <w:iCs/>
          <w:lang w:bidi="en-US"/>
        </w:rPr>
        <w:t>k</w:t>
      </w:r>
      <w:r w:rsidRPr="00E44CDE">
        <w:t>个信息符号和（</w:t>
      </w:r>
      <w:r w:rsidRPr="00E44CDE">
        <w:t>n-k</w:t>
      </w:r>
      <w:r w:rsidRPr="00E44CDE">
        <w:t>）个校验符号组成。</w:t>
      </w:r>
      <w:r w:rsidR="00CB3541">
        <w:rPr>
          <w:rFonts w:hint="eastAsia"/>
        </w:rPr>
        <w:t>下图</w:t>
      </w:r>
      <w:r w:rsidRPr="00E44CDE">
        <w:t>给出了系统</w:t>
      </w:r>
      <w:r w:rsidRPr="00E44CDE">
        <w:rPr>
          <w:rFonts w:ascii="Times New Roman" w:eastAsia="Times New Roman" w:hAnsi="Times New Roman" w:cs="Times New Roman"/>
          <w:lang w:bidi="en-US"/>
        </w:rPr>
        <w:t>RS</w:t>
      </w:r>
      <w:r w:rsidRPr="00E44CDE">
        <w:t>码的编码结构。</w:t>
      </w:r>
    </w:p>
    <w:p w14:paraId="6F98AD3E" w14:textId="77777777" w:rsidR="00107978" w:rsidRDefault="00E44CDE" w:rsidP="00107978">
      <w:pPr>
        <w:keepNext/>
        <w:jc w:val="center"/>
      </w:pPr>
      <w:r w:rsidRPr="00E44CDE">
        <w:rPr>
          <w:noProof/>
        </w:rPr>
        <w:drawing>
          <wp:inline distT="0" distB="0" distL="0" distR="0" wp14:anchorId="7DA930E4" wp14:editId="5EC58826">
            <wp:extent cx="4207297" cy="171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4222170" cy="1716532"/>
                    </a:xfrm>
                    <a:prstGeom prst="rect">
                      <a:avLst/>
                    </a:prstGeom>
                    <a:noFill/>
                    <a:ln>
                      <a:noFill/>
                    </a:ln>
                  </pic:spPr>
                </pic:pic>
              </a:graphicData>
            </a:graphic>
          </wp:inline>
        </w:drawing>
      </w:r>
    </w:p>
    <w:p w14:paraId="4F3B2393" w14:textId="6D6EBE55" w:rsidR="00E44CDE" w:rsidRDefault="00DB727A" w:rsidP="00DB727A">
      <w:pPr>
        <w:pStyle w:val="af7"/>
        <w:jc w:val="center"/>
      </w:pPr>
      <w:bookmarkStart w:id="57" w:name="_Ref27140986"/>
      <w:bookmarkStart w:id="58" w:name="_Ref27140938"/>
      <w:bookmarkStart w:id="59" w:name="_Toc3551033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6</w:t>
      </w:r>
      <w:r w:rsidR="0081569F">
        <w:fldChar w:fldCharType="end"/>
      </w:r>
      <w:bookmarkEnd w:id="57"/>
      <w:r w:rsidRPr="00410B93">
        <w:t>RS</w:t>
      </w:r>
      <w:r w:rsidRPr="00410B93">
        <w:t>码编码结构</w:t>
      </w:r>
      <w:bookmarkEnd w:id="58"/>
      <w:bookmarkEnd w:id="59"/>
    </w:p>
    <w:p w14:paraId="2AD0A894" w14:textId="77777777" w:rsidR="00107978" w:rsidRDefault="00107978" w:rsidP="00E44CDE">
      <w:pPr>
        <w:jc w:val="center"/>
      </w:pPr>
    </w:p>
    <w:p w14:paraId="21DFF801" w14:textId="77777777" w:rsidR="00E44CDE" w:rsidRPr="00E44CDE" w:rsidRDefault="00E44CDE" w:rsidP="00C56FE6">
      <w:r w:rsidRPr="00E44CDE">
        <w:t>一个</w:t>
      </w:r>
      <w:r w:rsidRPr="00E44CDE">
        <w:rPr>
          <w:rFonts w:ascii="Times New Roman" w:eastAsia="Times New Roman" w:hAnsi="Times New Roman" w:cs="Times New Roman"/>
          <w:lang w:bidi="en-US"/>
        </w:rPr>
        <w:t>RS</w:t>
      </w:r>
      <w:r w:rsidRPr="00E44CDE">
        <w:t>符号由</w:t>
      </w:r>
      <w:r w:rsidRPr="00E44CDE">
        <w:rPr>
          <w:rFonts w:hint="eastAsia"/>
        </w:rPr>
        <w:t>J</w:t>
      </w:r>
      <w:r w:rsidRPr="00E44CDE">
        <w:t>个比特组成，因此总共有</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个可能的</w:t>
      </w:r>
      <w:r w:rsidRPr="00E44CDE">
        <w:rPr>
          <w:rFonts w:ascii="Times New Roman" w:eastAsia="Times New Roman" w:hAnsi="Times New Roman" w:cs="Times New Roman"/>
          <w:lang w:bidi="en-US"/>
        </w:rPr>
        <w:t>RS</w:t>
      </w:r>
      <w:r w:rsidRPr="00E44CDE">
        <w:t>符号。</w:t>
      </w:r>
      <w:r w:rsidRPr="00E44CDE">
        <w:rPr>
          <w:rFonts w:ascii="Times New Roman" w:eastAsia="Times New Roman" w:hAnsi="Times New Roman" w:cs="Times New Roman"/>
          <w:lang w:bidi="en-US"/>
        </w:rPr>
        <w:t>RS</w:t>
      </w:r>
      <w:r w:rsidRPr="00E44CDE">
        <w:t>码的编码操作和译码操作都是基于</w:t>
      </w:r>
      <w:r w:rsidRPr="00E44CDE">
        <w:rPr>
          <w:rFonts w:ascii="Times New Roman" w:eastAsia="Times New Roman" w:hAnsi="Times New Roman" w:cs="Times New Roman"/>
          <w:lang w:bidi="en-US"/>
        </w:rPr>
        <w:t>RS</w:t>
      </w:r>
      <w:r w:rsidRPr="00E44CDE">
        <w:t>符号而非比特的。</w:t>
      </w:r>
      <w:r w:rsidRPr="00E44CDE">
        <w:rPr>
          <w:rFonts w:ascii="Times New Roman" w:eastAsia="Times New Roman" w:hAnsi="Times New Roman" w:cs="Times New Roman"/>
          <w:lang w:bidi="en-US"/>
        </w:rPr>
        <w:t>RS</w:t>
      </w:r>
      <w:r w:rsidRPr="00E44CDE">
        <w:t>码编码器的输入包括</w:t>
      </w:r>
      <w:r w:rsidRPr="00E44CDE">
        <w:rPr>
          <w:iCs/>
          <w:lang w:bidi="en-US"/>
        </w:rPr>
        <w:t>k</w:t>
      </w:r>
      <w:r w:rsidRPr="00E44CDE">
        <w:rPr>
          <w:rFonts w:ascii="Times New Roman" w:eastAsia="Times New Roman" w:hAnsi="Times New Roman" w:cs="Times New Roman"/>
          <w:lang w:bidi="en-US"/>
        </w:rPr>
        <w:t xml:space="preserve"> </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rPr>
          <w:rFonts w:asciiTheme="minorEastAsia" w:hAnsiTheme="minorEastAsia" w:cs="Times New Roman" w:hint="eastAsia"/>
        </w:rPr>
        <w:t>-1</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个信息符号</w:t>
      </w:r>
      <w:r w:rsidRPr="00E44CDE">
        <w:rPr>
          <w:iCs/>
          <w:lang w:bidi="en-US"/>
        </w:rPr>
        <w:t>（</w:t>
      </w:r>
      <w:r w:rsidRPr="00E44CDE">
        <w:rPr>
          <w:iCs/>
          <w:lang w:bidi="en-US"/>
        </w:rPr>
        <w:t xml:space="preserve">kJ </w:t>
      </w:r>
      <w:r w:rsidRPr="00E44CDE">
        <w:t>个信息比特），编码输出为</w:t>
      </w:r>
      <w:r w:rsidRPr="00E44CDE">
        <w:rPr>
          <w:rFonts w:hint="eastAsia"/>
        </w:rPr>
        <w:t>n</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w:t>
      </w:r>
      <w:r w:rsidRPr="00E44CDE">
        <w:rPr>
          <w:rFonts w:ascii="Times New Roman" w:eastAsia="Times New Roman" w:hAnsi="Times New Roman" w:cs="Times New Roman"/>
        </w:rPr>
        <w:t>1</w:t>
      </w:r>
      <w:r w:rsidRPr="00E44CDE">
        <w:t>个编码符号，其中前</w:t>
      </w:r>
      <w:r w:rsidRPr="00E44CDE">
        <w:rPr>
          <w:rFonts w:hint="eastAsia"/>
        </w:rPr>
        <w:t>k</w:t>
      </w:r>
      <w:r w:rsidRPr="00E44CDE">
        <w:t>个符号与编码输入的</w:t>
      </w:r>
      <w:r w:rsidRPr="00E44CDE">
        <w:rPr>
          <w:rFonts w:hint="eastAsia"/>
        </w:rPr>
        <w:t>k</w:t>
      </w:r>
      <w:r w:rsidRPr="00E44CDE">
        <w:t>个符号相同，最后输出</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个校验符号，其中</w:t>
      </w:r>
      <w:r w:rsidRPr="00E44CDE">
        <w:rPr>
          <w:rFonts w:ascii="Times New Roman" w:eastAsia="Times New Roman" w:hAnsi="Times New Roman" w:cs="Times New Roman"/>
          <w:lang w:bidi="en-US"/>
        </w:rPr>
        <w:t>E</w:t>
      </w:r>
      <w:r w:rsidRPr="00E44CDE">
        <w:t>是一个</w:t>
      </w:r>
      <w:r w:rsidRPr="00E44CDE">
        <w:rPr>
          <w:rFonts w:ascii="Times New Roman" w:eastAsia="Times New Roman" w:hAnsi="Times New Roman" w:cs="Times New Roman"/>
          <w:lang w:bidi="en-US"/>
        </w:rPr>
        <w:t>RS</w:t>
      </w:r>
      <w:r w:rsidRPr="00E44CDE">
        <w:t>码字中可纠正的</w:t>
      </w:r>
      <w:r w:rsidRPr="00E44CDE">
        <w:rPr>
          <w:rFonts w:ascii="Times New Roman" w:eastAsia="Times New Roman" w:hAnsi="Times New Roman" w:cs="Times New Roman"/>
          <w:lang w:bidi="en-US"/>
        </w:rPr>
        <w:t>RS</w:t>
      </w:r>
      <w:r w:rsidRPr="00E44CDE">
        <w:t>符号错误。一个</w:t>
      </w:r>
      <w:r w:rsidRPr="00E44CDE">
        <w:rPr>
          <w:rFonts w:ascii="Times New Roman" w:eastAsia="Times New Roman" w:hAnsi="Times New Roman" w:cs="Times New Roman"/>
          <w:lang w:bidi="en-US"/>
        </w:rPr>
        <w:t>RS</w:t>
      </w:r>
      <w:r w:rsidRPr="00E44CDE">
        <w:t>符号有错是指组成符号的</w:t>
      </w:r>
      <w:r w:rsidRPr="00E44CDE">
        <w:rPr>
          <w:rFonts w:hint="eastAsia"/>
        </w:rPr>
        <w:t>J</w:t>
      </w:r>
      <w:r w:rsidRPr="00E44CDE">
        <w:t>个比特中的一个或多个出错。</w:t>
      </w:r>
    </w:p>
    <w:p w14:paraId="283A07B8" w14:textId="77777777" w:rsidR="00E44CDE" w:rsidRPr="00E44CDE" w:rsidRDefault="00E44CDE" w:rsidP="00C56FE6">
      <w:r w:rsidRPr="00E44CDE">
        <w:t>在一个码块中</w:t>
      </w:r>
      <w:r w:rsidRPr="00E44CDE">
        <w:rPr>
          <w:rFonts w:ascii="Times New Roman" w:eastAsia="Times New Roman" w:hAnsi="Times New Roman" w:cs="Times New Roman"/>
          <w:lang w:bidi="en-US"/>
        </w:rPr>
        <w:t>RS</w:t>
      </w:r>
      <w:r w:rsidRPr="00E44CDE">
        <w:t>码能纠正的符号错误的最大值是</w:t>
      </w:r>
      <w:r w:rsidRPr="00E44CDE">
        <w:rPr>
          <w:iCs/>
          <w:lang w:bidi="en-US"/>
        </w:rPr>
        <w:t>t=</w:t>
      </w:r>
      <w:r w:rsidRPr="00E44CDE">
        <w:rPr>
          <w:iCs/>
          <w:lang w:bidi="en-US"/>
        </w:rPr>
        <w:t>（</w:t>
      </w:r>
      <w:r w:rsidRPr="00E44CDE">
        <w:rPr>
          <w:iCs/>
          <w:lang w:bidi="en-US"/>
        </w:rPr>
        <w:t>n-k</w:t>
      </w:r>
      <w:r w:rsidRPr="00E44CDE">
        <w:rPr>
          <w:iCs/>
          <w:lang w:bidi="en-US"/>
        </w:rPr>
        <w:t>）</w:t>
      </w:r>
      <w:r w:rsidRPr="00E44CDE">
        <w:rPr>
          <w:iCs/>
          <w:lang w:bidi="en-US"/>
        </w:rPr>
        <w:t>/2,</w:t>
      </w:r>
      <w:r w:rsidRPr="00E44CDE">
        <w:t>这里一个符号错误中可以包含任意个（不超过符号位宽）比特错误。通常码块符号个数</w:t>
      </w:r>
      <w:r w:rsidRPr="00E44CDE">
        <w:rPr>
          <w:rFonts w:hint="eastAsia"/>
        </w:rPr>
        <w:t>n=2</w:t>
      </w:r>
      <w:r w:rsidRPr="00E44CDE">
        <w:rPr>
          <w:rFonts w:hint="eastAsia"/>
          <w:vertAlign w:val="superscript"/>
        </w:rPr>
        <w:t>（符号位宽）</w:t>
      </w:r>
      <w:r w:rsidRPr="00E44CDE">
        <w:rPr>
          <w:rFonts w:hint="eastAsia"/>
        </w:rPr>
        <w:t>-1</w:t>
      </w:r>
      <w:r w:rsidRPr="00E44CDE">
        <w:rPr>
          <w:rFonts w:hint="eastAsia"/>
        </w:rPr>
        <w:t>，</w:t>
      </w:r>
      <w:r w:rsidRPr="00E44CDE">
        <w:t>如果</w:t>
      </w:r>
      <w:r w:rsidRPr="00E44CDE">
        <w:rPr>
          <w:rFonts w:hint="eastAsia"/>
        </w:rPr>
        <w:t>n</w:t>
      </w:r>
      <w:r w:rsidRPr="00E44CDE">
        <w:t>小于这个值，则得到的码为缩短码。</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核能够处理全长度码和缩短码。每个数据块的编码参数</w:t>
      </w:r>
      <w:r w:rsidRPr="00E44CDE">
        <w:rPr>
          <w:rFonts w:hint="eastAsia"/>
        </w:rPr>
        <w:t>n</w:t>
      </w:r>
      <w:r w:rsidRPr="00E44CDE">
        <w:t>、</w:t>
      </w:r>
      <w:r w:rsidRPr="00E44CDE">
        <w:rPr>
          <w:iCs/>
          <w:lang w:bidi="en-US"/>
        </w:rPr>
        <w:t>k</w:t>
      </w:r>
      <w:r w:rsidRPr="00E44CDE">
        <w:t>和（</w:t>
      </w:r>
      <w:r w:rsidRPr="00E44CDE">
        <w:rPr>
          <w:rFonts w:hint="eastAsia"/>
        </w:rPr>
        <w:t>n-k</w:t>
      </w:r>
      <w:r w:rsidRPr="00E44CDE">
        <w:rPr>
          <w:rFonts w:hint="eastAsia"/>
        </w:rPr>
        <w:t>）</w:t>
      </w:r>
      <w:r w:rsidRPr="00E44CDE">
        <w:t>都是可设置的，分别用</w:t>
      </w:r>
      <w:r w:rsidRPr="00E44CDE">
        <w:rPr>
          <w:rFonts w:ascii="Times New Roman" w:eastAsia="Times New Roman" w:hAnsi="Times New Roman" w:cs="Times New Roman"/>
          <w:lang w:bidi="en-US"/>
        </w:rPr>
        <w:t>n block, k block</w:t>
      </w:r>
      <w:r w:rsidRPr="00E44CDE">
        <w:t>和</w:t>
      </w:r>
      <w:r w:rsidRPr="00E44CDE">
        <w:rPr>
          <w:rFonts w:ascii="Times New Roman" w:eastAsia="Times New Roman" w:hAnsi="Times New Roman" w:cs="Times New Roman"/>
          <w:lang w:bidi="en-US"/>
        </w:rPr>
        <w:t>r block</w:t>
      </w:r>
      <w:r w:rsidRPr="00E44CDE">
        <w:t>表示。</w:t>
      </w:r>
    </w:p>
    <w:p w14:paraId="5546F103" w14:textId="77777777" w:rsidR="00E44CDE" w:rsidRDefault="00E44CDE" w:rsidP="00E44CDE">
      <w:r w:rsidRPr="00E44CDE">
        <w:rPr>
          <w:rFonts w:ascii="Times New Roman" w:eastAsia="Times New Roman" w:hAnsi="Times New Roman" w:cs="Times New Roman"/>
          <w:lang w:bidi="en-US"/>
        </w:rPr>
        <w:lastRenderedPageBreak/>
        <w:t>RS</w:t>
      </w:r>
      <w:r w:rsidRPr="00E44CDE">
        <w:t>码通常用两个多项式表征：域多项式和生成多项式。域多式定义有限域</w:t>
      </w:r>
      <w:r w:rsidRPr="00E44CDE">
        <w:rPr>
          <w:rFonts w:ascii="宋体" w:eastAsia="宋体" w:hAnsi="宋体" w:cs="宋体"/>
          <w:lang w:bidi="en-US"/>
        </w:rPr>
        <w:t>（</w:t>
      </w:r>
      <w:r w:rsidRPr="00E44CDE">
        <w:rPr>
          <w:rFonts w:ascii="Times New Roman" w:eastAsia="Times New Roman" w:hAnsi="Times New Roman" w:cs="Times New Roman"/>
          <w:lang w:bidi="en-US"/>
        </w:rPr>
        <w:t xml:space="preserve">Gabis </w:t>
      </w:r>
      <w:r w:rsidRPr="00E44CDE">
        <w:t>域），生成多项式定义如何生成校验符号，用这两个多项式可以定义任何指定设置的</w:t>
      </w:r>
      <w:r w:rsidRPr="00E44CDE">
        <w:rPr>
          <w:rFonts w:ascii="Times New Roman" w:eastAsia="Times New Roman" w:hAnsi="Times New Roman" w:cs="Times New Roman"/>
          <w:lang w:bidi="en-US"/>
        </w:rPr>
        <w:t>RS</w:t>
      </w:r>
      <w:r w:rsidRPr="00E44CDE">
        <w:t>码。</w:t>
      </w:r>
    </w:p>
    <w:p w14:paraId="1D98F1C2" w14:textId="77777777" w:rsidR="009F08B5" w:rsidRPr="00E44CDE" w:rsidRDefault="009F08B5" w:rsidP="00A45160">
      <w:pPr>
        <w:pStyle w:val="4"/>
        <w:numPr>
          <w:ilvl w:val="3"/>
          <w:numId w:val="1"/>
        </w:numPr>
        <w:jc w:val="left"/>
      </w:pPr>
      <w:r>
        <w:rPr>
          <w:rFonts w:hint="eastAsia"/>
        </w:rPr>
        <w:t>RS</w:t>
      </w:r>
      <w:r>
        <w:t xml:space="preserve"> </w:t>
      </w:r>
      <w:r>
        <w:rPr>
          <w:rFonts w:hint="eastAsia"/>
        </w:rPr>
        <w:t>编码</w:t>
      </w:r>
      <w:r>
        <w:rPr>
          <w:rFonts w:hint="eastAsia"/>
        </w:rPr>
        <w:t>IP</w:t>
      </w:r>
      <w:r w:rsidR="006725BB">
        <w:rPr>
          <w:rFonts w:hint="eastAsia"/>
        </w:rPr>
        <w:t>简介</w:t>
      </w:r>
    </w:p>
    <w:p w14:paraId="0F7F6803" w14:textId="6F2F86DC" w:rsidR="00004BA1" w:rsidRDefault="0042666C" w:rsidP="00004BA1">
      <w:pPr>
        <w:jc w:val="left"/>
        <w:rPr>
          <w:rStyle w:val="transsent"/>
          <w:rFonts w:ascii="Arial" w:hAnsi="Arial" w:cs="Arial"/>
          <w:color w:val="333333"/>
          <w:szCs w:val="21"/>
        </w:rPr>
      </w:pPr>
      <w:r>
        <w:rPr>
          <w:rStyle w:val="transsent"/>
          <w:rFonts w:ascii="Arial" w:hAnsi="Arial" w:cs="Arial"/>
          <w:color w:val="333333"/>
          <w:szCs w:val="21"/>
        </w:rPr>
        <w:t>Reed-Solomon</w:t>
      </w:r>
      <w:r>
        <w:rPr>
          <w:rStyle w:val="transsent"/>
          <w:rFonts w:ascii="Arial" w:hAnsi="Arial" w:cs="Arial"/>
          <w:color w:val="333333"/>
          <w:szCs w:val="21"/>
        </w:rPr>
        <w:t>编码器输入</w:t>
      </w:r>
      <w:r>
        <w:rPr>
          <w:rStyle w:val="transsent"/>
          <w:rFonts w:ascii="Arial" w:hAnsi="Arial" w:cs="Arial"/>
          <w:color w:val="333333"/>
          <w:szCs w:val="21"/>
        </w:rPr>
        <w:t>k</w:t>
      </w:r>
      <w:r>
        <w:rPr>
          <w:rStyle w:val="transsent"/>
          <w:rFonts w:ascii="Arial" w:hAnsi="Arial" w:cs="Arial"/>
          <w:color w:val="333333"/>
          <w:szCs w:val="21"/>
        </w:rPr>
        <w:t>个信息符号并附加</w:t>
      </w:r>
      <w:r>
        <w:rPr>
          <w:rStyle w:val="transsent"/>
          <w:rFonts w:ascii="Arial" w:hAnsi="Arial" w:cs="Arial"/>
          <w:color w:val="333333"/>
          <w:szCs w:val="21"/>
        </w:rPr>
        <w:t>n-k</w:t>
      </w:r>
      <w:r>
        <w:rPr>
          <w:rStyle w:val="transsent"/>
          <w:rFonts w:ascii="Arial" w:hAnsi="Arial" w:cs="Arial"/>
          <w:color w:val="333333"/>
          <w:szCs w:val="21"/>
        </w:rPr>
        <w:t>个校验符号。如</w:t>
      </w:r>
      <w:r w:rsidR="00FC308F">
        <w:rPr>
          <w:rStyle w:val="transsent"/>
          <w:rFonts w:ascii="Arial" w:hAnsi="Arial" w:cs="Arial" w:hint="eastAsia"/>
          <w:color w:val="333333"/>
          <w:szCs w:val="21"/>
        </w:rPr>
        <w:t>下图</w:t>
      </w:r>
      <w:r>
        <w:rPr>
          <w:rStyle w:val="transsent"/>
          <w:rFonts w:ascii="Arial" w:hAnsi="Arial" w:cs="Arial"/>
          <w:color w:val="333333"/>
          <w:szCs w:val="21"/>
        </w:rPr>
        <w:t>所示，</w:t>
      </w:r>
      <w:r>
        <w:rPr>
          <w:rStyle w:val="transsent"/>
          <w:rFonts w:ascii="Arial" w:hAnsi="Arial" w:cs="Arial" w:hint="eastAsia"/>
          <w:color w:val="333333"/>
          <w:szCs w:val="21"/>
        </w:rPr>
        <w:t>在</w:t>
      </w:r>
      <w:r w:rsidR="00FC308F">
        <w:rPr>
          <w:rStyle w:val="transsent"/>
          <w:rFonts w:ascii="Arial" w:hAnsi="Arial" w:cs="Arial" w:hint="eastAsia"/>
          <w:color w:val="333333"/>
          <w:szCs w:val="21"/>
        </w:rPr>
        <w:t>下图</w:t>
      </w:r>
      <w:r>
        <w:rPr>
          <w:rStyle w:val="transsent"/>
          <w:rFonts w:ascii="Arial" w:hAnsi="Arial" w:cs="Arial" w:hint="eastAsia"/>
          <w:color w:val="333333"/>
          <w:szCs w:val="21"/>
        </w:rPr>
        <w:t>中</w:t>
      </w:r>
      <w:r>
        <w:rPr>
          <w:rStyle w:val="transsent"/>
          <w:rFonts w:ascii="Arial" w:hAnsi="Arial" w:cs="Arial"/>
          <w:color w:val="333333"/>
          <w:szCs w:val="21"/>
        </w:rPr>
        <w:t>还展示了符号是如何被解释为多项式系数。生成检查符号</w:t>
      </w:r>
      <w:r>
        <w:rPr>
          <w:rStyle w:val="transsent"/>
          <w:rFonts w:ascii="Arial" w:hAnsi="Arial" w:cs="Arial" w:hint="eastAsia"/>
          <w:color w:val="333333"/>
          <w:szCs w:val="21"/>
        </w:rPr>
        <w:t>并</w:t>
      </w:r>
      <w:r>
        <w:rPr>
          <w:rStyle w:val="transsent"/>
          <w:rFonts w:ascii="Arial" w:hAnsi="Arial" w:cs="Arial"/>
          <w:color w:val="333333"/>
          <w:szCs w:val="21"/>
        </w:rPr>
        <w:t>形成</w:t>
      </w:r>
      <w:r>
        <w:rPr>
          <w:rStyle w:val="transsent"/>
          <w:rFonts w:ascii="Arial" w:hAnsi="Arial" w:cs="Arial"/>
          <w:color w:val="333333"/>
          <w:szCs w:val="21"/>
        </w:rPr>
        <w:t>c(x)</w:t>
      </w:r>
      <w:r>
        <w:rPr>
          <w:rStyle w:val="transsent"/>
          <w:rFonts w:ascii="Arial" w:hAnsi="Arial" w:cs="Arial"/>
          <w:color w:val="333333"/>
          <w:szCs w:val="21"/>
        </w:rPr>
        <w:t>，使</w:t>
      </w:r>
      <w:r>
        <w:rPr>
          <w:rStyle w:val="transsent"/>
          <w:rFonts w:ascii="Arial" w:hAnsi="Arial" w:cs="Arial"/>
          <w:color w:val="333333"/>
          <w:szCs w:val="21"/>
        </w:rPr>
        <w:t>c(x)</w:t>
      </w:r>
      <w:r>
        <w:rPr>
          <w:rStyle w:val="transsent"/>
          <w:rFonts w:ascii="Arial" w:hAnsi="Arial" w:cs="Arial"/>
          <w:color w:val="333333"/>
          <w:szCs w:val="21"/>
        </w:rPr>
        <w:t>能被发生多项式</w:t>
      </w:r>
      <w:r>
        <w:rPr>
          <w:rStyle w:val="transsent"/>
          <w:rFonts w:ascii="Arial" w:hAnsi="Arial" w:cs="Arial"/>
          <w:color w:val="333333"/>
          <w:szCs w:val="21"/>
        </w:rPr>
        <w:t>g(x)</w:t>
      </w:r>
      <w:r>
        <w:rPr>
          <w:rStyle w:val="transsent"/>
          <w:rFonts w:ascii="Arial" w:hAnsi="Arial" w:cs="Arial"/>
          <w:color w:val="333333"/>
          <w:szCs w:val="21"/>
        </w:rPr>
        <w:t>整除。如果接收到的码字不能被</w:t>
      </w:r>
      <w:r>
        <w:rPr>
          <w:rStyle w:val="transsent"/>
          <w:rFonts w:ascii="Arial" w:hAnsi="Arial" w:cs="Arial"/>
          <w:color w:val="333333"/>
          <w:szCs w:val="21"/>
        </w:rPr>
        <w:t>g(x)</w:t>
      </w:r>
      <w:r>
        <w:rPr>
          <w:rStyle w:val="transsent"/>
          <w:rFonts w:ascii="Arial" w:hAnsi="Arial" w:cs="Arial"/>
          <w:color w:val="333333"/>
          <w:szCs w:val="21"/>
        </w:rPr>
        <w:t>整除，代</w:t>
      </w:r>
      <w:r w:rsidR="00B27DA8">
        <w:rPr>
          <w:rStyle w:val="transsent"/>
          <w:rFonts w:ascii="Arial" w:hAnsi="Arial" w:cs="Arial" w:hint="eastAsia"/>
          <w:color w:val="333333"/>
          <w:szCs w:val="21"/>
        </w:rPr>
        <w:t>表</w:t>
      </w:r>
      <w:r>
        <w:rPr>
          <w:rStyle w:val="transsent"/>
          <w:rFonts w:ascii="Arial" w:hAnsi="Arial" w:cs="Arial"/>
          <w:color w:val="333333"/>
          <w:szCs w:val="21"/>
        </w:rPr>
        <w:t>码字包含错误。</w:t>
      </w:r>
    </w:p>
    <w:p w14:paraId="25C5E7F9" w14:textId="77777777" w:rsidR="00107978" w:rsidRDefault="00004BA1" w:rsidP="00107978">
      <w:pPr>
        <w:keepNext/>
        <w:jc w:val="center"/>
      </w:pPr>
      <w:r w:rsidRPr="0042666C">
        <w:rPr>
          <w:rStyle w:val="transsent"/>
          <w:rFonts w:ascii="Arial" w:hAnsi="Arial" w:cs="Arial"/>
          <w:noProof/>
          <w:color w:val="333333"/>
          <w:szCs w:val="21"/>
        </w:rPr>
        <w:drawing>
          <wp:inline distT="0" distB="0" distL="0" distR="0" wp14:anchorId="5B04F43E" wp14:editId="681AD194">
            <wp:extent cx="4186052" cy="1548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217772" cy="1560228"/>
                    </a:xfrm>
                    <a:prstGeom prst="rect">
                      <a:avLst/>
                    </a:prstGeom>
                    <a:noFill/>
                    <a:ln>
                      <a:noFill/>
                    </a:ln>
                  </pic:spPr>
                </pic:pic>
              </a:graphicData>
            </a:graphic>
          </wp:inline>
        </w:drawing>
      </w:r>
    </w:p>
    <w:p w14:paraId="34610DBB" w14:textId="7EE576D1" w:rsidR="00004BA1" w:rsidRDefault="00DB727A" w:rsidP="00DB727A">
      <w:pPr>
        <w:pStyle w:val="af7"/>
        <w:jc w:val="center"/>
      </w:pPr>
      <w:bookmarkStart w:id="60" w:name="_Ref27141008"/>
      <w:bookmarkStart w:id="61" w:name="_Toc3551033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7</w:t>
      </w:r>
      <w:r w:rsidR="0081569F">
        <w:fldChar w:fldCharType="end"/>
      </w:r>
      <w:bookmarkEnd w:id="60"/>
      <w:r w:rsidRPr="0043315F">
        <w:t>RS</w:t>
      </w:r>
      <w:r w:rsidRPr="0043315F">
        <w:t>码字格式</w:t>
      </w:r>
      <w:bookmarkEnd w:id="61"/>
    </w:p>
    <w:p w14:paraId="290114E4" w14:textId="5ACC6F34" w:rsidR="002A4394" w:rsidRPr="002A4394" w:rsidRDefault="002A4394" w:rsidP="002A4394">
      <w:pPr>
        <w:jc w:val="left"/>
        <w:rPr>
          <w:rFonts w:ascii="Arial" w:hAnsi="Arial" w:cs="Arial"/>
          <w:color w:val="333333"/>
          <w:szCs w:val="21"/>
        </w:rPr>
      </w:pPr>
      <w:r>
        <w:rPr>
          <w:rStyle w:val="transsent"/>
          <w:rFonts w:ascii="Arial" w:hAnsi="Arial" w:cs="Arial" w:hint="eastAsia"/>
          <w:color w:val="333333"/>
          <w:szCs w:val="21"/>
        </w:rPr>
        <w:t>下图</w:t>
      </w:r>
      <w:r>
        <w:rPr>
          <w:rStyle w:val="transsent"/>
          <w:rFonts w:ascii="Arial" w:hAnsi="Arial" w:cs="Arial"/>
          <w:color w:val="333333"/>
          <w:szCs w:val="21"/>
        </w:rPr>
        <w:t>说明了输入数据是如何通过</w:t>
      </w:r>
      <w:r>
        <w:rPr>
          <w:rStyle w:val="transsent"/>
          <w:rFonts w:ascii="Arial" w:hAnsi="Arial" w:cs="Arial" w:hint="eastAsia"/>
          <w:color w:val="333333"/>
          <w:szCs w:val="21"/>
        </w:rPr>
        <w:t>xilinx</w:t>
      </w:r>
      <w:r>
        <w:rPr>
          <w:rStyle w:val="transsent"/>
          <w:rFonts w:ascii="Arial" w:hAnsi="Arial" w:cs="Arial"/>
          <w:color w:val="333333"/>
          <w:szCs w:val="21"/>
        </w:rPr>
        <w:t xml:space="preserve"> </w:t>
      </w:r>
      <w:r>
        <w:rPr>
          <w:rStyle w:val="transsent"/>
          <w:rFonts w:ascii="Arial" w:hAnsi="Arial" w:cs="Arial" w:hint="eastAsia"/>
          <w:color w:val="333333"/>
          <w:szCs w:val="21"/>
        </w:rPr>
        <w:t>IP</w:t>
      </w:r>
      <w:r>
        <w:rPr>
          <w:rStyle w:val="transsent"/>
          <w:rFonts w:ascii="Arial" w:hAnsi="Arial" w:cs="Arial" w:hint="eastAsia"/>
          <w:color w:val="333333"/>
          <w:szCs w:val="21"/>
        </w:rPr>
        <w:t>核</w:t>
      </w:r>
      <w:r>
        <w:rPr>
          <w:rStyle w:val="transsent"/>
          <w:rFonts w:ascii="Arial" w:hAnsi="Arial" w:cs="Arial"/>
          <w:color w:val="333333"/>
          <w:szCs w:val="21"/>
        </w:rPr>
        <w:t>计算校验符号。当</w:t>
      </w:r>
      <w:r>
        <w:rPr>
          <w:rStyle w:val="transsent"/>
          <w:rFonts w:ascii="Arial" w:hAnsi="Arial" w:cs="Arial"/>
          <w:color w:val="333333"/>
          <w:szCs w:val="21"/>
        </w:rPr>
        <w:t>k</w:t>
      </w:r>
      <w:r>
        <w:rPr>
          <w:rStyle w:val="transsent"/>
          <w:rFonts w:ascii="Arial" w:hAnsi="Arial" w:cs="Arial"/>
          <w:color w:val="333333"/>
          <w:szCs w:val="21"/>
        </w:rPr>
        <w:t>个符号被输出时，多路复用器切换并输出</w:t>
      </w:r>
      <w:r>
        <w:rPr>
          <w:rStyle w:val="transsent"/>
          <w:rFonts w:ascii="Arial" w:hAnsi="Arial" w:cs="Arial"/>
          <w:color w:val="333333"/>
          <w:szCs w:val="21"/>
        </w:rPr>
        <w:t>(n-k)</w:t>
      </w:r>
      <w:r>
        <w:rPr>
          <w:rStyle w:val="transsent"/>
          <w:rFonts w:ascii="Arial" w:hAnsi="Arial" w:cs="Arial"/>
          <w:color w:val="333333"/>
          <w:szCs w:val="21"/>
        </w:rPr>
        <w:t>校验符号</w:t>
      </w:r>
    </w:p>
    <w:p w14:paraId="0A588359" w14:textId="77777777" w:rsidR="00DB727A" w:rsidRDefault="00CC7AF7" w:rsidP="00DB727A">
      <w:pPr>
        <w:keepNext/>
        <w:jc w:val="center"/>
      </w:pPr>
      <w:r w:rsidRPr="00CC7AF7">
        <w:rPr>
          <w:rStyle w:val="transsent"/>
          <w:rFonts w:ascii="Arial" w:hAnsi="Arial" w:cs="Arial"/>
          <w:color w:val="333333"/>
          <w:szCs w:val="21"/>
        </w:rPr>
        <w:t xml:space="preserve"> </w:t>
      </w:r>
      <w:r w:rsidRPr="00CC7AF7">
        <w:rPr>
          <w:rStyle w:val="transsent"/>
          <w:rFonts w:ascii="Arial" w:hAnsi="Arial" w:cs="Arial"/>
          <w:noProof/>
          <w:color w:val="333333"/>
          <w:szCs w:val="21"/>
        </w:rPr>
        <w:drawing>
          <wp:inline distT="0" distB="0" distL="0" distR="0" wp14:anchorId="67E6F98C" wp14:editId="23006772">
            <wp:extent cx="4209803" cy="1390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244844" cy="1401592"/>
                    </a:xfrm>
                    <a:prstGeom prst="rect">
                      <a:avLst/>
                    </a:prstGeom>
                    <a:noFill/>
                    <a:ln>
                      <a:noFill/>
                    </a:ln>
                  </pic:spPr>
                </pic:pic>
              </a:graphicData>
            </a:graphic>
          </wp:inline>
        </w:drawing>
      </w:r>
    </w:p>
    <w:p w14:paraId="00B39A98" w14:textId="5DACDFAF" w:rsidR="00107978" w:rsidRDefault="00DB727A" w:rsidP="00DB727A">
      <w:pPr>
        <w:pStyle w:val="af7"/>
        <w:jc w:val="center"/>
      </w:pPr>
      <w:bookmarkStart w:id="62" w:name="_Ref27141044"/>
      <w:bookmarkStart w:id="63" w:name="_Toc3551033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8</w:t>
      </w:r>
      <w:r w:rsidR="0081569F">
        <w:fldChar w:fldCharType="end"/>
      </w:r>
      <w:bookmarkEnd w:id="62"/>
      <w:r w:rsidRPr="00C02E16">
        <w:t xml:space="preserve">xilinx RS </w:t>
      </w:r>
      <w:r w:rsidRPr="00C02E16">
        <w:t>编码</w:t>
      </w:r>
      <w:r w:rsidRPr="00C02E16">
        <w:t>IP</w:t>
      </w:r>
      <w:r w:rsidRPr="00C02E16">
        <w:t>框图</w:t>
      </w:r>
      <w:bookmarkEnd w:id="63"/>
    </w:p>
    <w:p w14:paraId="053E619C" w14:textId="77777777" w:rsidR="00C6583B" w:rsidRDefault="006725BB" w:rsidP="00A45160">
      <w:pPr>
        <w:pStyle w:val="4"/>
        <w:numPr>
          <w:ilvl w:val="3"/>
          <w:numId w:val="1"/>
        </w:numPr>
      </w:pPr>
      <w:r>
        <w:rPr>
          <w:rFonts w:hint="eastAsia"/>
        </w:rPr>
        <w:lastRenderedPageBreak/>
        <w:t>RS</w:t>
      </w:r>
      <w:r>
        <w:t xml:space="preserve"> </w:t>
      </w:r>
      <w:r>
        <w:rPr>
          <w:rFonts w:hint="eastAsia"/>
        </w:rPr>
        <w:t>编码</w:t>
      </w:r>
      <w:r>
        <w:rPr>
          <w:rFonts w:hint="eastAsia"/>
        </w:rPr>
        <w:t>IP</w:t>
      </w:r>
      <w:r>
        <w:rPr>
          <w:rFonts w:hint="eastAsia"/>
        </w:rPr>
        <w:t>管脚描述</w:t>
      </w:r>
    </w:p>
    <w:p w14:paraId="45334D7A" w14:textId="77777777" w:rsidR="00DB727A" w:rsidRDefault="000A3B64" w:rsidP="00DB727A">
      <w:pPr>
        <w:keepNext/>
        <w:jc w:val="center"/>
      </w:pPr>
      <w:r w:rsidRPr="000A3B64">
        <w:rPr>
          <w:rFonts w:hint="eastAsia"/>
          <w:noProof/>
        </w:rPr>
        <w:drawing>
          <wp:inline distT="0" distB="0" distL="0" distR="0" wp14:anchorId="618D565B" wp14:editId="0636C804">
            <wp:extent cx="3038839" cy="2591522"/>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050938" cy="2601840"/>
                    </a:xfrm>
                    <a:prstGeom prst="rect">
                      <a:avLst/>
                    </a:prstGeom>
                    <a:noFill/>
                    <a:ln>
                      <a:noFill/>
                    </a:ln>
                  </pic:spPr>
                </pic:pic>
              </a:graphicData>
            </a:graphic>
          </wp:inline>
        </w:drawing>
      </w:r>
    </w:p>
    <w:p w14:paraId="5C30224F" w14:textId="378302F4" w:rsidR="000A3B64" w:rsidRDefault="00DB727A" w:rsidP="00DB727A">
      <w:pPr>
        <w:pStyle w:val="af7"/>
        <w:jc w:val="center"/>
      </w:pPr>
      <w:bookmarkStart w:id="64" w:name="_Toc3551033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9</w:t>
      </w:r>
      <w:r w:rsidR="0081569F">
        <w:fldChar w:fldCharType="end"/>
      </w:r>
      <w:r w:rsidRPr="000A6151">
        <w:t>RS</w:t>
      </w:r>
      <w:r w:rsidRPr="000A6151">
        <w:t>编码</w:t>
      </w:r>
      <w:r w:rsidRPr="000A6151">
        <w:t>IP</w:t>
      </w:r>
      <w:r w:rsidRPr="000A6151">
        <w:t>外部接口</w:t>
      </w:r>
      <w:bookmarkEnd w:id="64"/>
    </w:p>
    <w:p w14:paraId="3DA11B3F" w14:textId="77777777" w:rsidR="00141935" w:rsidRDefault="00141935" w:rsidP="00141935">
      <w:pPr>
        <w:pStyle w:val="af7"/>
        <w:keepNext/>
        <w:jc w:val="center"/>
      </w:pPr>
      <w:bookmarkStart w:id="65" w:name="_Toc35510377"/>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3</w:t>
      </w:r>
      <w:r w:rsidR="0081569F">
        <w:fldChar w:fldCharType="end"/>
      </w:r>
      <w:r w:rsidRPr="00D414E7">
        <w:t xml:space="preserve">RS </w:t>
      </w:r>
      <w:r w:rsidRPr="00D414E7">
        <w:t>编码</w:t>
      </w:r>
      <w:r w:rsidRPr="00D414E7">
        <w:t>IP</w:t>
      </w:r>
      <w:r w:rsidRPr="00D414E7">
        <w:t>管脚描述</w:t>
      </w:r>
      <w:bookmarkEnd w:id="65"/>
    </w:p>
    <w:tbl>
      <w:tblPr>
        <w:tblStyle w:val="a4"/>
        <w:tblW w:w="8522" w:type="dxa"/>
        <w:tblLook w:val="04A0" w:firstRow="1" w:lastRow="0" w:firstColumn="1" w:lastColumn="0" w:noHBand="0" w:noVBand="1"/>
      </w:tblPr>
      <w:tblGrid>
        <w:gridCol w:w="3015"/>
        <w:gridCol w:w="953"/>
        <w:gridCol w:w="692"/>
        <w:gridCol w:w="3862"/>
      </w:tblGrid>
      <w:tr w:rsidR="00560F21" w14:paraId="741056E5" w14:textId="77777777" w:rsidTr="00560F21">
        <w:tc>
          <w:tcPr>
            <w:tcW w:w="2839" w:type="dxa"/>
            <w:vAlign w:val="center"/>
          </w:tcPr>
          <w:p w14:paraId="689F24F6" w14:textId="77777777" w:rsidR="00560F21" w:rsidRPr="009F6C49" w:rsidRDefault="00560F21" w:rsidP="00501114">
            <w:r w:rsidRPr="009F6C49">
              <w:rPr>
                <w:rFonts w:hint="eastAsia"/>
              </w:rPr>
              <w:t>信号</w:t>
            </w:r>
          </w:p>
        </w:tc>
        <w:tc>
          <w:tcPr>
            <w:tcW w:w="955" w:type="dxa"/>
            <w:vAlign w:val="center"/>
          </w:tcPr>
          <w:p w14:paraId="3C59F2D8" w14:textId="77777777" w:rsidR="00560F21" w:rsidRPr="009F6C49" w:rsidRDefault="00560F21" w:rsidP="00501114">
            <w:r w:rsidRPr="009F6C49">
              <w:rPr>
                <w:rFonts w:hint="eastAsia"/>
              </w:rPr>
              <w:t>方向</w:t>
            </w:r>
          </w:p>
        </w:tc>
        <w:tc>
          <w:tcPr>
            <w:tcW w:w="709" w:type="dxa"/>
          </w:tcPr>
          <w:p w14:paraId="61C61D83" w14:textId="77777777" w:rsidR="00560F21" w:rsidRPr="009F6C49" w:rsidRDefault="00560F21" w:rsidP="00501114">
            <w:r w:rsidRPr="009F6C49">
              <w:rPr>
                <w:rFonts w:hint="eastAsia"/>
              </w:rPr>
              <w:t>选择</w:t>
            </w:r>
          </w:p>
        </w:tc>
        <w:tc>
          <w:tcPr>
            <w:tcW w:w="4019" w:type="dxa"/>
            <w:vAlign w:val="center"/>
          </w:tcPr>
          <w:p w14:paraId="08670AA7" w14:textId="77777777" w:rsidR="00560F21" w:rsidRPr="009F6C49" w:rsidRDefault="00560F21" w:rsidP="00501114">
            <w:r w:rsidRPr="009F6C49">
              <w:rPr>
                <w:rFonts w:hint="eastAsia"/>
              </w:rPr>
              <w:t>描述</w:t>
            </w:r>
          </w:p>
        </w:tc>
      </w:tr>
      <w:tr w:rsidR="00560F21" w14:paraId="0E5C23D0" w14:textId="77777777" w:rsidTr="00560F21">
        <w:tc>
          <w:tcPr>
            <w:tcW w:w="2839" w:type="dxa"/>
          </w:tcPr>
          <w:p w14:paraId="31E2922B" w14:textId="77777777" w:rsidR="00560F21" w:rsidRDefault="00560F21" w:rsidP="00501114">
            <w:r>
              <w:t xml:space="preserve">aclk </w:t>
            </w:r>
          </w:p>
        </w:tc>
        <w:tc>
          <w:tcPr>
            <w:tcW w:w="955" w:type="dxa"/>
          </w:tcPr>
          <w:p w14:paraId="5C0E4294" w14:textId="77777777" w:rsidR="00560F21" w:rsidRDefault="00560F21" w:rsidP="00501114">
            <w:r>
              <w:t xml:space="preserve">INPUT </w:t>
            </w:r>
          </w:p>
        </w:tc>
        <w:tc>
          <w:tcPr>
            <w:tcW w:w="709" w:type="dxa"/>
          </w:tcPr>
          <w:p w14:paraId="2A1D0221" w14:textId="77777777" w:rsidR="00560F21" w:rsidRPr="009F6C49" w:rsidRDefault="00560F21" w:rsidP="00501114">
            <w:r w:rsidRPr="009F6C49">
              <w:t xml:space="preserve">No </w:t>
            </w:r>
          </w:p>
        </w:tc>
        <w:tc>
          <w:tcPr>
            <w:tcW w:w="4019" w:type="dxa"/>
          </w:tcPr>
          <w:p w14:paraId="35E78813" w14:textId="77777777" w:rsidR="00560F21" w:rsidRDefault="00560F21" w:rsidP="00501114">
            <w:r w:rsidRPr="004D5A93">
              <w:rPr>
                <w:rFonts w:hint="eastAsia"/>
              </w:rPr>
              <w:t>上升沿有效</w:t>
            </w:r>
            <w:r w:rsidRPr="004D5A93">
              <w:t>的时钟</w:t>
            </w:r>
          </w:p>
        </w:tc>
      </w:tr>
      <w:tr w:rsidR="00560F21" w14:paraId="4C4AB25D" w14:textId="77777777" w:rsidTr="00560F21">
        <w:tc>
          <w:tcPr>
            <w:tcW w:w="2839" w:type="dxa"/>
            <w:vAlign w:val="center"/>
          </w:tcPr>
          <w:p w14:paraId="7FD68D0B" w14:textId="77777777" w:rsidR="00560F21" w:rsidRDefault="00560F21" w:rsidP="00501114">
            <w:r>
              <w:t xml:space="preserve">aclken </w:t>
            </w:r>
          </w:p>
        </w:tc>
        <w:tc>
          <w:tcPr>
            <w:tcW w:w="955" w:type="dxa"/>
            <w:vAlign w:val="center"/>
          </w:tcPr>
          <w:p w14:paraId="64EDDED2" w14:textId="77777777" w:rsidR="00560F21" w:rsidRDefault="00560F21" w:rsidP="00501114">
            <w:r>
              <w:t xml:space="preserve">INPUT </w:t>
            </w:r>
          </w:p>
        </w:tc>
        <w:tc>
          <w:tcPr>
            <w:tcW w:w="709" w:type="dxa"/>
            <w:vAlign w:val="center"/>
          </w:tcPr>
          <w:p w14:paraId="148A1A00" w14:textId="77777777" w:rsidR="00560F21" w:rsidRPr="009F6C49" w:rsidRDefault="00560F21" w:rsidP="00501114">
            <w:r w:rsidRPr="009F6C49">
              <w:t xml:space="preserve">Yes </w:t>
            </w:r>
          </w:p>
        </w:tc>
        <w:tc>
          <w:tcPr>
            <w:tcW w:w="4019" w:type="dxa"/>
            <w:vAlign w:val="center"/>
          </w:tcPr>
          <w:p w14:paraId="11142135" w14:textId="77777777" w:rsidR="00560F21" w:rsidRDefault="00560F21" w:rsidP="00501114">
            <w:r w:rsidRPr="009F6C49">
              <w:t>高电平时钟使</w:t>
            </w:r>
            <w:r w:rsidRPr="009F6C49">
              <w:rPr>
                <w:rFonts w:hint="eastAsia"/>
              </w:rPr>
              <w:t>能</w:t>
            </w:r>
          </w:p>
        </w:tc>
      </w:tr>
      <w:tr w:rsidR="00560F21" w14:paraId="7E01085A" w14:textId="77777777" w:rsidTr="00560F21">
        <w:tc>
          <w:tcPr>
            <w:tcW w:w="2839" w:type="dxa"/>
            <w:vAlign w:val="center"/>
          </w:tcPr>
          <w:p w14:paraId="68A977E5" w14:textId="77777777" w:rsidR="00560F21" w:rsidRDefault="00560F21" w:rsidP="00501114">
            <w:r>
              <w:t xml:space="preserve">aresetn </w:t>
            </w:r>
          </w:p>
        </w:tc>
        <w:tc>
          <w:tcPr>
            <w:tcW w:w="955" w:type="dxa"/>
            <w:vAlign w:val="center"/>
          </w:tcPr>
          <w:p w14:paraId="48696B6D" w14:textId="77777777" w:rsidR="00560F21" w:rsidRDefault="00560F21" w:rsidP="00501114">
            <w:r>
              <w:t xml:space="preserve">INPUT </w:t>
            </w:r>
          </w:p>
        </w:tc>
        <w:tc>
          <w:tcPr>
            <w:tcW w:w="709" w:type="dxa"/>
            <w:vAlign w:val="center"/>
          </w:tcPr>
          <w:p w14:paraId="0F4B0945" w14:textId="77777777" w:rsidR="00560F21" w:rsidRPr="009F6C49" w:rsidRDefault="00560F21" w:rsidP="00501114">
            <w:r w:rsidRPr="009F6C49">
              <w:t xml:space="preserve">Yes </w:t>
            </w:r>
          </w:p>
        </w:tc>
        <w:tc>
          <w:tcPr>
            <w:tcW w:w="4019" w:type="dxa"/>
          </w:tcPr>
          <w:p w14:paraId="4CAF5948" w14:textId="77777777" w:rsidR="00560F21" w:rsidRDefault="00560F21" w:rsidP="00501114">
            <w:r w:rsidRPr="009F6C49">
              <w:rPr>
                <w:rFonts w:hint="eastAsia"/>
              </w:rPr>
              <w:t>低有效</w:t>
            </w:r>
            <w:r w:rsidRPr="009F6C49">
              <w:t>同步</w:t>
            </w:r>
            <w:r w:rsidRPr="009F6C49">
              <w:rPr>
                <w:rFonts w:hint="eastAsia"/>
              </w:rPr>
              <w:t>复位</w:t>
            </w:r>
            <w:r w:rsidRPr="009F6C49">
              <w:t>(</w:t>
            </w:r>
            <w:r w:rsidRPr="009F6C49">
              <w:t>覆盖</w:t>
            </w:r>
            <w:r w:rsidRPr="009F6C49">
              <w:t>aclken)</w:t>
            </w:r>
            <w:r w:rsidRPr="009F6C49">
              <w:t>。</w:t>
            </w:r>
            <w:r w:rsidRPr="004D5A93">
              <w:t>aresetn</w:t>
            </w:r>
            <w:r w:rsidRPr="004D5A93">
              <w:t>必须为至少</w:t>
            </w:r>
            <w:r w:rsidRPr="004D5A93">
              <w:t>2</w:t>
            </w:r>
            <w:r w:rsidRPr="004D5A93">
              <w:t>个时钟周期断言。</w:t>
            </w:r>
          </w:p>
        </w:tc>
      </w:tr>
      <w:tr w:rsidR="00560F21" w14:paraId="349FA11A" w14:textId="77777777" w:rsidTr="00560F21">
        <w:tc>
          <w:tcPr>
            <w:tcW w:w="2839" w:type="dxa"/>
            <w:vAlign w:val="center"/>
          </w:tcPr>
          <w:p w14:paraId="08AA65CD" w14:textId="77777777" w:rsidR="00560F21" w:rsidRDefault="00560F21" w:rsidP="00501114">
            <w:r>
              <w:t xml:space="preserve">s_axis_input_tvalid </w:t>
            </w:r>
          </w:p>
        </w:tc>
        <w:tc>
          <w:tcPr>
            <w:tcW w:w="955" w:type="dxa"/>
            <w:vAlign w:val="center"/>
          </w:tcPr>
          <w:p w14:paraId="0C101BC1" w14:textId="77777777" w:rsidR="00560F21" w:rsidRDefault="00560F21" w:rsidP="00501114">
            <w:r>
              <w:t xml:space="preserve">INPUT </w:t>
            </w:r>
          </w:p>
        </w:tc>
        <w:tc>
          <w:tcPr>
            <w:tcW w:w="709" w:type="dxa"/>
            <w:vAlign w:val="center"/>
          </w:tcPr>
          <w:p w14:paraId="61056A04" w14:textId="77777777" w:rsidR="00560F21" w:rsidRPr="009F6C49" w:rsidRDefault="00560F21" w:rsidP="00501114">
            <w:r w:rsidRPr="009F6C49">
              <w:t xml:space="preserve">No </w:t>
            </w:r>
          </w:p>
        </w:tc>
        <w:tc>
          <w:tcPr>
            <w:tcW w:w="4019" w:type="dxa"/>
            <w:vAlign w:val="center"/>
          </w:tcPr>
          <w:p w14:paraId="27C1106B" w14:textId="77777777" w:rsidR="00560F21" w:rsidRDefault="00560F21" w:rsidP="00501114">
            <w:r w:rsidRPr="009F6C49">
              <w:t>TVALID</w:t>
            </w:r>
            <w:r w:rsidRPr="009F6C49">
              <w:rPr>
                <w:rFonts w:hint="eastAsia"/>
              </w:rPr>
              <w:t>信号针对</w:t>
            </w:r>
            <w:r w:rsidRPr="009F6C49">
              <w:t>S_AXIS_INPUT</w:t>
            </w:r>
            <w:r w:rsidR="00BB237F">
              <w:rPr>
                <w:rFonts w:hint="eastAsia"/>
              </w:rPr>
              <w:t>通道</w:t>
            </w:r>
          </w:p>
        </w:tc>
      </w:tr>
      <w:tr w:rsidR="00560F21" w14:paraId="70D37869" w14:textId="77777777" w:rsidTr="00560F21">
        <w:tc>
          <w:tcPr>
            <w:tcW w:w="2839" w:type="dxa"/>
            <w:vAlign w:val="center"/>
          </w:tcPr>
          <w:p w14:paraId="6AF4402E" w14:textId="77777777" w:rsidR="00560F21" w:rsidRDefault="00560F21" w:rsidP="00501114">
            <w:r>
              <w:t xml:space="preserve">s_axis_input_tready </w:t>
            </w:r>
          </w:p>
        </w:tc>
        <w:tc>
          <w:tcPr>
            <w:tcW w:w="955" w:type="dxa"/>
            <w:vAlign w:val="center"/>
          </w:tcPr>
          <w:p w14:paraId="374F0778" w14:textId="77777777" w:rsidR="00560F21" w:rsidRDefault="00560F21" w:rsidP="00501114">
            <w:r>
              <w:t xml:space="preserve">OUTPUT </w:t>
            </w:r>
          </w:p>
        </w:tc>
        <w:tc>
          <w:tcPr>
            <w:tcW w:w="709" w:type="dxa"/>
            <w:vAlign w:val="center"/>
          </w:tcPr>
          <w:p w14:paraId="6DDE49A7" w14:textId="77777777" w:rsidR="00560F21" w:rsidRPr="009F6C49" w:rsidRDefault="00560F21" w:rsidP="00501114">
            <w:r w:rsidRPr="009F6C49">
              <w:t xml:space="preserve">No </w:t>
            </w:r>
          </w:p>
        </w:tc>
        <w:tc>
          <w:tcPr>
            <w:tcW w:w="4019" w:type="dxa"/>
            <w:vAlign w:val="center"/>
          </w:tcPr>
          <w:p w14:paraId="03BC7B51" w14:textId="77777777" w:rsidR="00560F21" w:rsidRDefault="00560F21" w:rsidP="00501114">
            <w:r>
              <w:t>TREADY</w:t>
            </w:r>
            <w:r w:rsidR="009F1C48" w:rsidRPr="009F6C49">
              <w:rPr>
                <w:rFonts w:hint="eastAsia"/>
              </w:rPr>
              <w:t>信号针对</w:t>
            </w:r>
            <w:r>
              <w:t xml:space="preserve">S_AXIS_INPUT </w:t>
            </w:r>
            <w:r w:rsidR="00BB237F">
              <w:rPr>
                <w:rFonts w:hint="eastAsia"/>
              </w:rPr>
              <w:t>通道</w:t>
            </w:r>
          </w:p>
        </w:tc>
      </w:tr>
      <w:tr w:rsidR="00560F21" w14:paraId="5E816EDE" w14:textId="77777777" w:rsidTr="00560F21">
        <w:tc>
          <w:tcPr>
            <w:tcW w:w="2839" w:type="dxa"/>
            <w:vAlign w:val="center"/>
          </w:tcPr>
          <w:p w14:paraId="7BBF57DD" w14:textId="77777777" w:rsidR="00560F21" w:rsidRDefault="00560F21" w:rsidP="00501114">
            <w:r>
              <w:t xml:space="preserve">s_axis_input_tdata </w:t>
            </w:r>
          </w:p>
        </w:tc>
        <w:tc>
          <w:tcPr>
            <w:tcW w:w="955" w:type="dxa"/>
            <w:vAlign w:val="center"/>
          </w:tcPr>
          <w:p w14:paraId="769AC613" w14:textId="77777777" w:rsidR="00560F21" w:rsidRDefault="00560F21" w:rsidP="00501114">
            <w:r>
              <w:t xml:space="preserve">INPUT </w:t>
            </w:r>
          </w:p>
        </w:tc>
        <w:tc>
          <w:tcPr>
            <w:tcW w:w="709" w:type="dxa"/>
            <w:vAlign w:val="center"/>
          </w:tcPr>
          <w:p w14:paraId="2AADAC6F" w14:textId="77777777" w:rsidR="00560F21" w:rsidRPr="009F6C49" w:rsidRDefault="00560F21" w:rsidP="00501114">
            <w:r w:rsidRPr="009F6C49">
              <w:t xml:space="preserve">No </w:t>
            </w:r>
          </w:p>
        </w:tc>
        <w:tc>
          <w:tcPr>
            <w:tcW w:w="4019" w:type="dxa"/>
            <w:vAlign w:val="center"/>
          </w:tcPr>
          <w:p w14:paraId="63BCD698" w14:textId="5FF4FEC3" w:rsidR="00560F21" w:rsidRDefault="00943CC5" w:rsidP="00501114">
            <w:r w:rsidRPr="009F6C49">
              <w:t>输入数据和擦除标</w:t>
            </w:r>
            <w:r w:rsidRPr="009F6C49">
              <w:rPr>
                <w:rFonts w:hint="eastAsia"/>
              </w:rPr>
              <w:t>志</w:t>
            </w:r>
            <w:r w:rsidRPr="009F6C49">
              <w:t>，如果适用</w:t>
            </w:r>
          </w:p>
        </w:tc>
      </w:tr>
      <w:tr w:rsidR="00560F21" w14:paraId="746B1F26" w14:textId="77777777" w:rsidTr="00560F21">
        <w:tc>
          <w:tcPr>
            <w:tcW w:w="2839" w:type="dxa"/>
            <w:vAlign w:val="center"/>
          </w:tcPr>
          <w:p w14:paraId="268718D6" w14:textId="77777777" w:rsidR="00560F21" w:rsidRDefault="00560F21" w:rsidP="00501114">
            <w:r>
              <w:t xml:space="preserve">s_axis_input_tuser </w:t>
            </w:r>
          </w:p>
        </w:tc>
        <w:tc>
          <w:tcPr>
            <w:tcW w:w="955" w:type="dxa"/>
            <w:vAlign w:val="center"/>
          </w:tcPr>
          <w:p w14:paraId="27D08995" w14:textId="77777777" w:rsidR="00560F21" w:rsidRDefault="00560F21" w:rsidP="00501114">
            <w:r>
              <w:t xml:space="preserve">INPUT </w:t>
            </w:r>
          </w:p>
        </w:tc>
        <w:tc>
          <w:tcPr>
            <w:tcW w:w="709" w:type="dxa"/>
            <w:vAlign w:val="center"/>
          </w:tcPr>
          <w:p w14:paraId="063AE9AE" w14:textId="77777777" w:rsidR="00560F21" w:rsidRPr="009F6C49" w:rsidRDefault="00560F21" w:rsidP="00501114">
            <w:r w:rsidRPr="009F6C49">
              <w:t xml:space="preserve">Yes </w:t>
            </w:r>
          </w:p>
        </w:tc>
        <w:tc>
          <w:tcPr>
            <w:tcW w:w="4019" w:type="dxa"/>
            <w:vAlign w:val="center"/>
          </w:tcPr>
          <w:p w14:paraId="1D2375CE" w14:textId="77777777" w:rsidR="00560F21" w:rsidRDefault="009F1C48" w:rsidP="00501114">
            <w:r w:rsidRPr="009F6C49">
              <w:t>用户位，未修改</w:t>
            </w:r>
            <w:r w:rsidRPr="009F6C49">
              <w:rPr>
                <w:rFonts w:hint="eastAsia"/>
              </w:rPr>
              <w:t>直接旁路输出</w:t>
            </w:r>
            <w:r w:rsidRPr="009F6C49">
              <w:t>，延迟与</w:t>
            </w:r>
            <w:r w:rsidRPr="009F6C49">
              <w:t>s_axis_input_tdata</w:t>
            </w:r>
            <w:r w:rsidRPr="009F6C49">
              <w:t>相同</w:t>
            </w:r>
          </w:p>
        </w:tc>
      </w:tr>
      <w:tr w:rsidR="00560F21" w14:paraId="6628E15C" w14:textId="77777777" w:rsidTr="00560F21">
        <w:tc>
          <w:tcPr>
            <w:tcW w:w="2839" w:type="dxa"/>
            <w:vAlign w:val="center"/>
          </w:tcPr>
          <w:p w14:paraId="4C96E14D" w14:textId="77777777" w:rsidR="00560F21" w:rsidRDefault="00560F21" w:rsidP="00501114">
            <w:r>
              <w:t xml:space="preserve">s_axis_input_tlast </w:t>
            </w:r>
          </w:p>
        </w:tc>
        <w:tc>
          <w:tcPr>
            <w:tcW w:w="955" w:type="dxa"/>
            <w:vAlign w:val="center"/>
          </w:tcPr>
          <w:p w14:paraId="534E2169" w14:textId="77777777" w:rsidR="00560F21" w:rsidRDefault="00560F21" w:rsidP="00501114">
            <w:r>
              <w:t xml:space="preserve">INPUT </w:t>
            </w:r>
          </w:p>
        </w:tc>
        <w:tc>
          <w:tcPr>
            <w:tcW w:w="709" w:type="dxa"/>
            <w:vAlign w:val="center"/>
          </w:tcPr>
          <w:p w14:paraId="77649C32" w14:textId="77777777" w:rsidR="00560F21" w:rsidRPr="009F6C49" w:rsidRDefault="00560F21" w:rsidP="00501114">
            <w:r w:rsidRPr="009F6C49">
              <w:t xml:space="preserve">No </w:t>
            </w:r>
          </w:p>
        </w:tc>
        <w:tc>
          <w:tcPr>
            <w:tcW w:w="4019" w:type="dxa"/>
          </w:tcPr>
          <w:p w14:paraId="69C92F4F" w14:textId="77777777" w:rsidR="009F1C48" w:rsidRDefault="009F1C48" w:rsidP="00501114">
            <w:r w:rsidRPr="009F6C49">
              <w:t>标</w:t>
            </w:r>
            <w:r w:rsidR="004D5A93">
              <w:rPr>
                <w:rFonts w:hint="eastAsia"/>
              </w:rPr>
              <w:t>志</w:t>
            </w:r>
            <w:r w:rsidRPr="009F6C49">
              <w:t>输入块的最后一个符号。仅用于生成事件输出。如果不使用事件输出，则可以将其</w:t>
            </w:r>
            <w:r w:rsidRPr="009F6C49">
              <w:rPr>
                <w:rFonts w:hint="eastAsia"/>
              </w:rPr>
              <w:t>设置</w:t>
            </w:r>
            <w:r w:rsidRPr="009F6C49">
              <w:t>为高或低。</w:t>
            </w:r>
          </w:p>
        </w:tc>
      </w:tr>
      <w:tr w:rsidR="00560F21" w14:paraId="617A5899" w14:textId="77777777" w:rsidTr="00560F21">
        <w:tc>
          <w:tcPr>
            <w:tcW w:w="2839" w:type="dxa"/>
            <w:vAlign w:val="center"/>
          </w:tcPr>
          <w:p w14:paraId="495A6355" w14:textId="77777777" w:rsidR="00560F21" w:rsidRDefault="00560F21" w:rsidP="00501114">
            <w:r>
              <w:t xml:space="preserve">s_axis_ctrl_tvalid </w:t>
            </w:r>
          </w:p>
        </w:tc>
        <w:tc>
          <w:tcPr>
            <w:tcW w:w="955" w:type="dxa"/>
            <w:vAlign w:val="center"/>
          </w:tcPr>
          <w:p w14:paraId="2BA196B6" w14:textId="77777777" w:rsidR="00560F21" w:rsidRDefault="00560F21" w:rsidP="00501114">
            <w:r>
              <w:t xml:space="preserve">INPUT </w:t>
            </w:r>
          </w:p>
        </w:tc>
        <w:tc>
          <w:tcPr>
            <w:tcW w:w="709" w:type="dxa"/>
            <w:vAlign w:val="center"/>
          </w:tcPr>
          <w:p w14:paraId="711F8DFE" w14:textId="77777777" w:rsidR="00560F21" w:rsidRPr="009F6C49" w:rsidRDefault="00560F21" w:rsidP="00501114">
            <w:r w:rsidRPr="009F6C49">
              <w:t xml:space="preserve">Yes </w:t>
            </w:r>
          </w:p>
        </w:tc>
        <w:tc>
          <w:tcPr>
            <w:tcW w:w="4019" w:type="dxa"/>
          </w:tcPr>
          <w:p w14:paraId="62974D38" w14:textId="77777777" w:rsidR="00560F21" w:rsidRDefault="00560F21" w:rsidP="00501114">
            <w:r>
              <w:t xml:space="preserve">TVALID </w:t>
            </w:r>
            <w:r w:rsidR="00BB237F" w:rsidRPr="009F6C49">
              <w:rPr>
                <w:rFonts w:hint="eastAsia"/>
              </w:rPr>
              <w:t>信号针对</w:t>
            </w:r>
            <w:r>
              <w:t xml:space="preserve"> S_AXIS_CTRL</w:t>
            </w:r>
            <w:r w:rsidR="00BB237F">
              <w:rPr>
                <w:rFonts w:hint="eastAsia"/>
              </w:rPr>
              <w:t>通道，</w:t>
            </w:r>
            <w:r w:rsidR="00BB237F" w:rsidRPr="004D5A93">
              <w:t>此通道仅在</w:t>
            </w:r>
            <w:r w:rsidR="00BB237F" w:rsidRPr="004D5A93">
              <w:rPr>
                <w:rFonts w:hint="eastAsia"/>
              </w:rPr>
              <w:t>IP</w:t>
            </w:r>
            <w:r w:rsidR="00BB237F" w:rsidRPr="004D5A93">
              <w:t>核具有可变块长度或检查符号数目时才出现</w:t>
            </w:r>
          </w:p>
        </w:tc>
      </w:tr>
      <w:tr w:rsidR="00560F21" w14:paraId="6F221FC9" w14:textId="77777777" w:rsidTr="00560F21">
        <w:tc>
          <w:tcPr>
            <w:tcW w:w="2839" w:type="dxa"/>
            <w:vAlign w:val="center"/>
          </w:tcPr>
          <w:p w14:paraId="2DA5DE11" w14:textId="77777777" w:rsidR="00560F21" w:rsidRDefault="00560F21" w:rsidP="00501114">
            <w:r>
              <w:t xml:space="preserve">s_axis_ctrl_tready </w:t>
            </w:r>
          </w:p>
        </w:tc>
        <w:tc>
          <w:tcPr>
            <w:tcW w:w="955" w:type="dxa"/>
            <w:vAlign w:val="center"/>
          </w:tcPr>
          <w:p w14:paraId="4F450F03" w14:textId="77777777" w:rsidR="00560F21" w:rsidRDefault="00560F21" w:rsidP="00501114">
            <w:r>
              <w:t xml:space="preserve">OUTPUT </w:t>
            </w:r>
          </w:p>
        </w:tc>
        <w:tc>
          <w:tcPr>
            <w:tcW w:w="709" w:type="dxa"/>
            <w:vAlign w:val="center"/>
          </w:tcPr>
          <w:p w14:paraId="275DC1F4" w14:textId="77777777" w:rsidR="00560F21" w:rsidRPr="009F6C49" w:rsidRDefault="00560F21" w:rsidP="00501114">
            <w:r w:rsidRPr="009F6C49">
              <w:t xml:space="preserve">Yes </w:t>
            </w:r>
          </w:p>
        </w:tc>
        <w:tc>
          <w:tcPr>
            <w:tcW w:w="4019" w:type="dxa"/>
            <w:vAlign w:val="center"/>
          </w:tcPr>
          <w:p w14:paraId="52E67BA4" w14:textId="77777777" w:rsidR="00560F21" w:rsidRDefault="00560F21" w:rsidP="00501114">
            <w:r>
              <w:t>TREADY</w:t>
            </w:r>
            <w:r w:rsidR="00BB237F" w:rsidRPr="009F6C49">
              <w:rPr>
                <w:rFonts w:hint="eastAsia"/>
              </w:rPr>
              <w:t>信号针对</w:t>
            </w:r>
            <w:r>
              <w:t xml:space="preserve">S_AXIS_CTRL </w:t>
            </w:r>
            <w:r w:rsidR="00BB237F">
              <w:rPr>
                <w:rFonts w:hint="eastAsia"/>
              </w:rPr>
              <w:t>通道</w:t>
            </w:r>
          </w:p>
        </w:tc>
      </w:tr>
      <w:tr w:rsidR="00560F21" w14:paraId="4AA930F2" w14:textId="77777777" w:rsidTr="00560F21">
        <w:tc>
          <w:tcPr>
            <w:tcW w:w="2839" w:type="dxa"/>
            <w:vAlign w:val="center"/>
          </w:tcPr>
          <w:p w14:paraId="0B2A60BA" w14:textId="77777777" w:rsidR="00560F21" w:rsidRDefault="00560F21" w:rsidP="00501114">
            <w:r>
              <w:t xml:space="preserve">s_axis_ctrl_tdata </w:t>
            </w:r>
          </w:p>
        </w:tc>
        <w:tc>
          <w:tcPr>
            <w:tcW w:w="955" w:type="dxa"/>
            <w:vAlign w:val="center"/>
          </w:tcPr>
          <w:p w14:paraId="73CD790A" w14:textId="77777777" w:rsidR="00560F21" w:rsidRDefault="00560F21" w:rsidP="00501114">
            <w:r>
              <w:t xml:space="preserve">INPUT </w:t>
            </w:r>
          </w:p>
        </w:tc>
        <w:tc>
          <w:tcPr>
            <w:tcW w:w="709" w:type="dxa"/>
            <w:vAlign w:val="center"/>
          </w:tcPr>
          <w:p w14:paraId="2CA95AB0" w14:textId="77777777" w:rsidR="00560F21" w:rsidRPr="009F6C49" w:rsidRDefault="00560F21" w:rsidP="00501114">
            <w:r w:rsidRPr="009F6C49">
              <w:t xml:space="preserve">Yes </w:t>
            </w:r>
          </w:p>
        </w:tc>
        <w:tc>
          <w:tcPr>
            <w:tcW w:w="4019" w:type="dxa"/>
            <w:vAlign w:val="center"/>
          </w:tcPr>
          <w:p w14:paraId="05D4AACD" w14:textId="77777777" w:rsidR="00BB237F" w:rsidRDefault="00BB237F" w:rsidP="00501114">
            <w:r w:rsidRPr="009F6C49">
              <w:t>检查符号的块长度和数目</w:t>
            </w:r>
            <w:r w:rsidRPr="009F6C49">
              <w:t>(</w:t>
            </w:r>
            <w:r w:rsidRPr="009F6C49">
              <w:t>如适用</w:t>
            </w:r>
            <w:r w:rsidRPr="009F6C49">
              <w:t>)</w:t>
            </w:r>
          </w:p>
        </w:tc>
      </w:tr>
      <w:tr w:rsidR="00560F21" w14:paraId="77DE6739" w14:textId="77777777" w:rsidTr="00560F21">
        <w:tc>
          <w:tcPr>
            <w:tcW w:w="2839" w:type="dxa"/>
            <w:vAlign w:val="center"/>
          </w:tcPr>
          <w:p w14:paraId="57C78FC6" w14:textId="77777777" w:rsidR="00560F21" w:rsidRDefault="00560F21" w:rsidP="00501114">
            <w:r>
              <w:t xml:space="preserve">m_axis_output_tvalid </w:t>
            </w:r>
          </w:p>
        </w:tc>
        <w:tc>
          <w:tcPr>
            <w:tcW w:w="955" w:type="dxa"/>
            <w:vAlign w:val="center"/>
          </w:tcPr>
          <w:p w14:paraId="1DE3934C" w14:textId="77777777" w:rsidR="00560F21" w:rsidRDefault="00560F21" w:rsidP="00501114">
            <w:r>
              <w:t xml:space="preserve">OUTPUT </w:t>
            </w:r>
          </w:p>
        </w:tc>
        <w:tc>
          <w:tcPr>
            <w:tcW w:w="709" w:type="dxa"/>
            <w:vAlign w:val="center"/>
          </w:tcPr>
          <w:p w14:paraId="3E968175" w14:textId="77777777" w:rsidR="00560F21" w:rsidRPr="009F6C49" w:rsidRDefault="00560F21" w:rsidP="00501114">
            <w:r w:rsidRPr="009F6C49">
              <w:t xml:space="preserve">No </w:t>
            </w:r>
          </w:p>
        </w:tc>
        <w:tc>
          <w:tcPr>
            <w:tcW w:w="4019" w:type="dxa"/>
            <w:vAlign w:val="center"/>
          </w:tcPr>
          <w:p w14:paraId="2EF13DD9" w14:textId="77777777" w:rsidR="00560F21" w:rsidRDefault="00560F21" w:rsidP="00501114">
            <w:r>
              <w:t>TVALID</w:t>
            </w:r>
            <w:r w:rsidR="00BB237F" w:rsidRPr="009F6C49">
              <w:rPr>
                <w:rFonts w:hint="eastAsia"/>
              </w:rPr>
              <w:t>信号针对</w:t>
            </w:r>
            <w:r>
              <w:t xml:space="preserve">M_AXIS_OUTPUT </w:t>
            </w:r>
            <w:r w:rsidR="00BB237F">
              <w:rPr>
                <w:rFonts w:hint="eastAsia"/>
              </w:rPr>
              <w:t>通道</w:t>
            </w:r>
          </w:p>
        </w:tc>
      </w:tr>
      <w:tr w:rsidR="00560F21" w14:paraId="333F04F4" w14:textId="77777777" w:rsidTr="00560F21">
        <w:tc>
          <w:tcPr>
            <w:tcW w:w="2839" w:type="dxa"/>
            <w:vAlign w:val="center"/>
          </w:tcPr>
          <w:p w14:paraId="2A2AFB28" w14:textId="77777777" w:rsidR="00560F21" w:rsidRDefault="00560F21" w:rsidP="00501114">
            <w:r>
              <w:t xml:space="preserve">m_axis_output_tready </w:t>
            </w:r>
          </w:p>
        </w:tc>
        <w:tc>
          <w:tcPr>
            <w:tcW w:w="955" w:type="dxa"/>
            <w:vAlign w:val="center"/>
          </w:tcPr>
          <w:p w14:paraId="4DF1F457" w14:textId="77777777" w:rsidR="00560F21" w:rsidRDefault="00560F21" w:rsidP="00501114">
            <w:r>
              <w:t xml:space="preserve">INPUT </w:t>
            </w:r>
          </w:p>
        </w:tc>
        <w:tc>
          <w:tcPr>
            <w:tcW w:w="709" w:type="dxa"/>
            <w:vAlign w:val="center"/>
          </w:tcPr>
          <w:p w14:paraId="56377A08" w14:textId="77777777" w:rsidR="00560F21" w:rsidRPr="009F6C49" w:rsidRDefault="00560F21" w:rsidP="00501114">
            <w:r w:rsidRPr="009F6C49">
              <w:t xml:space="preserve">Yes </w:t>
            </w:r>
          </w:p>
        </w:tc>
        <w:tc>
          <w:tcPr>
            <w:tcW w:w="4019" w:type="dxa"/>
          </w:tcPr>
          <w:p w14:paraId="2951693D" w14:textId="77777777" w:rsidR="00560F21" w:rsidRDefault="00560F21" w:rsidP="00501114">
            <w:r>
              <w:t>TREADY</w:t>
            </w:r>
            <w:r w:rsidR="004D5A93" w:rsidRPr="009F6C49">
              <w:rPr>
                <w:rFonts w:hint="eastAsia"/>
              </w:rPr>
              <w:t>信号针对</w:t>
            </w:r>
            <w:r>
              <w:t>M_AXIS_OUTPUT</w:t>
            </w:r>
            <w:r w:rsidR="004D5A93">
              <w:rPr>
                <w:rFonts w:hint="eastAsia"/>
              </w:rPr>
              <w:t>通道。</w:t>
            </w:r>
            <w:r w:rsidR="001B3A9F">
              <w:rPr>
                <w:rFonts w:hint="eastAsia"/>
              </w:rPr>
              <w:t>设置为高，</w:t>
            </w:r>
            <w:r w:rsidR="004D5A93">
              <w:rPr>
                <w:rFonts w:hint="eastAsia"/>
              </w:rPr>
              <w:t>如果</w:t>
            </w:r>
            <w:r w:rsidR="004D5A93">
              <w:rPr>
                <w:rFonts w:hint="eastAsia"/>
              </w:rPr>
              <w:t>slave</w:t>
            </w:r>
            <w:r w:rsidR="004D5A93">
              <w:rPr>
                <w:rFonts w:hint="eastAsia"/>
              </w:rPr>
              <w:t>永远从</w:t>
            </w:r>
            <w:r w:rsidR="004D5A93">
              <w:t>M_AXIS_OUTPUT</w:t>
            </w:r>
            <w:r w:rsidR="004D5A93">
              <w:rPr>
                <w:rFonts w:hint="eastAsia"/>
              </w:rPr>
              <w:t>接收数据</w:t>
            </w:r>
            <w:r>
              <w:t xml:space="preserve"> </w:t>
            </w:r>
          </w:p>
        </w:tc>
      </w:tr>
      <w:tr w:rsidR="00560F21" w14:paraId="0E548E86" w14:textId="77777777" w:rsidTr="00560F21">
        <w:tc>
          <w:tcPr>
            <w:tcW w:w="2839" w:type="dxa"/>
            <w:vAlign w:val="center"/>
          </w:tcPr>
          <w:p w14:paraId="13ADDC89" w14:textId="77777777" w:rsidR="00560F21" w:rsidRDefault="00560F21" w:rsidP="00235DB2">
            <w:r>
              <w:t xml:space="preserve">m_axis_output_tdata </w:t>
            </w:r>
          </w:p>
        </w:tc>
        <w:tc>
          <w:tcPr>
            <w:tcW w:w="955" w:type="dxa"/>
            <w:vAlign w:val="center"/>
          </w:tcPr>
          <w:p w14:paraId="0FF229B9" w14:textId="77777777" w:rsidR="00560F21" w:rsidRDefault="00560F21" w:rsidP="00235DB2">
            <w:r>
              <w:t xml:space="preserve">OUTPUT </w:t>
            </w:r>
          </w:p>
        </w:tc>
        <w:tc>
          <w:tcPr>
            <w:tcW w:w="709" w:type="dxa"/>
            <w:vAlign w:val="center"/>
          </w:tcPr>
          <w:p w14:paraId="5837494A" w14:textId="77777777" w:rsidR="00560F21" w:rsidRPr="009F6C49" w:rsidRDefault="00560F21" w:rsidP="00235DB2">
            <w:r w:rsidRPr="009F6C49">
              <w:t xml:space="preserve">No </w:t>
            </w:r>
          </w:p>
        </w:tc>
        <w:tc>
          <w:tcPr>
            <w:tcW w:w="4019" w:type="dxa"/>
            <w:vAlign w:val="center"/>
          </w:tcPr>
          <w:p w14:paraId="5C0386BB" w14:textId="77777777" w:rsidR="00560F21" w:rsidRDefault="004D5A93" w:rsidP="00235DB2">
            <w:r w:rsidRPr="009F6C49">
              <w:t>纠正数据输出</w:t>
            </w:r>
          </w:p>
        </w:tc>
      </w:tr>
      <w:tr w:rsidR="00560F21" w14:paraId="3058FA31" w14:textId="77777777" w:rsidTr="00560F21">
        <w:tc>
          <w:tcPr>
            <w:tcW w:w="2839" w:type="dxa"/>
            <w:vAlign w:val="center"/>
          </w:tcPr>
          <w:p w14:paraId="5CEC754F" w14:textId="77777777" w:rsidR="00560F21" w:rsidRDefault="00560F21" w:rsidP="00235DB2">
            <w:r>
              <w:t xml:space="preserve">m_axis_output_tuser </w:t>
            </w:r>
          </w:p>
        </w:tc>
        <w:tc>
          <w:tcPr>
            <w:tcW w:w="955" w:type="dxa"/>
            <w:vAlign w:val="center"/>
          </w:tcPr>
          <w:p w14:paraId="765D2E3D" w14:textId="77777777" w:rsidR="00560F21" w:rsidRDefault="00560F21" w:rsidP="00235DB2">
            <w:r>
              <w:t xml:space="preserve">OUTPUT </w:t>
            </w:r>
          </w:p>
        </w:tc>
        <w:tc>
          <w:tcPr>
            <w:tcW w:w="709" w:type="dxa"/>
            <w:vAlign w:val="center"/>
          </w:tcPr>
          <w:p w14:paraId="6FC3D27E" w14:textId="77777777" w:rsidR="00560F21" w:rsidRPr="009F6C49" w:rsidRDefault="00560F21" w:rsidP="00235DB2">
            <w:r w:rsidRPr="009F6C49">
              <w:t xml:space="preserve">Yes </w:t>
            </w:r>
          </w:p>
        </w:tc>
        <w:tc>
          <w:tcPr>
            <w:tcW w:w="4019" w:type="dxa"/>
            <w:vAlign w:val="center"/>
          </w:tcPr>
          <w:p w14:paraId="466F2130" w14:textId="77777777" w:rsidR="00560F21" w:rsidRDefault="004D5A93" w:rsidP="00235DB2">
            <w:r w:rsidRPr="009F6C49">
              <w:t>s_axis_input_tuser</w:t>
            </w:r>
            <w:r w:rsidRPr="009F6C49">
              <w:t>被</w:t>
            </w:r>
            <w:r w:rsidRPr="009F6C49">
              <w:rPr>
                <w:rFonts w:hint="eastAsia"/>
              </w:rPr>
              <w:t>IP</w:t>
            </w:r>
            <w:r w:rsidRPr="009F6C49">
              <w:rPr>
                <w:rFonts w:hint="eastAsia"/>
              </w:rPr>
              <w:t>核</w:t>
            </w:r>
            <w:r w:rsidRPr="009F6C49">
              <w:t>延迟</w:t>
            </w:r>
          </w:p>
        </w:tc>
      </w:tr>
      <w:tr w:rsidR="00560F21" w14:paraId="7E05A052" w14:textId="77777777" w:rsidTr="00560F21">
        <w:tc>
          <w:tcPr>
            <w:tcW w:w="2839" w:type="dxa"/>
            <w:vAlign w:val="center"/>
          </w:tcPr>
          <w:p w14:paraId="6082F5C7" w14:textId="77777777" w:rsidR="00560F21" w:rsidRDefault="00560F21" w:rsidP="00235DB2">
            <w:r>
              <w:t xml:space="preserve">m_axis_output_tlast </w:t>
            </w:r>
          </w:p>
        </w:tc>
        <w:tc>
          <w:tcPr>
            <w:tcW w:w="955" w:type="dxa"/>
            <w:vAlign w:val="center"/>
          </w:tcPr>
          <w:p w14:paraId="1B1BB42E" w14:textId="77777777" w:rsidR="00560F21" w:rsidRDefault="00560F21" w:rsidP="00235DB2">
            <w:r>
              <w:t xml:space="preserve">OUTPUT </w:t>
            </w:r>
          </w:p>
        </w:tc>
        <w:tc>
          <w:tcPr>
            <w:tcW w:w="709" w:type="dxa"/>
            <w:vAlign w:val="center"/>
          </w:tcPr>
          <w:p w14:paraId="10DBF6DF" w14:textId="77777777" w:rsidR="00560F21" w:rsidRPr="009F6C49" w:rsidRDefault="00560F21" w:rsidP="00235DB2">
            <w:r w:rsidRPr="009F6C49">
              <w:t xml:space="preserve">No </w:t>
            </w:r>
          </w:p>
        </w:tc>
        <w:tc>
          <w:tcPr>
            <w:tcW w:w="4019" w:type="dxa"/>
            <w:vAlign w:val="center"/>
          </w:tcPr>
          <w:p w14:paraId="619A784A" w14:textId="77777777" w:rsidR="00560F21" w:rsidRDefault="004D5A93" w:rsidP="00235DB2">
            <w:r w:rsidRPr="009F6C49">
              <w:t>当最后一个通道的最后一个符号在</w:t>
            </w:r>
            <w:r w:rsidRPr="009F6C49">
              <w:lastRenderedPageBreak/>
              <w:t>m_axis_output_tdata</w:t>
            </w:r>
            <w:r w:rsidRPr="009F6C49">
              <w:t>上时为高</w:t>
            </w:r>
          </w:p>
        </w:tc>
      </w:tr>
      <w:tr w:rsidR="00560F21" w14:paraId="18C20802" w14:textId="77777777" w:rsidTr="00560F21">
        <w:tc>
          <w:tcPr>
            <w:tcW w:w="2839" w:type="dxa"/>
            <w:vAlign w:val="center"/>
          </w:tcPr>
          <w:p w14:paraId="38E46A24" w14:textId="77777777" w:rsidR="00560F21" w:rsidRDefault="00560F21" w:rsidP="00235DB2">
            <w:r>
              <w:lastRenderedPageBreak/>
              <w:t xml:space="preserve">event_s_input_tlast_missing </w:t>
            </w:r>
          </w:p>
        </w:tc>
        <w:tc>
          <w:tcPr>
            <w:tcW w:w="955" w:type="dxa"/>
            <w:vAlign w:val="center"/>
          </w:tcPr>
          <w:p w14:paraId="2DC8C6C3" w14:textId="77777777" w:rsidR="00560F21" w:rsidRDefault="00560F21" w:rsidP="00235DB2">
            <w:r>
              <w:t xml:space="preserve">OUTPUT </w:t>
            </w:r>
          </w:p>
        </w:tc>
        <w:tc>
          <w:tcPr>
            <w:tcW w:w="709" w:type="dxa"/>
            <w:vAlign w:val="center"/>
          </w:tcPr>
          <w:p w14:paraId="0A7DFEF6" w14:textId="77777777" w:rsidR="00560F21" w:rsidRPr="009F6C49" w:rsidRDefault="00560F21" w:rsidP="00235DB2">
            <w:r w:rsidRPr="009F6C49">
              <w:t xml:space="preserve">No </w:t>
            </w:r>
          </w:p>
        </w:tc>
        <w:tc>
          <w:tcPr>
            <w:tcW w:w="4019" w:type="dxa"/>
          </w:tcPr>
          <w:p w14:paraId="1EAAC7DC" w14:textId="77777777" w:rsidR="00560F21" w:rsidRDefault="004D5A93" w:rsidP="00235DB2">
            <w:r w:rsidRPr="009F6C49">
              <w:t>标</w:t>
            </w:r>
            <w:r w:rsidRPr="009F6C49">
              <w:rPr>
                <w:rFonts w:hint="eastAsia"/>
              </w:rPr>
              <w:t>志</w:t>
            </w:r>
            <w:r w:rsidRPr="009F6C49">
              <w:t>s_axis_input_tlast</w:t>
            </w:r>
            <w:r w:rsidRPr="009F6C49">
              <w:t>在预期的时候没有被断言。如果不需要，保持不连接。</w:t>
            </w:r>
          </w:p>
        </w:tc>
      </w:tr>
      <w:tr w:rsidR="00560F21" w14:paraId="0F136474" w14:textId="77777777" w:rsidTr="00560F21">
        <w:tc>
          <w:tcPr>
            <w:tcW w:w="2839" w:type="dxa"/>
            <w:vAlign w:val="center"/>
          </w:tcPr>
          <w:p w14:paraId="66B9FA55" w14:textId="77777777" w:rsidR="00560F21" w:rsidRDefault="00560F21" w:rsidP="00235DB2">
            <w:r>
              <w:t xml:space="preserve">event_s_input_tlast_unexpected </w:t>
            </w:r>
          </w:p>
        </w:tc>
        <w:tc>
          <w:tcPr>
            <w:tcW w:w="955" w:type="dxa"/>
            <w:vAlign w:val="center"/>
          </w:tcPr>
          <w:p w14:paraId="07C58545" w14:textId="77777777" w:rsidR="00560F21" w:rsidRDefault="00560F21" w:rsidP="00235DB2">
            <w:r>
              <w:t xml:space="preserve">OUTPUT </w:t>
            </w:r>
          </w:p>
        </w:tc>
        <w:tc>
          <w:tcPr>
            <w:tcW w:w="709" w:type="dxa"/>
            <w:vAlign w:val="center"/>
          </w:tcPr>
          <w:p w14:paraId="3F965B3E" w14:textId="77777777" w:rsidR="00560F21" w:rsidRPr="009F6C49" w:rsidRDefault="00560F21" w:rsidP="00235DB2">
            <w:r w:rsidRPr="009F6C49">
              <w:t xml:space="preserve">No </w:t>
            </w:r>
          </w:p>
        </w:tc>
        <w:tc>
          <w:tcPr>
            <w:tcW w:w="4019" w:type="dxa"/>
          </w:tcPr>
          <w:p w14:paraId="063735B0" w14:textId="77777777" w:rsidR="00560F21" w:rsidRDefault="004D5A93" w:rsidP="00235DB2">
            <w:r w:rsidRPr="009F6C49">
              <w:t>标</w:t>
            </w:r>
            <w:r w:rsidRPr="009F6C49">
              <w:rPr>
                <w:rFonts w:hint="eastAsia"/>
              </w:rPr>
              <w:t>志</w:t>
            </w:r>
            <w:r w:rsidRPr="009F6C49">
              <w:t>s_axis_input_tlast</w:t>
            </w:r>
            <w:r w:rsidRPr="009F6C49">
              <w:t>在非预期时被断言。如果不需要，保持不连接。</w:t>
            </w:r>
          </w:p>
        </w:tc>
      </w:tr>
      <w:tr w:rsidR="00560F21" w14:paraId="420D4B02" w14:textId="77777777" w:rsidTr="00560F21">
        <w:tc>
          <w:tcPr>
            <w:tcW w:w="2839" w:type="dxa"/>
            <w:vAlign w:val="center"/>
          </w:tcPr>
          <w:p w14:paraId="76015C80" w14:textId="77777777" w:rsidR="00560F21" w:rsidRDefault="00560F21" w:rsidP="00235DB2">
            <w:r>
              <w:t xml:space="preserve">event_s_ctrl_tdata_invalid </w:t>
            </w:r>
          </w:p>
        </w:tc>
        <w:tc>
          <w:tcPr>
            <w:tcW w:w="955" w:type="dxa"/>
            <w:vAlign w:val="center"/>
          </w:tcPr>
          <w:p w14:paraId="2D469AB4" w14:textId="77777777" w:rsidR="00560F21" w:rsidRDefault="00560F21" w:rsidP="00235DB2">
            <w:r>
              <w:t xml:space="preserve">OUTPUT </w:t>
            </w:r>
          </w:p>
        </w:tc>
        <w:tc>
          <w:tcPr>
            <w:tcW w:w="709" w:type="dxa"/>
            <w:vAlign w:val="center"/>
          </w:tcPr>
          <w:p w14:paraId="08A9BD24" w14:textId="77777777" w:rsidR="00560F21" w:rsidRPr="009F6C49" w:rsidRDefault="00560F21" w:rsidP="00235DB2">
            <w:r w:rsidRPr="009F6C49">
              <w:t xml:space="preserve">No </w:t>
            </w:r>
          </w:p>
        </w:tc>
        <w:tc>
          <w:tcPr>
            <w:tcW w:w="4019" w:type="dxa"/>
          </w:tcPr>
          <w:p w14:paraId="72C9C812" w14:textId="77777777" w:rsidR="00560F21" w:rsidRDefault="004D5A93" w:rsidP="00235DB2">
            <w:r w:rsidRPr="009F6C49">
              <w:rPr>
                <w:rFonts w:hint="eastAsia"/>
              </w:rPr>
              <w:t>标志</w:t>
            </w:r>
            <w:r w:rsidRPr="009F6C49">
              <w:t>s_axis_ctrl_tdata</w:t>
            </w:r>
            <w:r w:rsidRPr="009F6C49">
              <w:t>上提供的值是非法的。如果</w:t>
            </w:r>
            <w:r w:rsidRPr="009F6C49">
              <w:rPr>
                <w:rFonts w:hint="eastAsia"/>
              </w:rPr>
              <w:t>被</w:t>
            </w:r>
            <w:r w:rsidRPr="009F6C49">
              <w:t>断言，</w:t>
            </w:r>
            <w:r w:rsidRPr="009F6C49">
              <w:rPr>
                <w:rFonts w:hint="eastAsia"/>
              </w:rPr>
              <w:t>IP</w:t>
            </w:r>
            <w:r w:rsidRPr="009F6C49">
              <w:rPr>
                <w:rFonts w:hint="eastAsia"/>
              </w:rPr>
              <w:t>核</w:t>
            </w:r>
            <w:r w:rsidRPr="009F6C49">
              <w:t>必须重置。如果不需要，保持不连接。</w:t>
            </w:r>
          </w:p>
        </w:tc>
      </w:tr>
    </w:tbl>
    <w:p w14:paraId="130357EF" w14:textId="77777777" w:rsidR="00C34671" w:rsidRDefault="004E6D13" w:rsidP="00A45160">
      <w:pPr>
        <w:pStyle w:val="4"/>
        <w:numPr>
          <w:ilvl w:val="3"/>
          <w:numId w:val="1"/>
        </w:numPr>
      </w:pPr>
      <w:r>
        <w:rPr>
          <w:rFonts w:hint="eastAsia"/>
        </w:rPr>
        <w:t>RS</w:t>
      </w:r>
      <w:r>
        <w:t xml:space="preserve"> </w:t>
      </w:r>
      <w:r>
        <w:rPr>
          <w:rFonts w:hint="eastAsia"/>
        </w:rPr>
        <w:t>编码</w:t>
      </w:r>
      <w:r>
        <w:rPr>
          <w:rFonts w:hint="eastAsia"/>
        </w:rPr>
        <w:t>IP</w:t>
      </w:r>
      <w:r>
        <w:rPr>
          <w:rFonts w:hint="eastAsia"/>
        </w:rPr>
        <w:t>时序</w:t>
      </w:r>
    </w:p>
    <w:p w14:paraId="025114E4" w14:textId="22956471" w:rsidR="00256ED2" w:rsidRPr="00256ED2" w:rsidRDefault="00256ED2" w:rsidP="007D7746">
      <w:r w:rsidRPr="00256ED2">
        <w:t>当一个块的最后一个符号在</w:t>
      </w:r>
      <w:r w:rsidRPr="00256ED2">
        <w:t>m_axis_output_tdata(</w:t>
      </w:r>
      <w:r w:rsidRPr="00256ED2">
        <w:t>第</w:t>
      </w:r>
      <w:r w:rsidRPr="00256ED2">
        <w:t>n</w:t>
      </w:r>
      <w:r w:rsidRPr="00256ED2">
        <w:t>个</w:t>
      </w:r>
      <w:r w:rsidRPr="00256ED2">
        <w:t>)</w:t>
      </w:r>
      <w:r w:rsidRPr="00256ED2">
        <w:t>上时，</w:t>
      </w:r>
      <w:r w:rsidRPr="00256ED2">
        <w:t>m_axis_output_tlast</w:t>
      </w:r>
      <w:r w:rsidRPr="00256ED2">
        <w:t>输出是高。在多通道情况下，</w:t>
      </w:r>
      <w:r w:rsidRPr="00256ED2">
        <w:t>m_axis_output_tlast</w:t>
      </w:r>
      <w:r w:rsidRPr="00256ED2">
        <w:t>仅在最后一个通道的最后一个符号出现在</w:t>
      </w:r>
      <w:r w:rsidRPr="00256ED2">
        <w:t>m_axis_output_tdata</w:t>
      </w:r>
      <w:r w:rsidRPr="00256ED2">
        <w:t>上时断言为高。显示如</w:t>
      </w:r>
      <w:r w:rsidR="00A2509D">
        <w:rPr>
          <w:rFonts w:hint="eastAsia"/>
        </w:rPr>
        <w:t>下</w:t>
      </w:r>
      <w:r w:rsidR="0081569F">
        <w:fldChar w:fldCharType="begin"/>
      </w:r>
      <w:r w:rsidR="00F5354F">
        <w:instrText xml:space="preserve"> REF _Ref27141137 \h </w:instrText>
      </w:r>
      <w:r w:rsidR="0081569F">
        <w:fldChar w:fldCharType="separate"/>
      </w:r>
      <w:r w:rsidR="00F5354F">
        <w:rPr>
          <w:rFonts w:hint="eastAsia"/>
        </w:rPr>
        <w:t>图</w:t>
      </w:r>
      <w:r w:rsidR="0081569F">
        <w:fldChar w:fldCharType="end"/>
      </w:r>
      <w:r w:rsidRPr="00256ED2">
        <w:t>所示</w:t>
      </w:r>
    </w:p>
    <w:p w14:paraId="7B9B109E" w14:textId="77777777" w:rsidR="00256ED2" w:rsidRPr="00256ED2" w:rsidRDefault="00256ED2" w:rsidP="007D7746"/>
    <w:p w14:paraId="06D97A89" w14:textId="77777777" w:rsidR="00DB727A" w:rsidRDefault="004E6D13" w:rsidP="00DB727A">
      <w:pPr>
        <w:keepNext/>
      </w:pPr>
      <w:r w:rsidRPr="004E6D13">
        <w:rPr>
          <w:noProof/>
        </w:rPr>
        <w:drawing>
          <wp:inline distT="0" distB="0" distL="0" distR="0" wp14:anchorId="7EA3E497" wp14:editId="70857C53">
            <wp:extent cx="5274310" cy="28664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5274310" cy="2866441"/>
                    </a:xfrm>
                    <a:prstGeom prst="rect">
                      <a:avLst/>
                    </a:prstGeom>
                    <a:noFill/>
                    <a:ln>
                      <a:noFill/>
                    </a:ln>
                  </pic:spPr>
                </pic:pic>
              </a:graphicData>
            </a:graphic>
          </wp:inline>
        </w:drawing>
      </w:r>
    </w:p>
    <w:p w14:paraId="603E8AFF" w14:textId="0360AE69" w:rsidR="004E6D13" w:rsidRDefault="00DB727A" w:rsidP="00DB727A">
      <w:pPr>
        <w:pStyle w:val="af7"/>
        <w:jc w:val="center"/>
      </w:pPr>
      <w:bookmarkStart w:id="66" w:name="_Ref27141137"/>
      <w:bookmarkStart w:id="67" w:name="_Toc3551033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10</w:t>
      </w:r>
      <w:r w:rsidR="0081569F">
        <w:fldChar w:fldCharType="end"/>
      </w:r>
      <w:bookmarkEnd w:id="66"/>
      <w:r w:rsidRPr="00C60B64">
        <w:rPr>
          <w:rFonts w:hint="eastAsia"/>
        </w:rPr>
        <w:t>块输入输出时序图</w:t>
      </w:r>
      <w:bookmarkEnd w:id="67"/>
    </w:p>
    <w:p w14:paraId="21994D2B" w14:textId="2B7C19C5" w:rsidR="00435F7E" w:rsidRDefault="00435F7E" w:rsidP="00435F7E">
      <w:pPr>
        <w:pStyle w:val="4"/>
        <w:numPr>
          <w:ilvl w:val="3"/>
          <w:numId w:val="1"/>
        </w:numPr>
      </w:pPr>
      <w:r>
        <w:rPr>
          <w:rFonts w:hint="eastAsia"/>
        </w:rPr>
        <w:t>Matlab</w:t>
      </w:r>
      <w:r>
        <w:rPr>
          <w:rFonts w:hint="eastAsia"/>
        </w:rPr>
        <w:t>仿真</w:t>
      </w:r>
    </w:p>
    <w:p w14:paraId="24663AB0" w14:textId="77777777" w:rsidR="00435F7E" w:rsidRDefault="00435F7E" w:rsidP="00435F7E">
      <w:r>
        <w:t>clear all</w:t>
      </w:r>
    </w:p>
    <w:p w14:paraId="00E630CE" w14:textId="3FC9EC52" w:rsidR="00435F7E" w:rsidRDefault="00435F7E" w:rsidP="00435F7E">
      <w:r>
        <w:rPr>
          <w:rFonts w:hint="eastAsia"/>
        </w:rPr>
        <w:t>m=8;</w:t>
      </w:r>
      <w:r>
        <w:tab/>
      </w:r>
      <w:r>
        <w:rPr>
          <w:rFonts w:hint="eastAsia"/>
        </w:rPr>
        <w:t>%</w:t>
      </w:r>
      <w:r>
        <w:rPr>
          <w:rFonts w:hint="eastAsia"/>
        </w:rPr>
        <w:t>每个信息符号包含的比特数</w:t>
      </w:r>
    </w:p>
    <w:p w14:paraId="19EB1186" w14:textId="6C476942" w:rsidR="00435F7E" w:rsidRDefault="00435F7E" w:rsidP="00435F7E">
      <w:r>
        <w:rPr>
          <w:rFonts w:hint="eastAsia"/>
        </w:rPr>
        <w:t>n=255;</w:t>
      </w:r>
      <w:r>
        <w:tab/>
      </w:r>
      <w:r>
        <w:rPr>
          <w:rFonts w:hint="eastAsia"/>
        </w:rPr>
        <w:t>%</w:t>
      </w:r>
      <w:r>
        <w:rPr>
          <w:rFonts w:hint="eastAsia"/>
        </w:rPr>
        <w:t>码字长度</w:t>
      </w:r>
    </w:p>
    <w:p w14:paraId="6A0C0E7B" w14:textId="6C6E3479" w:rsidR="00435F7E" w:rsidRDefault="00435F7E" w:rsidP="00435F7E">
      <w:r>
        <w:rPr>
          <w:rFonts w:hint="eastAsia"/>
        </w:rPr>
        <w:t>k=239;</w:t>
      </w:r>
      <w:r>
        <w:tab/>
      </w:r>
      <w:r>
        <w:rPr>
          <w:rFonts w:hint="eastAsia"/>
        </w:rPr>
        <w:t>%</w:t>
      </w:r>
      <w:r>
        <w:rPr>
          <w:rFonts w:hint="eastAsia"/>
        </w:rPr>
        <w:t>码字中的信息符号数</w:t>
      </w:r>
    </w:p>
    <w:p w14:paraId="6B9470FD" w14:textId="5BB8AE56" w:rsidR="00435F7E" w:rsidRDefault="00435F7E" w:rsidP="00435F7E">
      <w:r>
        <w:rPr>
          <w:rFonts w:hint="eastAsia"/>
        </w:rPr>
        <w:t>t=(n-k)/2;</w:t>
      </w:r>
      <w:r>
        <w:tab/>
      </w:r>
      <w:r>
        <w:rPr>
          <w:rFonts w:hint="eastAsia"/>
        </w:rPr>
        <w:t>%</w:t>
      </w:r>
      <w:r>
        <w:rPr>
          <w:rFonts w:hint="eastAsia"/>
        </w:rPr>
        <w:t>码的纠错能力</w:t>
      </w:r>
    </w:p>
    <w:p w14:paraId="38BF9C70" w14:textId="49ED6FBE" w:rsidR="00435F7E" w:rsidRDefault="00435F7E" w:rsidP="00435F7E">
      <w:r>
        <w:rPr>
          <w:rFonts w:hint="eastAsia"/>
        </w:rPr>
        <w:t>N=8;</w:t>
      </w:r>
      <w:r>
        <w:tab/>
      </w:r>
      <w:r>
        <w:tab/>
      </w:r>
      <w:r>
        <w:rPr>
          <w:rFonts w:hint="eastAsia"/>
        </w:rPr>
        <w:t>%</w:t>
      </w:r>
      <w:r>
        <w:rPr>
          <w:rFonts w:hint="eastAsia"/>
        </w:rPr>
        <w:t>信息符号的行数，</w:t>
      </w:r>
      <w:r>
        <w:rPr>
          <w:rFonts w:hint="eastAsia"/>
        </w:rPr>
        <w:t>8</w:t>
      </w:r>
      <w:r>
        <w:rPr>
          <w:rFonts w:hint="eastAsia"/>
        </w:rPr>
        <w:t>路</w:t>
      </w:r>
    </w:p>
    <w:p w14:paraId="29E13859" w14:textId="7D4EA32A" w:rsidR="00435F7E" w:rsidRDefault="00435F7E" w:rsidP="00435F7E">
      <w:r>
        <w:rPr>
          <w:rFonts w:hint="eastAsia"/>
        </w:rPr>
        <w:t>msg=randi(2^(m-1),N,k);</w:t>
      </w:r>
      <w:r>
        <w:tab/>
      </w:r>
      <w:r>
        <w:tab/>
      </w:r>
      <w:r>
        <w:rPr>
          <w:rFonts w:hint="eastAsia"/>
        </w:rPr>
        <w:t>%</w:t>
      </w:r>
      <w:r>
        <w:rPr>
          <w:rFonts w:hint="eastAsia"/>
        </w:rPr>
        <w:t>信息符号生成</w:t>
      </w:r>
    </w:p>
    <w:p w14:paraId="403B88FF" w14:textId="1A3AB0D4" w:rsidR="00435F7E" w:rsidRDefault="00435F7E" w:rsidP="00435F7E">
      <w:r>
        <w:t>msg1=gf(msg,m);</w:t>
      </w:r>
      <w:r>
        <w:tab/>
      </w:r>
      <w:r>
        <w:tab/>
      </w:r>
      <w:r>
        <w:tab/>
      </w:r>
      <w:r>
        <w:rPr>
          <w:rFonts w:hint="eastAsia"/>
        </w:rPr>
        <w:t>%</w:t>
      </w:r>
      <w:r>
        <w:rPr>
          <w:rFonts w:hint="eastAsia"/>
        </w:rPr>
        <w:t>将信息符号变换到</w:t>
      </w:r>
      <w:r w:rsidRPr="00435F7E">
        <w:rPr>
          <w:rFonts w:hint="eastAsia"/>
        </w:rPr>
        <w:t>伽罗华域</w:t>
      </w:r>
    </w:p>
    <w:p w14:paraId="0C4A2C5E" w14:textId="1494C926" w:rsidR="00435F7E" w:rsidRDefault="00435F7E" w:rsidP="00435F7E">
      <w:r>
        <w:rPr>
          <w:rFonts w:hint="eastAsia"/>
        </w:rPr>
        <w:lastRenderedPageBreak/>
        <w:t xml:space="preserve">msg1=rsenc(msg1,n,k).';  </w:t>
      </w:r>
      <w:r>
        <w:tab/>
      </w:r>
      <w:r>
        <w:rPr>
          <w:rFonts w:hint="eastAsia"/>
        </w:rPr>
        <w:t>%RS(255,239)</w:t>
      </w:r>
      <w:r>
        <w:rPr>
          <w:rFonts w:hint="eastAsia"/>
        </w:rPr>
        <w:t>编码</w:t>
      </w:r>
    </w:p>
    <w:p w14:paraId="52F55F20" w14:textId="374279DF" w:rsidR="00435F7E" w:rsidRPr="00435F7E" w:rsidRDefault="00435F7E" w:rsidP="00435F7E">
      <w:r>
        <w:t>msg1=reshape(msg1,n,N).';</w:t>
      </w:r>
    </w:p>
    <w:p w14:paraId="5A673F70" w14:textId="7D74AFBC" w:rsidR="00281BA9" w:rsidRDefault="00281BA9" w:rsidP="00A45160">
      <w:pPr>
        <w:pStyle w:val="3"/>
        <w:numPr>
          <w:ilvl w:val="2"/>
          <w:numId w:val="1"/>
        </w:numPr>
      </w:pPr>
      <w:bookmarkStart w:id="68" w:name="_Toc35510278"/>
      <w:r>
        <w:rPr>
          <w:rFonts w:hint="eastAsia"/>
        </w:rPr>
        <w:t>RS</w:t>
      </w:r>
      <w:r w:rsidR="00FD656B">
        <w:rPr>
          <w:rFonts w:hint="eastAsia"/>
        </w:rPr>
        <w:t>译</w:t>
      </w:r>
      <w:r>
        <w:rPr>
          <w:rFonts w:hint="eastAsia"/>
        </w:rPr>
        <w:t>码</w:t>
      </w:r>
      <w:bookmarkEnd w:id="68"/>
    </w:p>
    <w:p w14:paraId="45F98D9E" w14:textId="77777777" w:rsidR="002F0B38" w:rsidRPr="002F0B38" w:rsidRDefault="002F0B38" w:rsidP="00A45160">
      <w:pPr>
        <w:pStyle w:val="4"/>
        <w:numPr>
          <w:ilvl w:val="3"/>
          <w:numId w:val="1"/>
        </w:numPr>
      </w:pPr>
      <w:r>
        <w:rPr>
          <w:rFonts w:hint="eastAsia"/>
        </w:rPr>
        <w:t>RS</w:t>
      </w:r>
      <w:r>
        <w:rPr>
          <w:rFonts w:hint="eastAsia"/>
        </w:rPr>
        <w:t>译码原理</w:t>
      </w:r>
    </w:p>
    <w:p w14:paraId="11BACFC0" w14:textId="77777777" w:rsidR="00D90EEC" w:rsidRDefault="00D90EEC" w:rsidP="00D90EEC">
      <w:r w:rsidRPr="00D90EEC">
        <w:t>RS</w:t>
      </w:r>
      <w:r>
        <w:t>码译码器在</w:t>
      </w:r>
      <w:r w:rsidR="00857CBF">
        <w:rPr>
          <w:rFonts w:hint="eastAsia"/>
        </w:rPr>
        <w:t>input</w:t>
      </w:r>
      <w:r>
        <w:t>端口采样</w:t>
      </w:r>
      <w:r w:rsidRPr="00D90EEC">
        <w:t>n</w:t>
      </w:r>
      <w:r>
        <w:t>个符号并试图纠正其中的错误。纠正错误后的符号在一定延时后通过</w:t>
      </w:r>
      <w:r w:rsidR="00857CBF">
        <w:rPr>
          <w:rFonts w:hint="eastAsia"/>
        </w:rPr>
        <w:t>output</w:t>
      </w:r>
      <w:r>
        <w:t>端口输出。在一个码块中</w:t>
      </w:r>
      <w:r w:rsidRPr="00D90EEC">
        <w:t>RS</w:t>
      </w:r>
      <w:r>
        <w:t>码能纠正的符号错误的最大值是</w:t>
      </w:r>
      <w:r>
        <w:t xml:space="preserve"> </w:t>
      </w:r>
      <w:r w:rsidR="00857CBF">
        <w:rPr>
          <w:rFonts w:hint="eastAsia"/>
        </w:rPr>
        <w:t>t=</w:t>
      </w:r>
      <w:r w:rsidRPr="00D90EEC">
        <w:t>(n-k)/2,</w:t>
      </w:r>
      <w:r>
        <w:t>称为</w:t>
      </w:r>
      <w:r w:rsidRPr="00D90EEC">
        <w:t>RS</w:t>
      </w:r>
      <w:r>
        <w:t>码的</w:t>
      </w:r>
      <w:r w:rsidR="00857CBF">
        <w:rPr>
          <w:rFonts w:hint="eastAsia"/>
        </w:rPr>
        <w:t>纠</w:t>
      </w:r>
      <w:r>
        <w:t>错能力。这里一个符号错误中可以包含任意个</w:t>
      </w:r>
      <w:r>
        <w:t>(</w:t>
      </w:r>
      <w:r>
        <w:t>不超过符号位宽</w:t>
      </w:r>
      <w:r>
        <w:t xml:space="preserve">) </w:t>
      </w:r>
      <w:r>
        <w:t>比特错误。</w:t>
      </w:r>
      <w:r w:rsidRPr="00D90EEC">
        <w:t>t</w:t>
      </w:r>
      <w:r>
        <w:t>的值在</w:t>
      </w:r>
      <w:r>
        <w:t>(n-k)</w:t>
      </w:r>
      <w:r>
        <w:t>不是</w:t>
      </w:r>
      <w:r w:rsidRPr="00D90EEC">
        <w:t>2</w:t>
      </w:r>
      <w:r>
        <w:t>的倍数时向下取整。</w:t>
      </w:r>
      <w:r w:rsidRPr="00D90EEC">
        <w:t>RS</w:t>
      </w:r>
      <w:r>
        <w:t>码译码器</w:t>
      </w:r>
      <w:r w:rsidRPr="00D90EEC">
        <w:t>IP</w:t>
      </w:r>
      <w:r>
        <w:t>核实现完整的</w:t>
      </w:r>
      <w:r w:rsidRPr="00D90EEC">
        <w:t>RS</w:t>
      </w:r>
      <w:r>
        <w:t>算法，但是如果接收的码块中存在多于</w:t>
      </w:r>
      <w:r>
        <w:t>t</w:t>
      </w:r>
      <w:r>
        <w:t>个符号错误，则会译码失败。</w:t>
      </w:r>
    </w:p>
    <w:p w14:paraId="46C0BB10" w14:textId="77777777" w:rsidR="00857CBF" w:rsidRDefault="00857CBF" w:rsidP="00857CBF">
      <w:r w:rsidRPr="00857CBF">
        <w:t>RS</w:t>
      </w:r>
      <w:r>
        <w:t>码译码器算法可以检测出超过</w:t>
      </w:r>
      <w:r>
        <w:t>t</w:t>
      </w:r>
      <w:r>
        <w:t>个符号错误（虽然不能完全纠正这些错误），因此可以给出对码块译码失败的指示信号。但是也可能出现的情况是，虽然在码块中存在多于</w:t>
      </w:r>
      <w:r>
        <w:t>t</w:t>
      </w:r>
      <w:r>
        <w:t>个符号错误，但是译码算法在一定条件下会认为错误数在其纠错能力范围内，因此不会给出译码失败的提示。</w:t>
      </w:r>
    </w:p>
    <w:p w14:paraId="6AD52522" w14:textId="77777777" w:rsidR="00857CBF" w:rsidRPr="008E12D7" w:rsidRDefault="00857CBF" w:rsidP="00857CBF">
      <w:r w:rsidRPr="008E12D7">
        <w:t>通常码块符号个数</w:t>
      </w:r>
      <w:r w:rsidRPr="008E12D7">
        <w:t>n=2</w:t>
      </w:r>
      <w:r w:rsidRPr="008E12D7">
        <w:rPr>
          <w:vertAlign w:val="superscript"/>
        </w:rPr>
        <w:t>(</w:t>
      </w:r>
      <w:r w:rsidRPr="008E12D7">
        <w:rPr>
          <w:rFonts w:hint="eastAsia"/>
          <w:vertAlign w:val="superscript"/>
        </w:rPr>
        <w:t>符号位宽</w:t>
      </w:r>
      <w:r w:rsidRPr="008E12D7">
        <w:rPr>
          <w:vertAlign w:val="superscript"/>
        </w:rPr>
        <w:t>)</w:t>
      </w:r>
      <w:r w:rsidRPr="008E12D7">
        <w:t>-1</w:t>
      </w:r>
      <w:r w:rsidRPr="008E12D7">
        <w:t>。如果</w:t>
      </w:r>
      <w:r w:rsidRPr="008E12D7">
        <w:rPr>
          <w:rFonts w:hint="eastAsia"/>
        </w:rPr>
        <w:t>n</w:t>
      </w:r>
      <w:r w:rsidRPr="008E12D7">
        <w:t>小于这个值，则得到的码为缩短码。码的缩短不</w:t>
      </w:r>
      <w:r w:rsidRPr="008E12D7">
        <w:rPr>
          <w:rFonts w:hint="eastAsia"/>
        </w:rPr>
        <w:t>影</w:t>
      </w:r>
      <w:r w:rsidRPr="008E12D7">
        <w:t>响校验符号的个数以及</w:t>
      </w:r>
      <w:r w:rsidRPr="008E12D7">
        <w:t>RS</w:t>
      </w:r>
      <w:r w:rsidRPr="008E12D7">
        <w:t>码能够纠正错误的个数。</w:t>
      </w:r>
    </w:p>
    <w:p w14:paraId="0DFE7EC5" w14:textId="77777777" w:rsidR="00281BA9" w:rsidRDefault="002F0B38" w:rsidP="00A45160">
      <w:pPr>
        <w:pStyle w:val="4"/>
        <w:numPr>
          <w:ilvl w:val="3"/>
          <w:numId w:val="1"/>
        </w:numPr>
      </w:pPr>
      <w:r>
        <w:rPr>
          <w:rFonts w:hint="eastAsia"/>
        </w:rPr>
        <w:t>RS</w:t>
      </w:r>
      <w:r>
        <w:rPr>
          <w:rFonts w:hint="eastAsia"/>
        </w:rPr>
        <w:t>译码</w:t>
      </w:r>
      <w:r>
        <w:rPr>
          <w:rFonts w:hint="eastAsia"/>
        </w:rPr>
        <w:t>IP</w:t>
      </w:r>
      <w:r>
        <w:rPr>
          <w:rFonts w:hint="eastAsia"/>
        </w:rPr>
        <w:t>简介</w:t>
      </w:r>
    </w:p>
    <w:p w14:paraId="7751F0F4" w14:textId="54FA3294" w:rsidR="002F0B38" w:rsidRPr="002F0B38" w:rsidRDefault="002F0B38" w:rsidP="002F0B38">
      <w:r w:rsidRPr="002F0B38">
        <w:t>Reed-Solomon</w:t>
      </w:r>
      <w:r w:rsidRPr="002F0B38">
        <w:t>解码器输入</w:t>
      </w:r>
      <w:r w:rsidRPr="002F0B38">
        <w:t>n</w:t>
      </w:r>
      <w:r w:rsidRPr="002F0B38">
        <w:t>个符号，包括</w:t>
      </w:r>
      <w:r w:rsidRPr="002F0B38">
        <w:t>k</w:t>
      </w:r>
      <w:r w:rsidRPr="002F0B38">
        <w:t>个信息符号和</w:t>
      </w:r>
      <w:r w:rsidRPr="002F0B38">
        <w:t>n-k</w:t>
      </w:r>
      <w:r w:rsidRPr="002F0B38">
        <w:t>个</w:t>
      </w:r>
      <w:r>
        <w:rPr>
          <w:rFonts w:hint="eastAsia"/>
        </w:rPr>
        <w:t>校验</w:t>
      </w:r>
      <w:r w:rsidRPr="002F0B38">
        <w:t>符号。如</w:t>
      </w:r>
      <w:r w:rsidR="00A2509D">
        <w:rPr>
          <w:rFonts w:hint="eastAsia"/>
        </w:rPr>
        <w:t>下图</w:t>
      </w:r>
      <w:r w:rsidRPr="002F0B38">
        <w:t>所示，</w:t>
      </w:r>
      <w:r w:rsidR="00A2509D">
        <w:rPr>
          <w:rFonts w:hint="eastAsia"/>
        </w:rPr>
        <w:t>下图</w:t>
      </w:r>
      <w:r w:rsidRPr="002F0B38">
        <w:t>还显示了这些符号是如何</w:t>
      </w:r>
      <w:r>
        <w:t>解释为多项式系数。</w:t>
      </w:r>
      <w:r w:rsidRPr="002F0B38">
        <w:t>检查符号</w:t>
      </w:r>
      <w:r>
        <w:rPr>
          <w:rFonts w:hint="eastAsia"/>
        </w:rPr>
        <w:t>产生后</w:t>
      </w:r>
      <w:r w:rsidRPr="002F0B38">
        <w:t>生成</w:t>
      </w:r>
      <w:r w:rsidRPr="002F0B38">
        <w:t>c(x)</w:t>
      </w:r>
      <w:r>
        <w:rPr>
          <w:rFonts w:hint="eastAsia"/>
        </w:rPr>
        <w:t>，</w:t>
      </w:r>
      <w:r w:rsidRPr="002F0B38">
        <w:t>c(x)</w:t>
      </w:r>
      <w:r w:rsidRPr="002F0B38">
        <w:t>可以被生成多项式</w:t>
      </w:r>
      <w:r w:rsidRPr="002F0B38">
        <w:t>g(x)</w:t>
      </w:r>
      <w:r w:rsidRPr="002F0B38">
        <w:t>整除。如果接收到的码字不</w:t>
      </w:r>
      <w:r>
        <w:rPr>
          <w:rFonts w:hint="eastAsia"/>
        </w:rPr>
        <w:t>能</w:t>
      </w:r>
      <w:r w:rsidRPr="002F0B38">
        <w:t>被</w:t>
      </w:r>
      <w:r w:rsidRPr="002F0B38">
        <w:t>g(x)</w:t>
      </w:r>
      <w:r w:rsidRPr="002F0B38">
        <w:t>整除，则码字包含错误。</w:t>
      </w:r>
      <w:r>
        <w:rPr>
          <w:rFonts w:hint="eastAsia"/>
        </w:rPr>
        <w:t>IP</w:t>
      </w:r>
      <w:r>
        <w:rPr>
          <w:rFonts w:hint="eastAsia"/>
        </w:rPr>
        <w:t>核</w:t>
      </w:r>
      <w:r w:rsidRPr="002F0B38">
        <w:t>纠正错误和输出</w:t>
      </w:r>
      <w:r w:rsidRPr="002F0B38">
        <w:t>n</w:t>
      </w:r>
      <w:r w:rsidRPr="002F0B38">
        <w:t>个符号</w:t>
      </w:r>
      <w:r w:rsidRPr="002F0B38">
        <w:t>(</w:t>
      </w:r>
      <w:r>
        <w:rPr>
          <w:rFonts w:hint="eastAsia"/>
        </w:rPr>
        <w:t>或</w:t>
      </w:r>
      <w:r w:rsidRPr="002F0B38">
        <w:t>k</w:t>
      </w:r>
      <w:r w:rsidRPr="002F0B38">
        <w:t>个符号</w:t>
      </w:r>
      <w:r>
        <w:rPr>
          <w:rFonts w:hint="eastAsia"/>
        </w:rPr>
        <w:t>，如果</w:t>
      </w:r>
      <w:r w:rsidRPr="002F0B38">
        <w:t>没有选中</w:t>
      </w:r>
      <w:r w:rsidRPr="002F0B38">
        <w:t>output check</w:t>
      </w:r>
      <w:r w:rsidRPr="002F0B38">
        <w:t>符号选项</w:t>
      </w:r>
      <w:r w:rsidRPr="002F0B38">
        <w:t>)</w:t>
      </w:r>
      <w:r w:rsidRPr="002F0B38">
        <w:t>。</w:t>
      </w:r>
    </w:p>
    <w:p w14:paraId="1D95B2FC" w14:textId="77777777" w:rsidR="00DB727A" w:rsidRDefault="00F111D4" w:rsidP="00DB727A">
      <w:pPr>
        <w:keepNext/>
      </w:pPr>
      <w:r w:rsidRPr="00F111D4">
        <w:rPr>
          <w:rFonts w:hint="eastAsia"/>
          <w:noProof/>
        </w:rPr>
        <w:drawing>
          <wp:inline distT="0" distB="0" distL="0" distR="0" wp14:anchorId="4BFF6593" wp14:editId="1FE8A81F">
            <wp:extent cx="5274310" cy="1786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4310" cy="1786896"/>
                    </a:xfrm>
                    <a:prstGeom prst="rect">
                      <a:avLst/>
                    </a:prstGeom>
                    <a:noFill/>
                    <a:ln>
                      <a:noFill/>
                    </a:ln>
                  </pic:spPr>
                </pic:pic>
              </a:graphicData>
            </a:graphic>
          </wp:inline>
        </w:drawing>
      </w:r>
    </w:p>
    <w:p w14:paraId="13002838" w14:textId="6390363B" w:rsidR="00F111D4" w:rsidRDefault="00DB727A" w:rsidP="00DB727A">
      <w:pPr>
        <w:pStyle w:val="af7"/>
        <w:jc w:val="center"/>
      </w:pPr>
      <w:bookmarkStart w:id="69" w:name="_Ref27141190"/>
      <w:bookmarkStart w:id="70" w:name="_Toc3551033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11</w:t>
      </w:r>
      <w:r w:rsidR="0081569F">
        <w:fldChar w:fldCharType="end"/>
      </w:r>
      <w:bookmarkEnd w:id="69"/>
      <w:r w:rsidRPr="00B04DA8">
        <w:t>RS</w:t>
      </w:r>
      <w:r w:rsidRPr="00B04DA8">
        <w:t>码字格式</w:t>
      </w:r>
      <w:bookmarkEnd w:id="70"/>
    </w:p>
    <w:p w14:paraId="1D733E0C" w14:textId="77777777" w:rsidR="00FC22A9" w:rsidRPr="002F0B38" w:rsidRDefault="00FC22A9" w:rsidP="00FC22A9">
      <w:r>
        <w:rPr>
          <w:rFonts w:hint="eastAsia"/>
        </w:rPr>
        <w:t>下图</w:t>
      </w:r>
      <w:r w:rsidRPr="002F0B38">
        <w:t>显示了</w:t>
      </w:r>
      <w:r>
        <w:rPr>
          <w:rFonts w:hint="eastAsia"/>
        </w:rPr>
        <w:t>当</w:t>
      </w:r>
      <w:r>
        <w:t>错误值</w:t>
      </w:r>
      <w:r>
        <w:rPr>
          <w:rFonts w:hint="eastAsia"/>
        </w:rPr>
        <w:t>被</w:t>
      </w:r>
      <w:r w:rsidRPr="002F0B38">
        <w:t>计算</w:t>
      </w:r>
      <w:r>
        <w:rPr>
          <w:rFonts w:hint="eastAsia"/>
        </w:rPr>
        <w:t>时</w:t>
      </w:r>
      <w:r w:rsidRPr="002F0B38">
        <w:t>输入数据是如何通过</w:t>
      </w:r>
      <w:r>
        <w:rPr>
          <w:rFonts w:hint="eastAsia"/>
        </w:rPr>
        <w:t>IP</w:t>
      </w:r>
      <w:r>
        <w:rPr>
          <w:rFonts w:hint="eastAsia"/>
        </w:rPr>
        <w:t>核的</w:t>
      </w:r>
      <w:r w:rsidRPr="002F0B38">
        <w:t>。将错误值添加到接收的数据中以重构原始</w:t>
      </w:r>
      <w:r>
        <w:rPr>
          <w:rFonts w:hint="eastAsia"/>
        </w:rPr>
        <w:t>的</w:t>
      </w:r>
      <w:r w:rsidRPr="002F0B38">
        <w:t>传输数据。</w:t>
      </w:r>
      <w:r>
        <w:rPr>
          <w:rFonts w:hint="eastAsia"/>
        </w:rPr>
        <w:t>带错误地接收数据</w:t>
      </w:r>
      <w:r w:rsidRPr="002F0B38">
        <w:t>也可以选择输出。</w:t>
      </w:r>
    </w:p>
    <w:p w14:paraId="0813A871" w14:textId="77777777" w:rsidR="00F111D4" w:rsidRPr="00FC22A9" w:rsidRDefault="00F111D4" w:rsidP="00470A5F"/>
    <w:p w14:paraId="75319E16" w14:textId="77777777" w:rsidR="00DB727A" w:rsidRDefault="00F111D4" w:rsidP="00DB727A">
      <w:pPr>
        <w:keepNext/>
      </w:pPr>
      <w:r w:rsidRPr="00F111D4">
        <w:rPr>
          <w:rFonts w:hint="eastAsia"/>
          <w:noProof/>
        </w:rPr>
        <w:lastRenderedPageBreak/>
        <w:drawing>
          <wp:inline distT="0" distB="0" distL="0" distR="0" wp14:anchorId="3B86806F" wp14:editId="31F9EDA1">
            <wp:extent cx="5274310" cy="1533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74310" cy="1533847"/>
                    </a:xfrm>
                    <a:prstGeom prst="rect">
                      <a:avLst/>
                    </a:prstGeom>
                    <a:noFill/>
                    <a:ln>
                      <a:noFill/>
                    </a:ln>
                  </pic:spPr>
                </pic:pic>
              </a:graphicData>
            </a:graphic>
          </wp:inline>
        </w:drawing>
      </w:r>
    </w:p>
    <w:p w14:paraId="0B8AA430" w14:textId="06772BD8" w:rsidR="00F111D4" w:rsidRDefault="00DB727A" w:rsidP="00DB727A">
      <w:pPr>
        <w:pStyle w:val="af7"/>
        <w:jc w:val="center"/>
      </w:pPr>
      <w:bookmarkStart w:id="71" w:name="_Ref27141214"/>
      <w:bookmarkStart w:id="72" w:name="_Toc3551033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12</w:t>
      </w:r>
      <w:r w:rsidR="0081569F">
        <w:fldChar w:fldCharType="end"/>
      </w:r>
      <w:bookmarkEnd w:id="71"/>
      <w:r w:rsidRPr="00AC0F02">
        <w:t>RS</w:t>
      </w:r>
      <w:r w:rsidRPr="00AC0F02">
        <w:t>解码器原理框图</w:t>
      </w:r>
      <w:bookmarkEnd w:id="72"/>
    </w:p>
    <w:p w14:paraId="60C97205" w14:textId="77777777" w:rsidR="003B6017" w:rsidRDefault="006D4371" w:rsidP="00A45160">
      <w:pPr>
        <w:pStyle w:val="4"/>
        <w:numPr>
          <w:ilvl w:val="3"/>
          <w:numId w:val="1"/>
        </w:numPr>
      </w:pPr>
      <w:r>
        <w:rPr>
          <w:rFonts w:hint="eastAsia"/>
        </w:rPr>
        <w:t>RS</w:t>
      </w:r>
      <w:r>
        <w:rPr>
          <w:rFonts w:hint="eastAsia"/>
        </w:rPr>
        <w:t>译码</w:t>
      </w:r>
      <w:r>
        <w:rPr>
          <w:rFonts w:hint="eastAsia"/>
        </w:rPr>
        <w:t>IP</w:t>
      </w:r>
      <w:r>
        <w:rPr>
          <w:rFonts w:hint="eastAsia"/>
        </w:rPr>
        <w:t>管脚描述</w:t>
      </w:r>
    </w:p>
    <w:p w14:paraId="2B280694" w14:textId="77777777" w:rsidR="00BA1C9F" w:rsidRDefault="00BA1C9F" w:rsidP="00261120">
      <w:pPr>
        <w:jc w:val="center"/>
      </w:pPr>
      <w:r w:rsidRPr="00BA1C9F">
        <w:rPr>
          <w:rFonts w:hint="eastAsia"/>
          <w:noProof/>
        </w:rPr>
        <w:drawing>
          <wp:inline distT="0" distB="0" distL="0" distR="0" wp14:anchorId="5C1E0204" wp14:editId="06404D11">
            <wp:extent cx="3915384" cy="28796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931097" cy="2891234"/>
                    </a:xfrm>
                    <a:prstGeom prst="rect">
                      <a:avLst/>
                    </a:prstGeom>
                    <a:noFill/>
                    <a:ln>
                      <a:noFill/>
                    </a:ln>
                  </pic:spPr>
                </pic:pic>
              </a:graphicData>
            </a:graphic>
          </wp:inline>
        </w:drawing>
      </w:r>
    </w:p>
    <w:p w14:paraId="399130A9" w14:textId="6AAE7A9C" w:rsidR="00BA1C9F" w:rsidRDefault="00DB727A" w:rsidP="00DB727A">
      <w:pPr>
        <w:pStyle w:val="af7"/>
        <w:jc w:val="center"/>
      </w:pPr>
      <w:bookmarkStart w:id="73" w:name="_Toc3551033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13</w:t>
      </w:r>
      <w:r w:rsidR="0081569F">
        <w:fldChar w:fldCharType="end"/>
      </w:r>
      <w:r w:rsidRPr="008A076D">
        <w:t>RS</w:t>
      </w:r>
      <w:r w:rsidRPr="008A076D">
        <w:t>译码</w:t>
      </w:r>
      <w:r w:rsidRPr="008A076D">
        <w:t>IP</w:t>
      </w:r>
      <w:r w:rsidRPr="008A076D">
        <w:t>外部接口</w:t>
      </w:r>
      <w:bookmarkEnd w:id="73"/>
    </w:p>
    <w:p w14:paraId="12049585" w14:textId="77777777" w:rsidR="003907FA" w:rsidRDefault="003907FA" w:rsidP="003907FA">
      <w:pPr>
        <w:pStyle w:val="af7"/>
        <w:keepNext/>
        <w:jc w:val="center"/>
      </w:pPr>
      <w:bookmarkStart w:id="74" w:name="_Toc35510378"/>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4</w:t>
      </w:r>
      <w:r w:rsidR="0081569F">
        <w:fldChar w:fldCharType="end"/>
      </w:r>
      <w:r w:rsidRPr="00A908B9">
        <w:t>RS</w:t>
      </w:r>
      <w:r w:rsidRPr="00A908B9">
        <w:t>译码</w:t>
      </w:r>
      <w:r w:rsidRPr="00A908B9">
        <w:t>IP</w:t>
      </w:r>
      <w:r w:rsidRPr="00A908B9">
        <w:t>管脚描述</w:t>
      </w:r>
      <w:bookmarkEnd w:id="74"/>
    </w:p>
    <w:tbl>
      <w:tblPr>
        <w:tblW w:w="8731" w:type="dxa"/>
        <w:tblInd w:w="113" w:type="dxa"/>
        <w:tblLook w:val="04A0" w:firstRow="1" w:lastRow="0" w:firstColumn="1" w:lastColumn="0" w:noHBand="0" w:noVBand="1"/>
      </w:tblPr>
      <w:tblGrid>
        <w:gridCol w:w="2152"/>
        <w:gridCol w:w="997"/>
        <w:gridCol w:w="966"/>
        <w:gridCol w:w="4616"/>
      </w:tblGrid>
      <w:tr w:rsidR="009F6C49" w:rsidRPr="00CB0DAD" w14:paraId="68BCB5A6" w14:textId="77777777" w:rsidTr="001124F6">
        <w:trPr>
          <w:trHeight w:val="285"/>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8C5CA" w14:textId="77777777" w:rsidR="009161C2" w:rsidRPr="009F6C49" w:rsidRDefault="009161C2" w:rsidP="00BA477C">
            <w:r w:rsidRPr="009F6C49">
              <w:rPr>
                <w:rFonts w:hint="eastAsia"/>
              </w:rPr>
              <w:t>信号</w:t>
            </w:r>
            <w:r w:rsidRPr="009F6C49">
              <w:rPr>
                <w:rFonts w:hint="eastAsia"/>
              </w:rPr>
              <w:t xml:space="preserve"> </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00F8B240" w14:textId="77777777" w:rsidR="009161C2" w:rsidRPr="009F6C49" w:rsidRDefault="009161C2" w:rsidP="00BA477C">
            <w:r w:rsidRPr="009F6C49">
              <w:rPr>
                <w:rFonts w:hint="eastAsia"/>
              </w:rPr>
              <w:t>方向</w:t>
            </w:r>
            <w:r w:rsidRPr="009F6C49">
              <w:rPr>
                <w:rFonts w:hint="eastAsia"/>
              </w:rPr>
              <w:t xml:space="preserve"> </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14:paraId="5FDAE8E3" w14:textId="77777777" w:rsidR="009161C2" w:rsidRPr="009F6C49" w:rsidRDefault="009161C2" w:rsidP="00BA477C">
            <w:r w:rsidRPr="009F6C49">
              <w:rPr>
                <w:rFonts w:hint="eastAsia"/>
              </w:rPr>
              <w:t>可选</w:t>
            </w:r>
          </w:p>
        </w:tc>
        <w:tc>
          <w:tcPr>
            <w:tcW w:w="4616" w:type="dxa"/>
            <w:tcBorders>
              <w:top w:val="single" w:sz="4" w:space="0" w:color="auto"/>
              <w:left w:val="nil"/>
              <w:bottom w:val="single" w:sz="4" w:space="0" w:color="auto"/>
              <w:right w:val="single" w:sz="4" w:space="0" w:color="auto"/>
            </w:tcBorders>
            <w:shd w:val="clear" w:color="auto" w:fill="auto"/>
            <w:noWrap/>
            <w:vAlign w:val="center"/>
            <w:hideMark/>
          </w:tcPr>
          <w:p w14:paraId="6C2529AD" w14:textId="77777777" w:rsidR="009161C2" w:rsidRPr="009F6C49" w:rsidRDefault="009161C2" w:rsidP="001124F6">
            <w:pPr>
              <w:jc w:val="left"/>
            </w:pPr>
            <w:r w:rsidRPr="009F6C49">
              <w:rPr>
                <w:rFonts w:hint="eastAsia"/>
              </w:rPr>
              <w:t>描述</w:t>
            </w:r>
          </w:p>
        </w:tc>
      </w:tr>
      <w:tr w:rsidR="009F6C49" w:rsidRPr="00CB0DAD" w14:paraId="60DCE97F"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A919F69" w14:textId="77777777" w:rsidR="009161C2" w:rsidRPr="009F6C49" w:rsidRDefault="009161C2" w:rsidP="00BA477C">
            <w:r w:rsidRPr="009F6C49">
              <w:rPr>
                <w:rFonts w:hint="eastAsia"/>
              </w:rPr>
              <w:t xml:space="preserve">aclk </w:t>
            </w:r>
          </w:p>
        </w:tc>
        <w:tc>
          <w:tcPr>
            <w:tcW w:w="997" w:type="dxa"/>
            <w:tcBorders>
              <w:top w:val="nil"/>
              <w:left w:val="nil"/>
              <w:bottom w:val="single" w:sz="4" w:space="0" w:color="auto"/>
              <w:right w:val="single" w:sz="4" w:space="0" w:color="auto"/>
            </w:tcBorders>
            <w:shd w:val="clear" w:color="auto" w:fill="auto"/>
            <w:noWrap/>
            <w:vAlign w:val="center"/>
            <w:hideMark/>
          </w:tcPr>
          <w:p w14:paraId="2F9D4D85"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0B3C101"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002D76" w14:textId="77777777" w:rsidR="009161C2" w:rsidRPr="009F6C49" w:rsidRDefault="009161C2" w:rsidP="001124F6">
            <w:pPr>
              <w:jc w:val="left"/>
            </w:pPr>
            <w:r w:rsidRPr="009F6C49">
              <w:rPr>
                <w:rFonts w:hint="eastAsia"/>
              </w:rPr>
              <w:t>上升沿有效</w:t>
            </w:r>
            <w:r w:rsidRPr="009F6C49">
              <w:t>的时钟</w:t>
            </w:r>
          </w:p>
        </w:tc>
      </w:tr>
      <w:tr w:rsidR="009F6C49" w:rsidRPr="00CB0DAD" w14:paraId="072B03D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5F6A0FB" w14:textId="77777777" w:rsidR="009161C2" w:rsidRPr="009F6C49" w:rsidRDefault="009161C2" w:rsidP="00BA477C">
            <w:r w:rsidRPr="009F6C49">
              <w:rPr>
                <w:rFonts w:hint="eastAsia"/>
              </w:rPr>
              <w:t xml:space="preserve">aclken </w:t>
            </w:r>
          </w:p>
        </w:tc>
        <w:tc>
          <w:tcPr>
            <w:tcW w:w="997" w:type="dxa"/>
            <w:tcBorders>
              <w:top w:val="nil"/>
              <w:left w:val="nil"/>
              <w:bottom w:val="single" w:sz="4" w:space="0" w:color="auto"/>
              <w:right w:val="single" w:sz="4" w:space="0" w:color="auto"/>
            </w:tcBorders>
            <w:shd w:val="clear" w:color="auto" w:fill="auto"/>
            <w:noWrap/>
            <w:vAlign w:val="center"/>
            <w:hideMark/>
          </w:tcPr>
          <w:p w14:paraId="318A699E"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602A13A"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4DEFE4D8" w14:textId="77777777" w:rsidR="009161C2" w:rsidRPr="009F6C49" w:rsidRDefault="009161C2" w:rsidP="001124F6">
            <w:pPr>
              <w:jc w:val="left"/>
            </w:pPr>
            <w:r w:rsidRPr="009F6C49">
              <w:t>高电平时钟使</w:t>
            </w:r>
            <w:r w:rsidRPr="009F6C49">
              <w:rPr>
                <w:rFonts w:hint="eastAsia"/>
              </w:rPr>
              <w:t>能</w:t>
            </w:r>
          </w:p>
        </w:tc>
      </w:tr>
      <w:tr w:rsidR="009F6C49" w:rsidRPr="00CB0DAD" w14:paraId="14CED5B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83F32FD" w14:textId="77777777" w:rsidR="009161C2" w:rsidRPr="009F6C49" w:rsidRDefault="009161C2" w:rsidP="00BA477C">
            <w:r w:rsidRPr="009F6C49">
              <w:rPr>
                <w:rFonts w:hint="eastAsia"/>
              </w:rPr>
              <w:t xml:space="preserve">aresetn </w:t>
            </w:r>
          </w:p>
        </w:tc>
        <w:tc>
          <w:tcPr>
            <w:tcW w:w="997" w:type="dxa"/>
            <w:tcBorders>
              <w:top w:val="nil"/>
              <w:left w:val="nil"/>
              <w:bottom w:val="single" w:sz="4" w:space="0" w:color="auto"/>
              <w:right w:val="single" w:sz="4" w:space="0" w:color="auto"/>
            </w:tcBorders>
            <w:shd w:val="clear" w:color="auto" w:fill="auto"/>
            <w:noWrap/>
            <w:vAlign w:val="center"/>
            <w:hideMark/>
          </w:tcPr>
          <w:p w14:paraId="4B93CC41"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00FCA3C"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8CE137F" w14:textId="77777777" w:rsidR="009161C2" w:rsidRPr="009F6C49" w:rsidRDefault="009161C2" w:rsidP="001124F6">
            <w:pPr>
              <w:jc w:val="left"/>
            </w:pPr>
            <w:r w:rsidRPr="009F6C49">
              <w:rPr>
                <w:rFonts w:hint="eastAsia"/>
              </w:rPr>
              <w:t>低有效</w:t>
            </w:r>
            <w:r w:rsidRPr="009F6C49">
              <w:t>同步清除</w:t>
            </w:r>
          </w:p>
        </w:tc>
      </w:tr>
      <w:tr w:rsidR="009F6C49" w:rsidRPr="00CB0DAD" w14:paraId="6131FF1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DE9A838" w14:textId="77777777" w:rsidR="009161C2" w:rsidRPr="009F6C49" w:rsidRDefault="009161C2" w:rsidP="00BA477C">
            <w:r w:rsidRPr="009F6C49">
              <w:rPr>
                <w:rFonts w:hint="eastAsia"/>
              </w:rPr>
              <w:t xml:space="preserve">s_axis_input_tvalid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7E744E8"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E4B6CF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E9F52A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S_AXIS_INPUT</w:t>
            </w:r>
            <w:r w:rsidRPr="009F6C49">
              <w:rPr>
                <w:rFonts w:hint="eastAsia"/>
              </w:rPr>
              <w:t>通道</w:t>
            </w:r>
            <w:r w:rsidRPr="009F6C49">
              <w:rPr>
                <w:rFonts w:hint="eastAsia"/>
              </w:rPr>
              <w:t xml:space="preserve"> </w:t>
            </w:r>
          </w:p>
        </w:tc>
      </w:tr>
      <w:tr w:rsidR="009F6C49" w:rsidRPr="00CB0DAD" w14:paraId="62E14D7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61336CC" w14:textId="77777777" w:rsidR="009161C2" w:rsidRPr="009F6C49" w:rsidRDefault="009161C2" w:rsidP="00BA477C">
            <w:r w:rsidRPr="009F6C49">
              <w:rPr>
                <w:rFonts w:hint="eastAsia"/>
              </w:rPr>
              <w:t xml:space="preserve">s_axis_input_tready </w:t>
            </w:r>
          </w:p>
        </w:tc>
        <w:tc>
          <w:tcPr>
            <w:tcW w:w="997" w:type="dxa"/>
            <w:tcBorders>
              <w:top w:val="nil"/>
              <w:left w:val="nil"/>
              <w:bottom w:val="single" w:sz="4" w:space="0" w:color="auto"/>
              <w:right w:val="single" w:sz="4" w:space="0" w:color="auto"/>
            </w:tcBorders>
            <w:shd w:val="clear" w:color="auto" w:fill="auto"/>
            <w:noWrap/>
            <w:vAlign w:val="center"/>
            <w:hideMark/>
          </w:tcPr>
          <w:p w14:paraId="3A2A011C"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8795035"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106F491"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S_AXIS_INPUT</w:t>
            </w:r>
            <w:r w:rsidRPr="009F6C49">
              <w:rPr>
                <w:rFonts w:hint="eastAsia"/>
              </w:rPr>
              <w:t>通道</w:t>
            </w:r>
          </w:p>
        </w:tc>
      </w:tr>
      <w:tr w:rsidR="009F6C49" w:rsidRPr="00CB0DAD" w14:paraId="5935CEE7"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866CD69" w14:textId="77777777" w:rsidR="009161C2" w:rsidRPr="009F6C49" w:rsidRDefault="009161C2" w:rsidP="00BA477C">
            <w:r w:rsidRPr="009F6C49">
              <w:rPr>
                <w:rFonts w:hint="eastAsia"/>
              </w:rPr>
              <w:t xml:space="preserve">s_axis_input_tdata </w:t>
            </w:r>
          </w:p>
        </w:tc>
        <w:tc>
          <w:tcPr>
            <w:tcW w:w="997" w:type="dxa"/>
            <w:tcBorders>
              <w:top w:val="nil"/>
              <w:left w:val="nil"/>
              <w:bottom w:val="single" w:sz="4" w:space="0" w:color="auto"/>
              <w:right w:val="single" w:sz="4" w:space="0" w:color="auto"/>
            </w:tcBorders>
            <w:shd w:val="clear" w:color="auto" w:fill="auto"/>
            <w:noWrap/>
            <w:vAlign w:val="center"/>
            <w:hideMark/>
          </w:tcPr>
          <w:p w14:paraId="1AE331E7"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8FE2F08"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A5EFDA7" w14:textId="77777777" w:rsidR="009161C2" w:rsidRPr="009F6C49" w:rsidRDefault="009161C2" w:rsidP="001124F6">
            <w:pPr>
              <w:jc w:val="left"/>
            </w:pPr>
            <w:r w:rsidRPr="009F6C49">
              <w:t>输入数据和擦除标</w:t>
            </w:r>
            <w:r w:rsidRPr="009F6C49">
              <w:rPr>
                <w:rFonts w:hint="eastAsia"/>
              </w:rPr>
              <w:t>志</w:t>
            </w:r>
            <w:r w:rsidRPr="009F6C49">
              <w:t>，如果适用</w:t>
            </w:r>
          </w:p>
        </w:tc>
      </w:tr>
      <w:tr w:rsidR="009F6C49" w:rsidRPr="00CB0DAD" w14:paraId="4B69B2C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04F4897" w14:textId="77777777" w:rsidR="009161C2" w:rsidRPr="009F6C49" w:rsidRDefault="009161C2" w:rsidP="00BA477C">
            <w:r w:rsidRPr="009F6C49">
              <w:rPr>
                <w:rFonts w:hint="eastAsia"/>
              </w:rPr>
              <w:t xml:space="preserve">s_axis_input_tuser </w:t>
            </w:r>
          </w:p>
        </w:tc>
        <w:tc>
          <w:tcPr>
            <w:tcW w:w="997" w:type="dxa"/>
            <w:tcBorders>
              <w:top w:val="nil"/>
              <w:left w:val="nil"/>
              <w:bottom w:val="single" w:sz="4" w:space="0" w:color="auto"/>
              <w:right w:val="single" w:sz="4" w:space="0" w:color="auto"/>
            </w:tcBorders>
            <w:shd w:val="clear" w:color="auto" w:fill="auto"/>
            <w:noWrap/>
            <w:vAlign w:val="center"/>
            <w:hideMark/>
          </w:tcPr>
          <w:p w14:paraId="7CA08612"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354449BE"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CDC0CA" w14:textId="77777777" w:rsidR="009161C2" w:rsidRPr="009F6C49" w:rsidRDefault="009161C2" w:rsidP="001124F6">
            <w:pPr>
              <w:jc w:val="left"/>
            </w:pPr>
            <w:r w:rsidRPr="009F6C49">
              <w:t>用户位，未修改</w:t>
            </w:r>
            <w:r w:rsidRPr="009F6C49">
              <w:rPr>
                <w:rFonts w:hint="eastAsia"/>
              </w:rPr>
              <w:t>的</w:t>
            </w:r>
            <w:r w:rsidRPr="009F6C49">
              <w:t>通过</w:t>
            </w:r>
            <w:r w:rsidRPr="009F6C49">
              <w:rPr>
                <w:rFonts w:hint="eastAsia"/>
              </w:rPr>
              <w:t>IP</w:t>
            </w:r>
            <w:r w:rsidRPr="009F6C49">
              <w:rPr>
                <w:rFonts w:hint="eastAsia"/>
              </w:rPr>
              <w:t>核</w:t>
            </w:r>
            <w:r w:rsidRPr="009F6C49">
              <w:t>，延迟与</w:t>
            </w:r>
            <w:r w:rsidRPr="009F6C49">
              <w:t>s_axis_input_tdata</w:t>
            </w:r>
            <w:r w:rsidRPr="009F6C49">
              <w:t>相同</w:t>
            </w:r>
          </w:p>
        </w:tc>
      </w:tr>
      <w:tr w:rsidR="009F6C49" w:rsidRPr="00CB0DAD" w14:paraId="6B2D5D2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0FCCC12" w14:textId="77777777" w:rsidR="009161C2" w:rsidRPr="009F6C49" w:rsidRDefault="009161C2" w:rsidP="00BA477C">
            <w:r w:rsidRPr="009F6C49">
              <w:rPr>
                <w:rFonts w:hint="eastAsia"/>
              </w:rPr>
              <w:t xml:space="preserve">s_axis_input_tlast </w:t>
            </w:r>
          </w:p>
        </w:tc>
        <w:tc>
          <w:tcPr>
            <w:tcW w:w="997" w:type="dxa"/>
            <w:tcBorders>
              <w:top w:val="nil"/>
              <w:left w:val="nil"/>
              <w:bottom w:val="single" w:sz="4" w:space="0" w:color="auto"/>
              <w:right w:val="single" w:sz="4" w:space="0" w:color="auto"/>
            </w:tcBorders>
            <w:shd w:val="clear" w:color="auto" w:fill="auto"/>
            <w:noWrap/>
            <w:vAlign w:val="center"/>
            <w:hideMark/>
          </w:tcPr>
          <w:p w14:paraId="6D2D9C7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9D8577A"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A0997E" w14:textId="77777777" w:rsidR="009161C2" w:rsidRPr="009F6C49" w:rsidRDefault="009161C2" w:rsidP="001124F6">
            <w:pPr>
              <w:jc w:val="left"/>
            </w:pPr>
            <w:r w:rsidRPr="009F6C49">
              <w:t>标记输入块的最后一个符号。仅用于生成事件输出。如果不使用事件输出，则可以将其绑定为高或低。</w:t>
            </w:r>
          </w:p>
        </w:tc>
      </w:tr>
      <w:tr w:rsidR="009F6C49" w:rsidRPr="00CB0DAD" w14:paraId="433AD7E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5A731C" w14:textId="77777777" w:rsidR="009161C2" w:rsidRPr="009F6C49" w:rsidRDefault="009161C2" w:rsidP="00BA477C">
            <w:r w:rsidRPr="009F6C49">
              <w:rPr>
                <w:rFonts w:hint="eastAsia"/>
              </w:rPr>
              <w:t xml:space="preserve">s_axis_ctrl_tvalid </w:t>
            </w:r>
          </w:p>
        </w:tc>
        <w:tc>
          <w:tcPr>
            <w:tcW w:w="997" w:type="dxa"/>
            <w:tcBorders>
              <w:top w:val="nil"/>
              <w:left w:val="nil"/>
              <w:bottom w:val="single" w:sz="4" w:space="0" w:color="auto"/>
              <w:right w:val="single" w:sz="4" w:space="0" w:color="auto"/>
            </w:tcBorders>
            <w:shd w:val="clear" w:color="auto" w:fill="auto"/>
            <w:noWrap/>
            <w:vAlign w:val="center"/>
            <w:hideMark/>
          </w:tcPr>
          <w:p w14:paraId="16FED4F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93CA866"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3715326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S_AXIS_CTRL</w:t>
            </w:r>
            <w:r w:rsidRPr="009F6C49">
              <w:rPr>
                <w:rFonts w:hint="eastAsia"/>
              </w:rPr>
              <w:t>通道，</w:t>
            </w:r>
            <w:r w:rsidRPr="009F6C49">
              <w:t>此通道仅在</w:t>
            </w:r>
            <w:r w:rsidRPr="009F6C49">
              <w:rPr>
                <w:rFonts w:hint="eastAsia"/>
              </w:rPr>
              <w:t>IP</w:t>
            </w:r>
            <w:r w:rsidRPr="009F6C49">
              <w:rPr>
                <w:rFonts w:hint="eastAsia"/>
              </w:rPr>
              <w:t>核</w:t>
            </w:r>
            <w:r w:rsidRPr="009F6C49">
              <w:t>具有可变块长</w:t>
            </w:r>
            <w:r w:rsidRPr="009F6C49">
              <w:rPr>
                <w:rFonts w:hint="eastAsia"/>
              </w:rPr>
              <w:t>的情况下存在</w:t>
            </w:r>
          </w:p>
        </w:tc>
      </w:tr>
      <w:tr w:rsidR="009F6C49" w:rsidRPr="00CB0DAD" w14:paraId="18D258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37AA8BE" w14:textId="77777777" w:rsidR="009161C2" w:rsidRPr="009F6C49" w:rsidRDefault="009161C2" w:rsidP="00BA477C">
            <w:r w:rsidRPr="009F6C49">
              <w:rPr>
                <w:rFonts w:hint="eastAsia"/>
              </w:rPr>
              <w:lastRenderedPageBreak/>
              <w:t xml:space="preserve">s_axis_ctrl_tready </w:t>
            </w:r>
          </w:p>
        </w:tc>
        <w:tc>
          <w:tcPr>
            <w:tcW w:w="997" w:type="dxa"/>
            <w:tcBorders>
              <w:top w:val="nil"/>
              <w:left w:val="nil"/>
              <w:bottom w:val="single" w:sz="4" w:space="0" w:color="auto"/>
              <w:right w:val="single" w:sz="4" w:space="0" w:color="auto"/>
            </w:tcBorders>
            <w:shd w:val="clear" w:color="auto" w:fill="auto"/>
            <w:noWrap/>
            <w:vAlign w:val="center"/>
            <w:hideMark/>
          </w:tcPr>
          <w:p w14:paraId="53A84E59"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AD2978D"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C0CF9A6"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 xml:space="preserve"> s_axis_ctrl</w:t>
            </w:r>
            <w:r w:rsidRPr="009F6C49">
              <w:rPr>
                <w:rFonts w:hint="eastAsia"/>
              </w:rPr>
              <w:t>通道</w:t>
            </w:r>
          </w:p>
        </w:tc>
      </w:tr>
      <w:tr w:rsidR="009F6C49" w:rsidRPr="00CB0DAD" w14:paraId="2441B63B"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88EA951" w14:textId="77777777" w:rsidR="009161C2" w:rsidRPr="009F6C49" w:rsidRDefault="009161C2" w:rsidP="00BA477C">
            <w:r w:rsidRPr="009F6C49">
              <w:rPr>
                <w:rFonts w:hint="eastAsia"/>
              </w:rPr>
              <w:t xml:space="preserve">s_axis_ctrl_tdata </w:t>
            </w:r>
          </w:p>
        </w:tc>
        <w:tc>
          <w:tcPr>
            <w:tcW w:w="997" w:type="dxa"/>
            <w:tcBorders>
              <w:top w:val="nil"/>
              <w:left w:val="nil"/>
              <w:bottom w:val="single" w:sz="4" w:space="0" w:color="auto"/>
              <w:right w:val="single" w:sz="4" w:space="0" w:color="auto"/>
            </w:tcBorders>
            <w:shd w:val="clear" w:color="auto" w:fill="auto"/>
            <w:noWrap/>
            <w:vAlign w:val="center"/>
            <w:hideMark/>
          </w:tcPr>
          <w:p w14:paraId="74026DE0"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C3E2855"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9E0565" w14:textId="77777777" w:rsidR="009161C2" w:rsidRPr="009F6C49" w:rsidRDefault="009161C2" w:rsidP="001124F6">
            <w:pPr>
              <w:jc w:val="left"/>
            </w:pPr>
            <w:r w:rsidRPr="009F6C49">
              <w:t>块长度，检查符号的数量，如果适用</w:t>
            </w:r>
          </w:p>
        </w:tc>
      </w:tr>
      <w:tr w:rsidR="009F6C49" w:rsidRPr="00CB0DAD" w14:paraId="076EB3E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7F8B44D" w14:textId="77777777" w:rsidR="009161C2" w:rsidRPr="009F6C49" w:rsidRDefault="009161C2" w:rsidP="00BA477C">
            <w:r w:rsidRPr="009F6C49">
              <w:rPr>
                <w:rFonts w:hint="eastAsia"/>
              </w:rPr>
              <w:t xml:space="preserve">m_axis_output_tvalid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B29B0A8"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96B103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5B592F0C"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 xml:space="preserve"> M_AXIS_OUTPUT</w:t>
            </w:r>
            <w:r w:rsidRPr="009F6C49">
              <w:rPr>
                <w:rFonts w:hint="eastAsia"/>
              </w:rPr>
              <w:t>通道</w:t>
            </w:r>
          </w:p>
        </w:tc>
      </w:tr>
      <w:tr w:rsidR="001124F6" w:rsidRPr="009161C2" w14:paraId="4E2C5A5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CF79462" w14:textId="63F027FB" w:rsidR="001124F6" w:rsidRPr="009F6C49" w:rsidRDefault="001124F6" w:rsidP="00BA477C">
            <w:r w:rsidRPr="009F6C49">
              <w:rPr>
                <w:rFonts w:hint="eastAsia"/>
              </w:rPr>
              <w:t xml:space="preserve">m_axis_output_tready </w:t>
            </w:r>
          </w:p>
        </w:tc>
        <w:tc>
          <w:tcPr>
            <w:tcW w:w="997" w:type="dxa"/>
            <w:tcBorders>
              <w:top w:val="nil"/>
              <w:left w:val="nil"/>
              <w:bottom w:val="single" w:sz="4" w:space="0" w:color="auto"/>
              <w:right w:val="single" w:sz="4" w:space="0" w:color="auto"/>
            </w:tcBorders>
            <w:shd w:val="clear" w:color="auto" w:fill="auto"/>
            <w:noWrap/>
            <w:vAlign w:val="center"/>
            <w:hideMark/>
          </w:tcPr>
          <w:p w14:paraId="01043EAF" w14:textId="579A4F86"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AE57334" w14:textId="7F36B95D"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F814B22" w14:textId="42E510F3"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 xml:space="preserve">M_AXIS_OUTPUT </w:t>
            </w:r>
            <w:r w:rsidRPr="009F6C49">
              <w:rPr>
                <w:rFonts w:hint="eastAsia"/>
              </w:rPr>
              <w:t>通道</w:t>
            </w:r>
            <w:r w:rsidRPr="009F6C49">
              <w:rPr>
                <w:rFonts w:hint="eastAsia"/>
              </w:rPr>
              <w:t xml:space="preserve">. </w:t>
            </w:r>
            <w:r w:rsidRPr="009F6C49">
              <w:rPr>
                <w:rFonts w:hint="eastAsia"/>
              </w:rPr>
              <w:t>如果下游</w:t>
            </w:r>
            <w:r w:rsidRPr="009F6C49">
              <w:rPr>
                <w:rFonts w:hint="eastAsia"/>
              </w:rPr>
              <w:t>slave</w:t>
            </w:r>
            <w:r w:rsidRPr="009F6C49">
              <w:rPr>
                <w:rFonts w:hint="eastAsia"/>
              </w:rPr>
              <w:t>总是能从</w:t>
            </w:r>
            <w:r w:rsidRPr="009F6C49">
              <w:rPr>
                <w:rFonts w:hint="eastAsia"/>
              </w:rPr>
              <w:t>M_AXIS_OUTPUT</w:t>
            </w:r>
            <w:r w:rsidRPr="009F6C49">
              <w:rPr>
                <w:rFonts w:hint="eastAsia"/>
              </w:rPr>
              <w:t>接收数据设置该信号为高。</w:t>
            </w:r>
            <w:r w:rsidRPr="009F6C49">
              <w:rPr>
                <w:rFonts w:hint="eastAsia"/>
              </w:rPr>
              <w:t xml:space="preserve"> </w:t>
            </w:r>
          </w:p>
        </w:tc>
      </w:tr>
      <w:tr w:rsidR="001124F6" w:rsidRPr="009161C2" w14:paraId="02255B84"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6937F86" w14:textId="6022C446" w:rsidR="001124F6" w:rsidRPr="009F6C49" w:rsidRDefault="001124F6" w:rsidP="00BA477C">
            <w:r w:rsidRPr="009F6C49">
              <w:rPr>
                <w:rFonts w:hint="eastAsia"/>
              </w:rPr>
              <w:t xml:space="preserve">m_axis_output_tdata </w:t>
            </w:r>
          </w:p>
        </w:tc>
        <w:tc>
          <w:tcPr>
            <w:tcW w:w="997" w:type="dxa"/>
            <w:tcBorders>
              <w:top w:val="nil"/>
              <w:left w:val="nil"/>
              <w:bottom w:val="single" w:sz="4" w:space="0" w:color="auto"/>
              <w:right w:val="single" w:sz="4" w:space="0" w:color="auto"/>
            </w:tcBorders>
            <w:shd w:val="clear" w:color="auto" w:fill="auto"/>
            <w:noWrap/>
            <w:vAlign w:val="center"/>
            <w:hideMark/>
          </w:tcPr>
          <w:p w14:paraId="338FF413" w14:textId="4E1689BC"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4933FD0" w14:textId="3A158AF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003F046" w14:textId="7F46322D" w:rsidR="001124F6" w:rsidRPr="009F6C49" w:rsidRDefault="001124F6" w:rsidP="001124F6">
            <w:pPr>
              <w:jc w:val="left"/>
            </w:pPr>
            <w:r w:rsidRPr="009F6C49">
              <w:t>纠正数据输出</w:t>
            </w:r>
          </w:p>
        </w:tc>
      </w:tr>
      <w:tr w:rsidR="001124F6" w:rsidRPr="009161C2" w14:paraId="748216D3"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6E347F43" w14:textId="6BBA9B4C" w:rsidR="001124F6" w:rsidRPr="009F6C49" w:rsidRDefault="001124F6" w:rsidP="00BA477C">
            <w:r w:rsidRPr="009F6C49">
              <w:rPr>
                <w:rFonts w:hint="eastAsia"/>
              </w:rPr>
              <w:t xml:space="preserve">m_axis_output_tuser </w:t>
            </w:r>
          </w:p>
        </w:tc>
        <w:tc>
          <w:tcPr>
            <w:tcW w:w="997" w:type="dxa"/>
            <w:tcBorders>
              <w:top w:val="nil"/>
              <w:left w:val="nil"/>
              <w:bottom w:val="single" w:sz="4" w:space="0" w:color="auto"/>
              <w:right w:val="single" w:sz="4" w:space="0" w:color="auto"/>
            </w:tcBorders>
            <w:shd w:val="clear" w:color="auto" w:fill="auto"/>
            <w:noWrap/>
            <w:vAlign w:val="center"/>
            <w:hideMark/>
          </w:tcPr>
          <w:p w14:paraId="6F0322E7" w14:textId="10D2058E"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65EE888" w14:textId="02AA2C2C"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620BA9E8" w14:textId="5E43F58E" w:rsidR="001124F6" w:rsidRPr="009F6C49" w:rsidRDefault="001124F6" w:rsidP="001124F6">
            <w:pPr>
              <w:jc w:val="left"/>
            </w:pPr>
            <w:r w:rsidRPr="009F6C49">
              <w:t>s_axis_input_tuser</w:t>
            </w:r>
            <w:r w:rsidRPr="009F6C49">
              <w:t>被</w:t>
            </w:r>
            <w:r w:rsidRPr="009F6C49">
              <w:rPr>
                <w:rFonts w:hint="eastAsia"/>
              </w:rPr>
              <w:t>IP</w:t>
            </w:r>
            <w:r w:rsidRPr="009F6C49">
              <w:rPr>
                <w:rFonts w:hint="eastAsia"/>
              </w:rPr>
              <w:t>核</w:t>
            </w:r>
            <w:r w:rsidRPr="009F6C49">
              <w:t>延迟</w:t>
            </w:r>
          </w:p>
        </w:tc>
      </w:tr>
      <w:tr w:rsidR="001124F6" w:rsidRPr="009161C2" w14:paraId="1670A94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DB28BEC" w14:textId="03858BAD" w:rsidR="001124F6" w:rsidRPr="009F6C49" w:rsidRDefault="001124F6" w:rsidP="00BA477C">
            <w:r w:rsidRPr="009F6C49">
              <w:rPr>
                <w:rFonts w:hint="eastAsia"/>
              </w:rPr>
              <w:t xml:space="preserve">m_axis_output_tlast </w:t>
            </w:r>
          </w:p>
        </w:tc>
        <w:tc>
          <w:tcPr>
            <w:tcW w:w="997" w:type="dxa"/>
            <w:tcBorders>
              <w:top w:val="nil"/>
              <w:left w:val="nil"/>
              <w:bottom w:val="single" w:sz="4" w:space="0" w:color="auto"/>
              <w:right w:val="single" w:sz="4" w:space="0" w:color="auto"/>
            </w:tcBorders>
            <w:shd w:val="clear" w:color="auto" w:fill="auto"/>
            <w:noWrap/>
            <w:vAlign w:val="center"/>
            <w:hideMark/>
          </w:tcPr>
          <w:p w14:paraId="05AEAC89" w14:textId="44A54176"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191DC868" w14:textId="644BD5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269DFFF2" w14:textId="53A2B469" w:rsidR="001124F6" w:rsidRPr="009F6C49" w:rsidRDefault="001124F6" w:rsidP="001124F6">
            <w:pPr>
              <w:jc w:val="left"/>
            </w:pPr>
            <w:r w:rsidRPr="009F6C49">
              <w:t>当最后一个通道的最后一个符号在</w:t>
            </w:r>
            <w:r w:rsidRPr="009F6C49">
              <w:t>m_axis_output_tdata</w:t>
            </w:r>
            <w:r w:rsidRPr="009F6C49">
              <w:t>上时为高</w:t>
            </w:r>
          </w:p>
        </w:tc>
      </w:tr>
      <w:tr w:rsidR="001124F6" w:rsidRPr="009161C2" w14:paraId="707535D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B1BC643" w14:textId="4AF0EC37" w:rsidR="001124F6" w:rsidRPr="009F6C49" w:rsidRDefault="001124F6" w:rsidP="00BA477C">
            <w:r w:rsidRPr="009F6C49">
              <w:rPr>
                <w:rFonts w:hint="eastAsia"/>
              </w:rPr>
              <w:t xml:space="preserve">m_axis_stat_tvalid </w:t>
            </w:r>
          </w:p>
        </w:tc>
        <w:tc>
          <w:tcPr>
            <w:tcW w:w="997" w:type="dxa"/>
            <w:tcBorders>
              <w:top w:val="nil"/>
              <w:left w:val="nil"/>
              <w:bottom w:val="single" w:sz="4" w:space="0" w:color="auto"/>
              <w:right w:val="single" w:sz="4" w:space="0" w:color="auto"/>
            </w:tcBorders>
            <w:shd w:val="clear" w:color="auto" w:fill="auto"/>
            <w:noWrap/>
            <w:vAlign w:val="center"/>
            <w:hideMark/>
          </w:tcPr>
          <w:p w14:paraId="7391E9A1" w14:textId="5D06AC9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FBCB7E7" w14:textId="601015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5E800D8" w14:textId="3AF9293D" w:rsidR="001124F6" w:rsidRPr="009F6C49" w:rsidRDefault="001124F6" w:rsidP="001124F6">
            <w:pPr>
              <w:jc w:val="left"/>
            </w:pPr>
            <w:r w:rsidRPr="009F6C49">
              <w:rPr>
                <w:rFonts w:hint="eastAsia"/>
              </w:rPr>
              <w:t>TVALID</w:t>
            </w:r>
            <w:r w:rsidRPr="009F6C49">
              <w:rPr>
                <w:rFonts w:hint="eastAsia"/>
              </w:rPr>
              <w:t>信号针对</w:t>
            </w:r>
            <w:r w:rsidRPr="009F6C49">
              <w:rPr>
                <w:rFonts w:hint="eastAsia"/>
              </w:rPr>
              <w:t xml:space="preserve">M_AXIS_STAT </w:t>
            </w:r>
            <w:r w:rsidRPr="009F6C49">
              <w:rPr>
                <w:rFonts w:hint="eastAsia"/>
              </w:rPr>
              <w:t>通道</w:t>
            </w:r>
          </w:p>
        </w:tc>
      </w:tr>
      <w:tr w:rsidR="001124F6" w:rsidRPr="009161C2" w14:paraId="120AE17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B9F24A3" w14:textId="0CBE5305" w:rsidR="001124F6" w:rsidRPr="009F6C49" w:rsidRDefault="001124F6" w:rsidP="00BA477C">
            <w:r w:rsidRPr="009F6C49">
              <w:rPr>
                <w:rFonts w:hint="eastAsia"/>
              </w:rPr>
              <w:t xml:space="preserve">m_axis_stat_tready </w:t>
            </w:r>
          </w:p>
        </w:tc>
        <w:tc>
          <w:tcPr>
            <w:tcW w:w="997" w:type="dxa"/>
            <w:tcBorders>
              <w:top w:val="nil"/>
              <w:left w:val="nil"/>
              <w:bottom w:val="single" w:sz="4" w:space="0" w:color="auto"/>
              <w:right w:val="single" w:sz="4" w:space="0" w:color="auto"/>
            </w:tcBorders>
            <w:shd w:val="clear" w:color="auto" w:fill="auto"/>
            <w:noWrap/>
            <w:vAlign w:val="center"/>
            <w:hideMark/>
          </w:tcPr>
          <w:p w14:paraId="034D6F97" w14:textId="631B9A61"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CBE9652" w14:textId="1BF033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699B6E9" w14:textId="7984C28E"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M_AXIS_STAT</w:t>
            </w:r>
            <w:r w:rsidRPr="009F6C49">
              <w:rPr>
                <w:rFonts w:hint="eastAsia"/>
              </w:rPr>
              <w:t>通道。如果下游</w:t>
            </w:r>
            <w:r w:rsidRPr="009F6C49">
              <w:rPr>
                <w:rFonts w:hint="eastAsia"/>
              </w:rPr>
              <w:t>slave</w:t>
            </w:r>
            <w:r w:rsidRPr="009F6C49">
              <w:rPr>
                <w:rFonts w:hint="eastAsia"/>
              </w:rPr>
              <w:t>总是能从</w:t>
            </w:r>
            <w:r w:rsidRPr="009F6C49">
              <w:rPr>
                <w:rFonts w:hint="eastAsia"/>
              </w:rPr>
              <w:t>M_AXIS_STAT</w:t>
            </w:r>
            <w:r w:rsidRPr="009F6C49">
              <w:rPr>
                <w:rFonts w:hint="eastAsia"/>
              </w:rPr>
              <w:t>接收数据设置该信号为高。</w:t>
            </w:r>
            <w:r w:rsidRPr="009F6C49">
              <w:rPr>
                <w:rFonts w:hint="eastAsia"/>
              </w:rPr>
              <w:t xml:space="preserve"> </w:t>
            </w:r>
          </w:p>
        </w:tc>
      </w:tr>
      <w:tr w:rsidR="001124F6" w:rsidRPr="009161C2" w14:paraId="0673093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774287" w14:textId="361845B8" w:rsidR="001124F6" w:rsidRPr="009F6C49" w:rsidRDefault="001124F6" w:rsidP="00BA477C">
            <w:r w:rsidRPr="009F6C49">
              <w:rPr>
                <w:rFonts w:hint="eastAsia"/>
              </w:rPr>
              <w:t xml:space="preserve">m_axis_stat_tdata </w:t>
            </w:r>
          </w:p>
        </w:tc>
        <w:tc>
          <w:tcPr>
            <w:tcW w:w="997" w:type="dxa"/>
            <w:tcBorders>
              <w:top w:val="nil"/>
              <w:left w:val="nil"/>
              <w:bottom w:val="single" w:sz="4" w:space="0" w:color="auto"/>
              <w:right w:val="single" w:sz="4" w:space="0" w:color="auto"/>
            </w:tcBorders>
            <w:shd w:val="clear" w:color="auto" w:fill="auto"/>
            <w:noWrap/>
            <w:vAlign w:val="center"/>
            <w:hideMark/>
          </w:tcPr>
          <w:p w14:paraId="684021C3" w14:textId="569B82BB"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F5C252E" w14:textId="574D514F"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0D0B52C5" w14:textId="2A336D0A" w:rsidR="001124F6" w:rsidRPr="009F6C49" w:rsidRDefault="001124F6" w:rsidP="001124F6">
            <w:pPr>
              <w:jc w:val="left"/>
            </w:pPr>
            <w:r w:rsidRPr="009F6C49">
              <w:t>处理的最后一个块的状态信息</w:t>
            </w:r>
          </w:p>
        </w:tc>
      </w:tr>
      <w:tr w:rsidR="001124F6" w:rsidRPr="009161C2" w14:paraId="04E3D0F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6344411" w14:textId="792EEE1F" w:rsidR="001124F6" w:rsidRPr="009F6C49" w:rsidRDefault="001124F6" w:rsidP="00BA477C">
            <w:r w:rsidRPr="009F6C49">
              <w:rPr>
                <w:rFonts w:hint="eastAsia"/>
              </w:rPr>
              <w:t xml:space="preserve">m_axis_stat_tlast </w:t>
            </w:r>
          </w:p>
        </w:tc>
        <w:tc>
          <w:tcPr>
            <w:tcW w:w="997" w:type="dxa"/>
            <w:tcBorders>
              <w:top w:val="nil"/>
              <w:left w:val="nil"/>
              <w:bottom w:val="single" w:sz="4" w:space="0" w:color="auto"/>
              <w:right w:val="single" w:sz="4" w:space="0" w:color="auto"/>
            </w:tcBorders>
            <w:shd w:val="clear" w:color="auto" w:fill="auto"/>
            <w:noWrap/>
            <w:vAlign w:val="center"/>
            <w:hideMark/>
          </w:tcPr>
          <w:p w14:paraId="1E23FA8C" w14:textId="6E240413"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54F9371" w14:textId="53EE1D0A"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594D4884" w14:textId="66647C8E" w:rsidR="001124F6" w:rsidRPr="009F6C49" w:rsidRDefault="001124F6" w:rsidP="001124F6">
            <w:pPr>
              <w:jc w:val="left"/>
            </w:pPr>
            <w:r w:rsidRPr="009F6C49">
              <w:t>当最后一个通道的状态信息在</w:t>
            </w:r>
            <w:r w:rsidRPr="009F6C49">
              <w:t>m_axis_output_tdata</w:t>
            </w:r>
            <w:r w:rsidRPr="009F6C49">
              <w:t>上时</w:t>
            </w:r>
            <w:r w:rsidRPr="009F6C49">
              <w:rPr>
                <w:rFonts w:hint="eastAsia"/>
              </w:rPr>
              <w:t>为高</w:t>
            </w:r>
            <w:r w:rsidRPr="009F6C49">
              <w:t>。此输出仅在多通道模式下出现</w:t>
            </w:r>
          </w:p>
        </w:tc>
      </w:tr>
      <w:tr w:rsidR="001124F6" w:rsidRPr="009161C2" w14:paraId="05C1F109"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4864A79" w14:textId="77777777" w:rsidR="001124F6" w:rsidRDefault="001124F6" w:rsidP="00BA477C">
            <w:r w:rsidRPr="009F6C49">
              <w:rPr>
                <w:rFonts w:hint="eastAsia"/>
              </w:rPr>
              <w:t>event_s_input_tlast_</w:t>
            </w:r>
          </w:p>
          <w:p w14:paraId="32D53601" w14:textId="4EE3C2F9" w:rsidR="001124F6" w:rsidRPr="009F6C49" w:rsidRDefault="001124F6" w:rsidP="00BA477C">
            <w:r w:rsidRPr="009F6C49">
              <w:rPr>
                <w:rFonts w:hint="eastAsia"/>
              </w:rPr>
              <w:t xml:space="preserve">missing </w:t>
            </w:r>
          </w:p>
        </w:tc>
        <w:tc>
          <w:tcPr>
            <w:tcW w:w="997" w:type="dxa"/>
            <w:tcBorders>
              <w:top w:val="nil"/>
              <w:left w:val="nil"/>
              <w:bottom w:val="single" w:sz="4" w:space="0" w:color="auto"/>
              <w:right w:val="single" w:sz="4" w:space="0" w:color="auto"/>
            </w:tcBorders>
            <w:shd w:val="clear" w:color="auto" w:fill="auto"/>
            <w:noWrap/>
            <w:vAlign w:val="center"/>
            <w:hideMark/>
          </w:tcPr>
          <w:p w14:paraId="388591C4" w14:textId="4239393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735D807" w14:textId="312C4825"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7AD7DDA" w14:textId="3040B9E0" w:rsidR="001124F6" w:rsidRPr="009F6C49" w:rsidRDefault="001124F6" w:rsidP="001124F6">
            <w:pPr>
              <w:jc w:val="left"/>
            </w:pPr>
            <w:r w:rsidRPr="009F6C49">
              <w:t>标</w:t>
            </w:r>
            <w:r w:rsidRPr="009F6C49">
              <w:rPr>
                <w:rFonts w:hint="eastAsia"/>
              </w:rPr>
              <w:t>志</w:t>
            </w:r>
            <w:r w:rsidRPr="009F6C49">
              <w:t>s_axis_input_tlast</w:t>
            </w:r>
            <w:r w:rsidRPr="009F6C49">
              <w:t>在预期的时候没有被断言。如果不需要，保持不连接。</w:t>
            </w:r>
          </w:p>
        </w:tc>
      </w:tr>
      <w:tr w:rsidR="001124F6" w:rsidRPr="009161C2" w14:paraId="6261ED8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C80061A" w14:textId="77777777" w:rsidR="001124F6" w:rsidRDefault="001124F6" w:rsidP="00BA477C">
            <w:r w:rsidRPr="009F6C49">
              <w:rPr>
                <w:rFonts w:hint="eastAsia"/>
              </w:rPr>
              <w:t>event_s_input_</w:t>
            </w:r>
          </w:p>
          <w:p w14:paraId="088CA292" w14:textId="2676CF17" w:rsidR="001124F6" w:rsidRPr="009F6C49" w:rsidRDefault="001124F6" w:rsidP="00BA477C">
            <w:r w:rsidRPr="009F6C49">
              <w:rPr>
                <w:rFonts w:hint="eastAsia"/>
              </w:rPr>
              <w:t xml:space="preserve">tlast_unexpected </w:t>
            </w:r>
          </w:p>
        </w:tc>
        <w:tc>
          <w:tcPr>
            <w:tcW w:w="997" w:type="dxa"/>
            <w:tcBorders>
              <w:top w:val="nil"/>
              <w:left w:val="nil"/>
              <w:bottom w:val="single" w:sz="4" w:space="0" w:color="auto"/>
              <w:right w:val="single" w:sz="4" w:space="0" w:color="auto"/>
            </w:tcBorders>
            <w:shd w:val="clear" w:color="auto" w:fill="auto"/>
            <w:noWrap/>
            <w:vAlign w:val="center"/>
            <w:hideMark/>
          </w:tcPr>
          <w:p w14:paraId="164571F7" w14:textId="34020E41"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0131C9AE" w14:textId="17515C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E12CD7C" w14:textId="3F7E0621" w:rsidR="001124F6" w:rsidRPr="009F6C49" w:rsidRDefault="001124F6" w:rsidP="001124F6">
            <w:pPr>
              <w:jc w:val="left"/>
            </w:pPr>
            <w:r w:rsidRPr="009F6C49">
              <w:t>标</w:t>
            </w:r>
            <w:r w:rsidRPr="009F6C49">
              <w:rPr>
                <w:rFonts w:hint="eastAsia"/>
              </w:rPr>
              <w:t>志</w:t>
            </w:r>
            <w:r w:rsidRPr="009F6C49">
              <w:t>s_axis_input_tlast</w:t>
            </w:r>
            <w:r w:rsidRPr="009F6C49">
              <w:t>在非预期时被断言。如果不需要，保持不连接。</w:t>
            </w:r>
          </w:p>
        </w:tc>
      </w:tr>
      <w:tr w:rsidR="001124F6" w:rsidRPr="009161C2" w14:paraId="4D52A8A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22ED6CF" w14:textId="77777777" w:rsidR="001124F6" w:rsidRDefault="001124F6" w:rsidP="00BA477C">
            <w:r w:rsidRPr="009F6C49">
              <w:rPr>
                <w:rFonts w:hint="eastAsia"/>
              </w:rPr>
              <w:t>event_s_ctrl_tdata_</w:t>
            </w:r>
          </w:p>
          <w:p w14:paraId="1E9EE6FD" w14:textId="09F3A5BC" w:rsidR="001124F6" w:rsidRPr="009F6C49" w:rsidRDefault="001124F6" w:rsidP="00BA477C">
            <w:r w:rsidRPr="009F6C49">
              <w:rPr>
                <w:rFonts w:hint="eastAsia"/>
              </w:rPr>
              <w:t xml:space="preserve">invalid </w:t>
            </w:r>
          </w:p>
        </w:tc>
        <w:tc>
          <w:tcPr>
            <w:tcW w:w="997" w:type="dxa"/>
            <w:tcBorders>
              <w:top w:val="nil"/>
              <w:left w:val="nil"/>
              <w:bottom w:val="single" w:sz="4" w:space="0" w:color="auto"/>
              <w:right w:val="single" w:sz="4" w:space="0" w:color="auto"/>
            </w:tcBorders>
            <w:shd w:val="clear" w:color="auto" w:fill="auto"/>
            <w:noWrap/>
            <w:vAlign w:val="center"/>
            <w:hideMark/>
          </w:tcPr>
          <w:p w14:paraId="51104D67" w14:textId="556C16E9"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9764BEB" w14:textId="5ED470D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A4B7EF7" w14:textId="3034D30C" w:rsidR="001124F6" w:rsidRPr="009F6C49" w:rsidRDefault="001124F6" w:rsidP="001124F6">
            <w:pPr>
              <w:jc w:val="left"/>
            </w:pPr>
            <w:r w:rsidRPr="009F6C49">
              <w:t>标</w:t>
            </w:r>
            <w:r w:rsidRPr="009F6C49">
              <w:rPr>
                <w:rFonts w:hint="eastAsia"/>
              </w:rPr>
              <w:t>志</w:t>
            </w:r>
            <w:r w:rsidRPr="009F6C49">
              <w:t>s_axis_ctrl_tdata</w:t>
            </w:r>
            <w:r w:rsidRPr="009F6C49">
              <w:t>上提供的值是非法的。如果这</w:t>
            </w:r>
            <w:r w:rsidRPr="009F6C49">
              <w:rPr>
                <w:rFonts w:hint="eastAsia"/>
              </w:rPr>
              <w:t>个</w:t>
            </w:r>
            <w:r w:rsidRPr="009F6C49">
              <w:t>断言</w:t>
            </w:r>
            <w:r w:rsidRPr="009F6C49">
              <w:rPr>
                <w:rFonts w:hint="eastAsia"/>
              </w:rPr>
              <w:t>出现</w:t>
            </w:r>
            <w:r w:rsidRPr="009F6C49">
              <w:t>，</w:t>
            </w:r>
            <w:r w:rsidRPr="009F6C49">
              <w:rPr>
                <w:rFonts w:hint="eastAsia"/>
              </w:rPr>
              <w:t>IP</w:t>
            </w:r>
            <w:r w:rsidRPr="009F6C49">
              <w:rPr>
                <w:rFonts w:hint="eastAsia"/>
              </w:rPr>
              <w:t>核</w:t>
            </w:r>
            <w:r w:rsidRPr="009F6C49">
              <w:t>必须重置。如果不需要，保持不连</w:t>
            </w:r>
          </w:p>
        </w:tc>
      </w:tr>
      <w:tr w:rsidR="001124F6" w:rsidRPr="009161C2" w14:paraId="6574FC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tcPr>
          <w:p w14:paraId="3D1BE512" w14:textId="4FC9DF79" w:rsidR="001124F6" w:rsidRPr="009F6C49" w:rsidRDefault="001124F6" w:rsidP="00BA477C"/>
        </w:tc>
        <w:tc>
          <w:tcPr>
            <w:tcW w:w="997" w:type="dxa"/>
            <w:tcBorders>
              <w:top w:val="nil"/>
              <w:left w:val="nil"/>
              <w:bottom w:val="single" w:sz="4" w:space="0" w:color="auto"/>
              <w:right w:val="single" w:sz="4" w:space="0" w:color="auto"/>
            </w:tcBorders>
            <w:shd w:val="clear" w:color="auto" w:fill="auto"/>
            <w:noWrap/>
            <w:vAlign w:val="center"/>
          </w:tcPr>
          <w:p w14:paraId="722FCB50" w14:textId="0DCB6AB8" w:rsidR="001124F6" w:rsidRPr="009F6C49" w:rsidRDefault="001124F6" w:rsidP="00BA477C"/>
        </w:tc>
        <w:tc>
          <w:tcPr>
            <w:tcW w:w="966" w:type="dxa"/>
            <w:tcBorders>
              <w:top w:val="nil"/>
              <w:left w:val="nil"/>
              <w:bottom w:val="single" w:sz="4" w:space="0" w:color="auto"/>
              <w:right w:val="single" w:sz="4" w:space="0" w:color="auto"/>
            </w:tcBorders>
            <w:shd w:val="clear" w:color="auto" w:fill="auto"/>
            <w:noWrap/>
            <w:vAlign w:val="center"/>
          </w:tcPr>
          <w:p w14:paraId="2E97ABDB" w14:textId="32CD6C95" w:rsidR="001124F6" w:rsidRPr="009F6C49" w:rsidRDefault="001124F6" w:rsidP="00BA477C"/>
        </w:tc>
        <w:tc>
          <w:tcPr>
            <w:tcW w:w="4616" w:type="dxa"/>
            <w:tcBorders>
              <w:top w:val="nil"/>
              <w:left w:val="nil"/>
              <w:bottom w:val="single" w:sz="4" w:space="0" w:color="auto"/>
              <w:right w:val="single" w:sz="4" w:space="0" w:color="auto"/>
            </w:tcBorders>
            <w:shd w:val="clear" w:color="auto" w:fill="auto"/>
            <w:noWrap/>
            <w:vAlign w:val="center"/>
          </w:tcPr>
          <w:p w14:paraId="0BA8CAB3" w14:textId="657774EC" w:rsidR="001124F6" w:rsidRPr="009F6C49" w:rsidRDefault="001124F6" w:rsidP="001124F6">
            <w:pPr>
              <w:jc w:val="left"/>
            </w:pPr>
          </w:p>
        </w:tc>
      </w:tr>
    </w:tbl>
    <w:p w14:paraId="53FC6C86" w14:textId="77777777" w:rsidR="00CB0DAD" w:rsidRPr="00BA1C9F" w:rsidRDefault="00CB0DAD" w:rsidP="00BA1C9F">
      <w:pPr>
        <w:jc w:val="center"/>
      </w:pPr>
    </w:p>
    <w:p w14:paraId="15DC2068" w14:textId="77777777" w:rsidR="006D4371" w:rsidRDefault="006D4371" w:rsidP="00A45160">
      <w:pPr>
        <w:pStyle w:val="4"/>
        <w:numPr>
          <w:ilvl w:val="3"/>
          <w:numId w:val="1"/>
        </w:numPr>
      </w:pPr>
      <w:r>
        <w:rPr>
          <w:rFonts w:hint="eastAsia"/>
        </w:rPr>
        <w:t>RS</w:t>
      </w:r>
      <w:r>
        <w:rPr>
          <w:rFonts w:hint="eastAsia"/>
        </w:rPr>
        <w:t>译码</w:t>
      </w:r>
      <w:r>
        <w:rPr>
          <w:rFonts w:hint="eastAsia"/>
        </w:rPr>
        <w:t>IP</w:t>
      </w:r>
      <w:r>
        <w:rPr>
          <w:rFonts w:hint="eastAsia"/>
        </w:rPr>
        <w:t>时序</w:t>
      </w:r>
    </w:p>
    <w:p w14:paraId="38D3F373" w14:textId="77777777" w:rsidR="00177ED7" w:rsidRPr="00177ED7" w:rsidRDefault="00177ED7" w:rsidP="00177ED7">
      <w:r w:rsidRPr="00177ED7">
        <w:t>当一个块的最后一个符号在</w:t>
      </w:r>
      <w:r w:rsidRPr="00177ED7">
        <w:t>m_axis_output_tdata</w:t>
      </w:r>
      <w:r w:rsidRPr="00177ED7">
        <w:t>上时，</w:t>
      </w:r>
      <w:r w:rsidRPr="00177ED7">
        <w:t>m_axis_output_tlast</w:t>
      </w:r>
      <w:r w:rsidRPr="00177ED7">
        <w:t>输出是高。这是第</w:t>
      </w:r>
      <w:r w:rsidRPr="00177ED7">
        <w:t>k</w:t>
      </w:r>
      <w:r w:rsidRPr="00177ED7">
        <w:t>个符号</w:t>
      </w:r>
      <w:r w:rsidRPr="00177ED7">
        <w:t>(</w:t>
      </w:r>
      <w:r w:rsidRPr="00177ED7">
        <w:t>如果在</w:t>
      </w:r>
      <w:r w:rsidRPr="00177ED7">
        <w:t>GUI</w:t>
      </w:r>
      <w:r w:rsidRPr="00177ED7">
        <w:t>中没有选择</w:t>
      </w:r>
      <w:r w:rsidRPr="00177ED7">
        <w:t>“Output Check Symbols”</w:t>
      </w:r>
      <w:r w:rsidRPr="00177ED7">
        <w:t>选项</w:t>
      </w:r>
      <w:r w:rsidRPr="00177ED7">
        <w:t>)</w:t>
      </w:r>
      <w:r w:rsidRPr="00177ED7">
        <w:t>或代码的第</w:t>
      </w:r>
      <w:r w:rsidRPr="00177ED7">
        <w:t>n</w:t>
      </w:r>
      <w:r w:rsidRPr="00177ED7">
        <w:t>个符号</w:t>
      </w:r>
      <w:r w:rsidRPr="00177ED7">
        <w:t>(</w:t>
      </w:r>
      <w:r w:rsidRPr="00177ED7">
        <w:t>如果在</w:t>
      </w:r>
      <w:r w:rsidRPr="00177ED7">
        <w:t>GUI</w:t>
      </w:r>
      <w:r w:rsidRPr="00177ED7">
        <w:t>中选择了</w:t>
      </w:r>
      <w:r w:rsidRPr="00177ED7">
        <w:t>“Output Check Symbols”</w:t>
      </w:r>
      <w:r w:rsidRPr="00177ED7">
        <w:t>选项</w:t>
      </w:r>
      <w:r w:rsidRPr="00177ED7">
        <w:t>)</w:t>
      </w:r>
      <w:r w:rsidRPr="00177ED7">
        <w:t>码字块。在多通道情况下，</w:t>
      </w:r>
      <w:r w:rsidRPr="00177ED7">
        <w:t>m_axis_output_tlast</w:t>
      </w:r>
      <w:r w:rsidRPr="00177ED7">
        <w:t>仅在以下情况下断言为高最后一个通道的最后一个符号出现在</w:t>
      </w:r>
      <w:r w:rsidRPr="00177ED7">
        <w:t>m_axis_output_tdata</w:t>
      </w:r>
      <w:r w:rsidRPr="00177ED7">
        <w:t>上。</w:t>
      </w:r>
    </w:p>
    <w:p w14:paraId="362F4910" w14:textId="77777777" w:rsidR="00DB727A" w:rsidRDefault="009A2B0A" w:rsidP="00DB727A">
      <w:pPr>
        <w:keepNext/>
      </w:pPr>
      <w:r w:rsidRPr="009A2B0A">
        <w:rPr>
          <w:noProof/>
        </w:rPr>
        <w:lastRenderedPageBreak/>
        <w:drawing>
          <wp:inline distT="0" distB="0" distL="0" distR="0" wp14:anchorId="6BD93115" wp14:editId="063CDD68">
            <wp:extent cx="5247564" cy="3338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271433" cy="3353250"/>
                    </a:xfrm>
                    <a:prstGeom prst="rect">
                      <a:avLst/>
                    </a:prstGeom>
                    <a:noFill/>
                    <a:ln>
                      <a:noFill/>
                    </a:ln>
                  </pic:spPr>
                </pic:pic>
              </a:graphicData>
            </a:graphic>
          </wp:inline>
        </w:drawing>
      </w:r>
    </w:p>
    <w:p w14:paraId="4F12ACD3" w14:textId="3F02BBA3" w:rsidR="00C60FE2" w:rsidRPr="00DD3927" w:rsidRDefault="00DB727A" w:rsidP="00DD3927">
      <w:pPr>
        <w:pStyle w:val="af7"/>
        <w:jc w:val="center"/>
      </w:pPr>
      <w:bookmarkStart w:id="75" w:name="_Toc3551034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14</w:t>
      </w:r>
      <w:r w:rsidR="0081569F">
        <w:fldChar w:fldCharType="end"/>
      </w:r>
      <w:r w:rsidRPr="004731C4">
        <w:rPr>
          <w:rFonts w:hint="eastAsia"/>
        </w:rPr>
        <w:t>数据块输入输出时序</w:t>
      </w:r>
      <w:bookmarkEnd w:id="75"/>
    </w:p>
    <w:p w14:paraId="1A7CF578" w14:textId="12F4B270" w:rsidR="001901F8" w:rsidRDefault="009A7AE9" w:rsidP="00A45160">
      <w:pPr>
        <w:pStyle w:val="1"/>
        <w:numPr>
          <w:ilvl w:val="0"/>
          <w:numId w:val="1"/>
        </w:numPr>
      </w:pPr>
      <w:bookmarkStart w:id="76" w:name="_Toc35510279"/>
      <w:r>
        <w:rPr>
          <w:rFonts w:hint="eastAsia"/>
        </w:rPr>
        <w:t>交织解交织</w:t>
      </w:r>
      <w:bookmarkEnd w:id="76"/>
    </w:p>
    <w:p w14:paraId="46E1B5C4" w14:textId="612BE947" w:rsidR="00FF073D" w:rsidRPr="00FF073D" w:rsidRDefault="00FF073D" w:rsidP="00A45160">
      <w:pPr>
        <w:pStyle w:val="2"/>
        <w:numPr>
          <w:ilvl w:val="1"/>
          <w:numId w:val="1"/>
        </w:numPr>
      </w:pPr>
      <w:bookmarkStart w:id="77" w:name="_Toc35510280"/>
      <w:r>
        <w:rPr>
          <w:rFonts w:hint="eastAsia"/>
        </w:rPr>
        <w:t>概述</w:t>
      </w:r>
      <w:bookmarkEnd w:id="77"/>
    </w:p>
    <w:p w14:paraId="5C06EA61" w14:textId="77777777" w:rsidR="006F4C04" w:rsidRPr="006F4C04" w:rsidRDefault="006F4C04" w:rsidP="006F4C04">
      <w:r w:rsidRPr="006F4C04">
        <w:t>交织编码是在实际移动通信环境下改善移动通信信号衰落的一种通信技术。将造成数字信号传输的突发性差错，利用交织编码技术可离散并纠正这种突发性差错，改善移动通信的传输特性。</w:t>
      </w:r>
    </w:p>
    <w:p w14:paraId="105A84B3" w14:textId="77777777" w:rsidR="006F4C04" w:rsidRPr="006F4C04" w:rsidRDefault="006F4C04" w:rsidP="006F4C04">
      <w:r w:rsidRPr="006F4C04">
        <w:t>交织编码的目的是把一个较长的突发差错离散成随机差错，再用纠正随机差错的编码（</w:t>
      </w:r>
      <w:r w:rsidRPr="006F4C04">
        <w:t>FEC</w:t>
      </w:r>
      <w:r w:rsidRPr="006F4C04">
        <w:t>）技术消除随机差错。交织深度越大，则离散度越大，抗突发差错能力也就越强。但交织深度越大，交织编码处理时间越长，从而造成数据传输时延增大，也就是说，交织编码是以时间为代价的。因此，交织编码属于时间隐分集。在实际移动通信环境下的衰落，将造成数字信号传输的突发性差错。利用交织编码技术可离散并纠正这种突发性差错，改善移动通信的传输特性。</w:t>
      </w:r>
    </w:p>
    <w:p w14:paraId="7BA18B5C" w14:textId="64E2C8E6" w:rsidR="006F4C04" w:rsidRPr="00294841" w:rsidRDefault="006F4C04" w:rsidP="00294841">
      <w:r>
        <w:rPr>
          <w:rFonts w:hint="eastAsia"/>
        </w:rPr>
        <w:t>本方案中交织解交织采用</w:t>
      </w:r>
      <w:r>
        <w:rPr>
          <w:rFonts w:hint="eastAsia"/>
        </w:rPr>
        <w:t>xilinx</w:t>
      </w:r>
      <w:r>
        <w:t xml:space="preserve"> </w:t>
      </w:r>
      <w:r>
        <w:rPr>
          <w:rFonts w:hint="eastAsia"/>
        </w:rPr>
        <w:t>IP</w:t>
      </w:r>
      <w:r>
        <w:rPr>
          <w:rFonts w:hint="eastAsia"/>
        </w:rPr>
        <w:t>核实现，详见技术文档《</w:t>
      </w:r>
      <w:r w:rsidR="00294841">
        <w:t>Interleaver/De-Interleaver v8.0</w:t>
      </w:r>
      <w:r w:rsidR="00294841">
        <w:rPr>
          <w:rFonts w:hint="eastAsia"/>
        </w:rPr>
        <w:t xml:space="preserve"> </w:t>
      </w:r>
      <w:r w:rsidR="00294841" w:rsidRPr="00294841">
        <w:t>LogiCORE IP Product Guide</w:t>
      </w:r>
      <w:r w:rsidR="00294841" w:rsidRPr="00294841">
        <w:rPr>
          <w:rFonts w:hint="eastAsia"/>
        </w:rPr>
        <w:t>.</w:t>
      </w:r>
      <w:r w:rsidR="00294841" w:rsidRPr="00294841">
        <w:t>PG049</w:t>
      </w:r>
      <w:r>
        <w:rPr>
          <w:rFonts w:hint="eastAsia"/>
        </w:rPr>
        <w:t>》。</w:t>
      </w:r>
    </w:p>
    <w:p w14:paraId="7F6C3B6F" w14:textId="24BBAB17" w:rsidR="006F4C04" w:rsidRDefault="00271B2B" w:rsidP="00A45160">
      <w:pPr>
        <w:pStyle w:val="2"/>
        <w:numPr>
          <w:ilvl w:val="1"/>
          <w:numId w:val="1"/>
        </w:numPr>
      </w:pPr>
      <w:bookmarkStart w:id="78" w:name="_Toc35510281"/>
      <w:r>
        <w:rPr>
          <w:rFonts w:hint="eastAsia"/>
        </w:rPr>
        <w:t>IP</w:t>
      </w:r>
      <w:r>
        <w:rPr>
          <w:rFonts w:hint="eastAsia"/>
        </w:rPr>
        <w:t>核</w:t>
      </w:r>
      <w:bookmarkEnd w:id="78"/>
    </w:p>
    <w:p w14:paraId="76310AA1" w14:textId="77777777" w:rsidR="00294841" w:rsidRDefault="00294841" w:rsidP="00294841">
      <w:r>
        <w:t>交织器主要实现对输入符号序列的重排序，符号可以是比特或者位宽大于</w:t>
      </w:r>
      <w:r>
        <w:rPr>
          <w:rFonts w:ascii="Times New Roman" w:eastAsia="Times New Roman" w:hAnsi="Times New Roman" w:cs="Times New Roman"/>
        </w:rPr>
        <w:t>1</w:t>
      </w:r>
      <w:r>
        <w:t>的总线。交织的典型应用是随机化信号传输过程中引入错误的位置，将突发错误扩展，使纠错电路能够更好地纠正数据中的错误。如果在信道发送端使用某个特定交织器，则在接收端必须使用与交织过程相反的过程</w:t>
      </w:r>
      <w:r>
        <w:t>(</w:t>
      </w:r>
      <w:r>
        <w:t>解交织器</w:t>
      </w:r>
      <w:r>
        <w:t>)</w:t>
      </w:r>
      <w:r>
        <w:t>来恢复原始数据。</w:t>
      </w:r>
    </w:p>
    <w:p w14:paraId="5271C5B0" w14:textId="77777777" w:rsidR="00294841" w:rsidRDefault="00294841" w:rsidP="00294841">
      <w:r>
        <w:lastRenderedPageBreak/>
        <w:t>用交织器</w:t>
      </w:r>
      <w:r>
        <w:t>/</w:t>
      </w:r>
      <w:r>
        <w:t>解交织器</w:t>
      </w:r>
      <w:r>
        <w:rPr>
          <w:rFonts w:ascii="Times New Roman" w:eastAsia="Times New Roman" w:hAnsi="Times New Roman" w:cs="Times New Roman"/>
          <w:lang w:bidi="en-US"/>
        </w:rPr>
        <w:t>IP</w:t>
      </w:r>
      <w:r>
        <w:t>核可以实现两种类型的交织器</w:t>
      </w:r>
      <w:r>
        <w:t>/</w:t>
      </w:r>
      <w:r>
        <w:t>解交织器</w:t>
      </w:r>
      <w:r>
        <w:t>:</w:t>
      </w:r>
      <w:r>
        <w:rPr>
          <w:rFonts w:ascii="Times New Roman" w:eastAsia="Times New Roman" w:hAnsi="Times New Roman" w:cs="Times New Roman"/>
          <w:lang w:bidi="en-US"/>
        </w:rPr>
        <w:t>Forney</w:t>
      </w:r>
      <w:r>
        <w:t>卷积交织</w:t>
      </w:r>
      <w:r>
        <w:t>/</w:t>
      </w:r>
      <w:r>
        <w:t>解交织、</w:t>
      </w:r>
      <w:r>
        <w:t xml:space="preserve"> </w:t>
      </w:r>
      <w:r>
        <w:t>矩形块交织</w:t>
      </w:r>
      <w:r>
        <w:t>/</w:t>
      </w:r>
      <w:r>
        <w:t>解交织。两种类型交织器都是实现符号重排序的交织功能，但方法和操作方式完全不同。</w:t>
      </w:r>
    </w:p>
    <w:p w14:paraId="71B9CCDF" w14:textId="3B9F8D5F" w:rsidR="00294841" w:rsidRDefault="00294841" w:rsidP="00294841">
      <w:r>
        <w:t>①</w:t>
      </w:r>
      <w:r>
        <w:rPr>
          <w:rFonts w:ascii="Times New Roman" w:eastAsia="Times New Roman" w:hAnsi="Times New Roman" w:cs="Times New Roman"/>
          <w:lang w:bidi="en-US"/>
        </w:rPr>
        <w:t>Forney</w:t>
      </w:r>
      <w:r>
        <w:t>卷积操作。</w:t>
      </w:r>
      <w:r w:rsidR="00D86AA2">
        <w:rPr>
          <w:rFonts w:hint="eastAsia"/>
        </w:rPr>
        <w:t>下图</w:t>
      </w:r>
      <w:r>
        <w:t>给出了</w:t>
      </w:r>
      <w:r>
        <w:t xml:space="preserve"> </w:t>
      </w:r>
      <w:r>
        <w:rPr>
          <w:rFonts w:ascii="Times New Roman" w:eastAsia="Times New Roman" w:hAnsi="Times New Roman" w:cs="Times New Roman"/>
          <w:lang w:bidi="en-US"/>
        </w:rPr>
        <w:t>Forney</w:t>
      </w:r>
      <w:r>
        <w:t>卷积交织器的操作。交织器</w:t>
      </w:r>
      <w:r>
        <w:t>/</w:t>
      </w:r>
      <w:r>
        <w:t>解交织器</w:t>
      </w:r>
      <w:r>
        <w:rPr>
          <w:rFonts w:ascii="Times New Roman" w:eastAsia="Times New Roman" w:hAnsi="Times New Roman" w:cs="Times New Roman"/>
          <w:lang w:bidi="en-US"/>
        </w:rPr>
        <w:t>IP</w:t>
      </w:r>
      <w:r>
        <w:t>核对一系列延时线移位寄存器进行操作。输入符号出现在</w:t>
      </w:r>
      <w:r>
        <w:rPr>
          <w:rFonts w:ascii="Times New Roman" w:eastAsia="Times New Roman" w:hAnsi="Times New Roman" w:cs="Times New Roman"/>
          <w:lang w:bidi="en-US"/>
        </w:rPr>
        <w:t>DIN</w:t>
      </w:r>
      <w:r>
        <w:t>端口的输入转接器上，输出符号从</w:t>
      </w:r>
      <w:r>
        <w:rPr>
          <w:rFonts w:ascii="Times New Roman" w:eastAsia="Times New Roman" w:hAnsi="Times New Roman" w:cs="Times New Roman"/>
          <w:lang w:bidi="en-US"/>
        </w:rPr>
        <w:t>DOUT</w:t>
      </w:r>
      <w:r>
        <w:t>端口的输出转接器上获取。两个转接器都是从分支</w:t>
      </w:r>
      <w:r>
        <w:rPr>
          <w:rFonts w:ascii="Times New Roman" w:eastAsia="Times New Roman" w:hAnsi="Times New Roman" w:cs="Times New Roman"/>
        </w:rPr>
        <w:t>0</w:t>
      </w:r>
      <w:r>
        <w:t>开始并在下</w:t>
      </w:r>
      <w:r>
        <w:rPr>
          <w:rFonts w:hint="eastAsia"/>
        </w:rPr>
        <w:t>一</w:t>
      </w:r>
      <w:r>
        <w:t>个时钟上升沿转移到下一个分支。在达到最后一个分支</w:t>
      </w:r>
      <w:r>
        <w:rPr>
          <w:rFonts w:ascii="Times New Roman" w:eastAsia="Times New Roman" w:hAnsi="Times New Roman" w:cs="Times New Roman"/>
          <w:lang w:bidi="en-US"/>
        </w:rPr>
        <w:t>(B-1)</w:t>
      </w:r>
      <w:r>
        <w:t>后，转接器转移回分支</w:t>
      </w:r>
      <w:r>
        <w:rPr>
          <w:rFonts w:ascii="Times New Roman" w:eastAsia="Times New Roman" w:hAnsi="Times New Roman" w:cs="Times New Roman"/>
        </w:rPr>
        <w:t>0</w:t>
      </w:r>
      <w:r w:rsidR="00F538EE">
        <w:rPr>
          <w:rFonts w:asciiTheme="minorEastAsia" w:hAnsiTheme="minorEastAsia" w:cs="Times New Roman" w:hint="eastAsia"/>
        </w:rPr>
        <w:t>，</w:t>
      </w:r>
      <w:r>
        <w:t>然后重复处理。在</w:t>
      </w:r>
      <w:r w:rsidR="00D86AA2">
        <w:rPr>
          <w:rFonts w:hint="eastAsia"/>
        </w:rPr>
        <w:t>下图</w:t>
      </w:r>
      <w:r>
        <w:t>中，各分支长度以均匀增量</w:t>
      </w:r>
      <w:r w:rsidR="007537A6">
        <w:rPr>
          <w:rFonts w:hint="eastAsia"/>
        </w:rPr>
        <w:t>L</w:t>
      </w:r>
      <w:r>
        <w:t>逐个增加。尽管分支</w:t>
      </w:r>
      <w:r>
        <w:rPr>
          <w:rFonts w:ascii="Times New Roman" w:eastAsia="Times New Roman" w:hAnsi="Times New Roman" w:cs="Times New Roman"/>
        </w:rPr>
        <w:t>0</w:t>
      </w:r>
      <w:r>
        <w:t>看上去是零延时连接的，但在</w:t>
      </w:r>
      <w:r>
        <w:rPr>
          <w:rFonts w:ascii="Times New Roman" w:eastAsia="Times New Roman" w:hAnsi="Times New Roman" w:cs="Times New Roman"/>
          <w:lang w:bidi="en-US"/>
        </w:rPr>
        <w:t>DIN</w:t>
      </w:r>
      <w:r>
        <w:t>和</w:t>
      </w:r>
      <w:r>
        <w:rPr>
          <w:rFonts w:ascii="Times New Roman" w:eastAsia="Times New Roman" w:hAnsi="Times New Roman" w:cs="Times New Roman"/>
          <w:lang w:bidi="en-US"/>
        </w:rPr>
        <w:t>DOUT</w:t>
      </w:r>
      <w:r>
        <w:t>之间还是有一定时钟周期数的延时，这是</w:t>
      </w:r>
      <w:r>
        <w:rPr>
          <w:rFonts w:ascii="Times New Roman" w:eastAsia="Times New Roman" w:hAnsi="Times New Roman" w:cs="Times New Roman"/>
          <w:lang w:bidi="en-US"/>
        </w:rPr>
        <w:t>IP</w:t>
      </w:r>
      <w:r>
        <w:t>核的基本延时。</w:t>
      </w:r>
    </w:p>
    <w:p w14:paraId="7FF58257" w14:textId="7F81CAF1" w:rsidR="00294841" w:rsidRDefault="00294841" w:rsidP="00294841">
      <w:r>
        <w:t>交织器与解交织的唯一区别是，在解交织器中分支</w:t>
      </w:r>
      <w:r>
        <w:rPr>
          <w:rFonts w:ascii="Times New Roman" w:eastAsia="Times New Roman" w:hAnsi="Times New Roman" w:cs="Times New Roman"/>
        </w:rPr>
        <w:t>0</w:t>
      </w:r>
      <w:r>
        <w:t>是最长的，分支长度是以</w:t>
      </w:r>
      <w:r w:rsidR="007537A6">
        <w:rPr>
          <w:rFonts w:hint="eastAsia"/>
        </w:rPr>
        <w:t>L</w:t>
      </w:r>
      <w:r>
        <w:t>为递减量逐个减小的，即分支</w:t>
      </w:r>
      <w:r>
        <w:rPr>
          <w:rFonts w:ascii="Times New Roman" w:eastAsia="Times New Roman" w:hAnsi="Times New Roman" w:cs="Times New Roman"/>
          <w:lang w:bidi="en-US"/>
        </w:rPr>
        <w:t>(B-1)</w:t>
      </w:r>
      <w:r>
        <w:t>的长度为</w:t>
      </w:r>
      <w:r>
        <w:rPr>
          <w:rFonts w:ascii="Times New Roman" w:eastAsia="Times New Roman" w:hAnsi="Times New Roman" w:cs="Times New Roman"/>
        </w:rPr>
        <w:t>0,</w:t>
      </w:r>
      <w:r>
        <w:t>如</w:t>
      </w:r>
      <w:r w:rsidR="00D86AA2">
        <w:rPr>
          <w:rFonts w:hint="eastAsia"/>
        </w:rPr>
        <w:t>下图</w:t>
      </w:r>
      <w:r>
        <w:t>所示。</w:t>
      </w:r>
    </w:p>
    <w:p w14:paraId="08964336" w14:textId="77777777" w:rsidR="00DB727A" w:rsidRDefault="007537A6" w:rsidP="00DB727A">
      <w:pPr>
        <w:keepNext/>
      </w:pPr>
      <w:r w:rsidRPr="007537A6">
        <w:rPr>
          <w:rFonts w:hint="eastAsia"/>
          <w:noProof/>
        </w:rPr>
        <w:drawing>
          <wp:inline distT="0" distB="0" distL="0" distR="0" wp14:anchorId="68068C1C" wp14:editId="5E3A0A40">
            <wp:extent cx="5274310" cy="2948838"/>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74310" cy="2948838"/>
                    </a:xfrm>
                    <a:prstGeom prst="rect">
                      <a:avLst/>
                    </a:prstGeom>
                    <a:noFill/>
                    <a:ln>
                      <a:noFill/>
                    </a:ln>
                  </pic:spPr>
                </pic:pic>
              </a:graphicData>
            </a:graphic>
          </wp:inline>
        </w:drawing>
      </w:r>
    </w:p>
    <w:p w14:paraId="079D2EFC" w14:textId="6539CEF6" w:rsidR="007537A6" w:rsidRDefault="00DB727A" w:rsidP="00DB727A">
      <w:pPr>
        <w:pStyle w:val="af7"/>
        <w:jc w:val="center"/>
      </w:pPr>
      <w:bookmarkStart w:id="79" w:name="_Ref27141495"/>
      <w:bookmarkStart w:id="80" w:name="_Toc3551034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15</w:t>
      </w:r>
      <w:r w:rsidR="0081569F">
        <w:fldChar w:fldCharType="end"/>
      </w:r>
      <w:bookmarkEnd w:id="79"/>
      <w:r w:rsidRPr="00BB0D97">
        <w:t>Forney</w:t>
      </w:r>
      <w:r w:rsidRPr="00BB0D97">
        <w:t>卷积交织器</w:t>
      </w:r>
      <w:bookmarkEnd w:id="80"/>
    </w:p>
    <w:p w14:paraId="34202E26" w14:textId="77777777" w:rsidR="00DB727A" w:rsidRDefault="00F538EE" w:rsidP="00DB727A">
      <w:pPr>
        <w:keepNext/>
        <w:jc w:val="center"/>
      </w:pPr>
      <w:r w:rsidRPr="00F538EE">
        <w:rPr>
          <w:rFonts w:hint="eastAsia"/>
          <w:noProof/>
        </w:rPr>
        <w:drawing>
          <wp:inline distT="0" distB="0" distL="0" distR="0" wp14:anchorId="73A831A8" wp14:editId="1685F644">
            <wp:extent cx="5274310" cy="282815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74310" cy="2828152"/>
                    </a:xfrm>
                    <a:prstGeom prst="rect">
                      <a:avLst/>
                    </a:prstGeom>
                    <a:noFill/>
                    <a:ln>
                      <a:noFill/>
                    </a:ln>
                  </pic:spPr>
                </pic:pic>
              </a:graphicData>
            </a:graphic>
          </wp:inline>
        </w:drawing>
      </w:r>
    </w:p>
    <w:p w14:paraId="51972EE9" w14:textId="29147219" w:rsidR="00F538EE" w:rsidRDefault="00DB727A" w:rsidP="00DB727A">
      <w:pPr>
        <w:pStyle w:val="af7"/>
        <w:jc w:val="center"/>
      </w:pPr>
      <w:bookmarkStart w:id="81" w:name="_Ref27141539"/>
      <w:bookmarkStart w:id="82" w:name="_Toc3551034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16</w:t>
      </w:r>
      <w:r w:rsidR="0081569F">
        <w:fldChar w:fldCharType="end"/>
      </w:r>
      <w:bookmarkEnd w:id="81"/>
      <w:r w:rsidRPr="00EE39BD">
        <w:t>Fomey</w:t>
      </w:r>
      <w:r w:rsidRPr="00EE39BD">
        <w:t>卷积解交织器</w:t>
      </w:r>
      <w:bookmarkEnd w:id="82"/>
    </w:p>
    <w:p w14:paraId="2FEF88F2" w14:textId="63156894" w:rsidR="00DB727A" w:rsidRDefault="00335273" w:rsidP="00DB727A">
      <w:pPr>
        <w:keepNext/>
        <w:jc w:val="left"/>
      </w:pPr>
      <w:r>
        <w:rPr>
          <w:color w:val="000000"/>
        </w:rPr>
        <w:t>如果由文件指定分支长度，则</w:t>
      </w:r>
      <w:r>
        <w:rPr>
          <w:rFonts w:ascii="Times New Roman" w:eastAsia="Times New Roman" w:hAnsi="Times New Roman" w:cs="Times New Roman"/>
          <w:color w:val="000000"/>
          <w:lang w:bidi="en-US"/>
        </w:rPr>
        <w:t>IP</w:t>
      </w:r>
      <w:r>
        <w:rPr>
          <w:color w:val="000000"/>
        </w:rPr>
        <w:t>核输出的结果可以是交织或解交织的结果；如果用文件指</w:t>
      </w:r>
      <w:r>
        <w:rPr>
          <w:color w:val="000000"/>
        </w:rPr>
        <w:lastRenderedPageBreak/>
        <w:t>定分支长度，则每个分支的长度是可以单独控制的，</w:t>
      </w:r>
      <w:r w:rsidR="008F6C44">
        <w:rPr>
          <w:rFonts w:hint="eastAsia"/>
          <w:color w:val="000000"/>
        </w:rPr>
        <w:t>下图</w:t>
      </w:r>
      <w:r>
        <w:rPr>
          <w:color w:val="000000"/>
        </w:rPr>
        <w:t>给出了示意图。</w:t>
      </w:r>
      <w:r>
        <w:rPr>
          <w:rFonts w:ascii="Times New Roman" w:eastAsia="Times New Roman" w:hAnsi="Times New Roman" w:cs="Times New Roman"/>
          <w:color w:val="000000"/>
          <w:lang w:bidi="en-US"/>
        </w:rPr>
        <w:t>IP</w:t>
      </w:r>
      <w:r>
        <w:rPr>
          <w:color w:val="000000"/>
        </w:rPr>
        <w:t>核可以存储多个预定义配置，每种配置可以有不同的分支数和分支长度，都可以通过文件定义其中每个分支的长度。</w:t>
      </w:r>
      <w:r w:rsidR="00DD62A5" w:rsidRPr="00DD62A5">
        <w:rPr>
          <w:noProof/>
          <w:color w:val="000000"/>
        </w:rPr>
        <w:drawing>
          <wp:inline distT="0" distB="0" distL="0" distR="0" wp14:anchorId="2C454879" wp14:editId="78FA2584">
            <wp:extent cx="5274310" cy="290071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4310" cy="2900712"/>
                    </a:xfrm>
                    <a:prstGeom prst="rect">
                      <a:avLst/>
                    </a:prstGeom>
                    <a:noFill/>
                    <a:ln>
                      <a:noFill/>
                    </a:ln>
                  </pic:spPr>
                </pic:pic>
              </a:graphicData>
            </a:graphic>
          </wp:inline>
        </w:drawing>
      </w:r>
    </w:p>
    <w:p w14:paraId="13657FC3" w14:textId="31409ED2" w:rsidR="00DD62A5" w:rsidRDefault="00DB727A" w:rsidP="00DB727A">
      <w:pPr>
        <w:pStyle w:val="af7"/>
        <w:jc w:val="center"/>
      </w:pPr>
      <w:bookmarkStart w:id="83" w:name="_Ref27141567"/>
      <w:bookmarkStart w:id="84" w:name="_Toc3551034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17</w:t>
      </w:r>
      <w:r w:rsidR="0081569F">
        <w:fldChar w:fldCharType="end"/>
      </w:r>
      <w:bookmarkEnd w:id="83"/>
      <w:r w:rsidRPr="006247B8">
        <w:rPr>
          <w:rFonts w:hint="eastAsia"/>
        </w:rPr>
        <w:t>分支长度通过文件指定的</w:t>
      </w:r>
      <w:r w:rsidRPr="006247B8">
        <w:t>Forney</w:t>
      </w:r>
      <w:r w:rsidRPr="006247B8">
        <w:t>卷积交织器</w:t>
      </w:r>
      <w:r w:rsidRPr="006247B8">
        <w:t>/</w:t>
      </w:r>
      <w:r w:rsidRPr="006247B8">
        <w:t>解交织器</w:t>
      </w:r>
      <w:bookmarkEnd w:id="84"/>
    </w:p>
    <w:p w14:paraId="37E31922" w14:textId="27D9134D" w:rsidR="007A7EFA" w:rsidRDefault="007A7EFA" w:rsidP="007A7EFA">
      <w:r>
        <w:t>②</w:t>
      </w:r>
      <w:r>
        <w:t>矩形块操作。矩形块交织器的交织操作过程是：将输入数据符号按照一定顺序写入矩形存储器阵列，然后用不同的置乱顺序读出，实现数据交织。输入符号必须分组成块。与卷积交织器采样连续数据输入的方式不同，矩形块交织器的输入是基于块的，即输入是符号块，输出时符号是经过重排序的相同数据块。在输出前一个符号块的交织符号时</w:t>
      </w:r>
      <w:r>
        <w:rPr>
          <w:rFonts w:ascii="Times New Roman" w:eastAsia="Times New Roman" w:hAnsi="Times New Roman" w:cs="Times New Roman"/>
          <w:lang w:bidi="en-US"/>
        </w:rPr>
        <w:t>IP</w:t>
      </w:r>
      <w:r>
        <w:t>核不能接收新的输入。矩形存储器阵列由许多行和列组成，如</w:t>
      </w:r>
      <w:r w:rsidR="000D438F">
        <w:rPr>
          <w:rFonts w:hint="eastAsia"/>
        </w:rPr>
        <w:t>下图</w:t>
      </w:r>
      <w:r>
        <w:t>所示。</w:t>
      </w:r>
    </w:p>
    <w:p w14:paraId="1E47F729" w14:textId="77777777" w:rsidR="00DB727A" w:rsidRDefault="007A7EFA" w:rsidP="00DB727A">
      <w:pPr>
        <w:keepNext/>
      </w:pPr>
      <w:r w:rsidRPr="007A7EFA">
        <w:rPr>
          <w:rFonts w:hint="eastAsia"/>
          <w:noProof/>
        </w:rPr>
        <w:drawing>
          <wp:inline distT="0" distB="0" distL="0" distR="0" wp14:anchorId="2F7E37CF" wp14:editId="182FC79C">
            <wp:extent cx="5274310" cy="1313294"/>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274310" cy="1313294"/>
                    </a:xfrm>
                    <a:prstGeom prst="rect">
                      <a:avLst/>
                    </a:prstGeom>
                    <a:noFill/>
                    <a:ln>
                      <a:noFill/>
                    </a:ln>
                  </pic:spPr>
                </pic:pic>
              </a:graphicData>
            </a:graphic>
          </wp:inline>
        </w:drawing>
      </w:r>
    </w:p>
    <w:p w14:paraId="49E19026" w14:textId="6C6EB138" w:rsidR="007A7EFA" w:rsidRDefault="00DB727A" w:rsidP="00DB727A">
      <w:pPr>
        <w:pStyle w:val="af7"/>
        <w:jc w:val="center"/>
      </w:pPr>
      <w:bookmarkStart w:id="85" w:name="_Ref27141593"/>
      <w:bookmarkStart w:id="86" w:name="_Toc3551034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18</w:t>
      </w:r>
      <w:r w:rsidR="0081569F">
        <w:fldChar w:fldCharType="end"/>
      </w:r>
      <w:bookmarkEnd w:id="85"/>
      <w:r w:rsidRPr="006B62E2">
        <w:rPr>
          <w:rFonts w:hint="eastAsia"/>
        </w:rPr>
        <w:t>行和列索引方案</w:t>
      </w:r>
      <w:bookmarkEnd w:id="86"/>
    </w:p>
    <w:p w14:paraId="6D63DABE" w14:textId="77777777" w:rsidR="007A7EFA" w:rsidRDefault="007A7EFA" w:rsidP="007A7EFA">
      <w:r>
        <w:t>矩形块交织器的操作过程如下：</w:t>
      </w:r>
    </w:p>
    <w:p w14:paraId="2ACB9C2B" w14:textId="77777777" w:rsidR="007A7EFA" w:rsidRDefault="007A7EFA" w:rsidP="00A45160">
      <w:pPr>
        <w:pStyle w:val="a3"/>
        <w:numPr>
          <w:ilvl w:val="0"/>
          <w:numId w:val="2"/>
        </w:numPr>
        <w:ind w:firstLineChars="0"/>
      </w:pPr>
      <w:r>
        <w:t>整个符号块的所有输入符号按行写入，从最上面的行开始，从左到右顺序；</w:t>
      </w:r>
    </w:p>
    <w:p w14:paraId="6032DBE3" w14:textId="77777777" w:rsidR="007A7EFA" w:rsidRDefault="007A7EFA" w:rsidP="00A45160">
      <w:pPr>
        <w:pStyle w:val="a3"/>
        <w:numPr>
          <w:ilvl w:val="0"/>
          <w:numId w:val="2"/>
        </w:numPr>
        <w:ind w:firstLineChars="0"/>
      </w:pPr>
      <w:r>
        <w:t>如果需要，可以实现行间置换和</w:t>
      </w:r>
      <w:r>
        <w:t>/</w:t>
      </w:r>
      <w:r>
        <w:t>或列间置换；</w:t>
      </w:r>
    </w:p>
    <w:p w14:paraId="1A2A6B22" w14:textId="77777777" w:rsidR="007A7EFA" w:rsidRDefault="007A7EFA" w:rsidP="00A45160">
      <w:pPr>
        <w:pStyle w:val="a3"/>
        <w:numPr>
          <w:ilvl w:val="0"/>
          <w:numId w:val="2"/>
        </w:numPr>
        <w:ind w:firstLineChars="0"/>
      </w:pPr>
      <w:r>
        <w:t>按列读出整个符号块，从最左边的列开始，从上到下顺序。</w:t>
      </w:r>
    </w:p>
    <w:p w14:paraId="685CBEC2" w14:textId="77777777" w:rsidR="007A7EFA" w:rsidRDefault="007A7EFA" w:rsidP="007A7EFA">
      <w:r>
        <w:t>解交织器按相反的方式操作，过程如下：</w:t>
      </w:r>
    </w:p>
    <w:p w14:paraId="490EF649" w14:textId="77777777" w:rsidR="007A7EFA" w:rsidRDefault="007A7EFA" w:rsidP="00A45160">
      <w:pPr>
        <w:pStyle w:val="a3"/>
        <w:numPr>
          <w:ilvl w:val="0"/>
          <w:numId w:val="3"/>
        </w:numPr>
        <w:ind w:firstLineChars="0"/>
      </w:pPr>
      <w:r>
        <w:t>整个符号块的所有输入符号按列写入，从最左边的列开始，从上到下顺序</w:t>
      </w:r>
      <w:r>
        <w:t>;</w:t>
      </w:r>
    </w:p>
    <w:p w14:paraId="5E0B383E" w14:textId="77777777" w:rsidR="007A7EFA" w:rsidRDefault="007A7EFA" w:rsidP="00A45160">
      <w:pPr>
        <w:pStyle w:val="a3"/>
        <w:numPr>
          <w:ilvl w:val="0"/>
          <w:numId w:val="3"/>
        </w:numPr>
        <w:ind w:firstLineChars="0"/>
      </w:pPr>
      <w:r>
        <w:t>如果需要，可以实现行间置换和</w:t>
      </w:r>
      <w:r>
        <w:t>/</w:t>
      </w:r>
      <w:r>
        <w:t>或列间置换；</w:t>
      </w:r>
    </w:p>
    <w:p w14:paraId="6F7987AD" w14:textId="77777777" w:rsidR="007A7EFA" w:rsidRDefault="007A7EFA" w:rsidP="00A45160">
      <w:pPr>
        <w:pStyle w:val="a3"/>
        <w:numPr>
          <w:ilvl w:val="0"/>
          <w:numId w:val="3"/>
        </w:numPr>
        <w:ind w:firstLineChars="0"/>
      </w:pPr>
      <w:r>
        <w:t>按行读出整个符号块，从最上面的行开始，从左到右顺序。</w:t>
      </w:r>
    </w:p>
    <w:p w14:paraId="2456D9EE" w14:textId="2D190703" w:rsidR="007A7EFA" w:rsidRDefault="00B27A7F" w:rsidP="007A7EFA">
      <w:r>
        <w:rPr>
          <w:rFonts w:hint="eastAsia"/>
        </w:rPr>
        <w:t>下图</w:t>
      </w:r>
      <w:r w:rsidR="007A7EFA">
        <w:t>给出了一个矩形块交织器的例子。这个例子中有</w:t>
      </w:r>
      <w:r w:rsidR="007A7EFA">
        <w:rPr>
          <w:rFonts w:ascii="Times New Roman" w:eastAsia="Times New Roman" w:hAnsi="Times New Roman" w:cs="Times New Roman"/>
        </w:rPr>
        <w:t>3</w:t>
      </w:r>
      <w:r w:rsidR="007A7EFA">
        <w:t>行</w:t>
      </w:r>
      <w:r w:rsidR="007A7EFA">
        <w:rPr>
          <w:rFonts w:ascii="Times New Roman" w:eastAsia="Times New Roman" w:hAnsi="Times New Roman" w:cs="Times New Roman"/>
        </w:rPr>
        <w:t>4</w:t>
      </w:r>
      <w:r w:rsidR="007A7EFA">
        <w:t>列符号，块大小为</w:t>
      </w:r>
      <w:r w:rsidR="007A7EFA">
        <w:rPr>
          <w:rFonts w:ascii="Times New Roman" w:eastAsia="Times New Roman" w:hAnsi="Times New Roman" w:cs="Times New Roman"/>
        </w:rPr>
        <w:t>12</w:t>
      </w:r>
      <w:r w:rsidR="007A7EFA">
        <w:t>。行间置换模板</w:t>
      </w:r>
      <w:r w:rsidR="007A7EFA">
        <w:t>/</w:t>
      </w:r>
      <w:r w:rsidR="007A7EFA">
        <w:t>矢量为</w:t>
      </w:r>
      <w:r w:rsidR="007A7EFA">
        <w:rPr>
          <w:rFonts w:ascii="Times New Roman" w:eastAsia="Times New Roman" w:hAnsi="Times New Roman" w:cs="Times New Roman"/>
          <w:lang w:bidi="en-US"/>
        </w:rPr>
        <w:t>{2,0,1},</w:t>
      </w:r>
      <w:r w:rsidR="007A7EFA">
        <w:t>意思是第</w:t>
      </w:r>
      <w:r w:rsidR="007A7EFA">
        <w:rPr>
          <w:rFonts w:ascii="Times New Roman" w:eastAsia="Times New Roman" w:hAnsi="Times New Roman" w:cs="Times New Roman"/>
        </w:rPr>
        <w:t>0</w:t>
      </w:r>
      <w:r w:rsidR="007A7EFA">
        <w:t>行置换到第</w:t>
      </w:r>
      <w:r w:rsidR="007A7EFA">
        <w:rPr>
          <w:rFonts w:ascii="Times New Roman" w:eastAsia="Times New Roman" w:hAnsi="Times New Roman" w:cs="Times New Roman"/>
        </w:rPr>
        <w:t>2</w:t>
      </w:r>
      <w:r w:rsidR="007A7EFA">
        <w:t>行，第</w:t>
      </w:r>
      <w:r w:rsidR="007A7EFA">
        <w:rPr>
          <w:rFonts w:ascii="Times New Roman" w:eastAsia="Times New Roman" w:hAnsi="Times New Roman" w:cs="Times New Roman"/>
        </w:rPr>
        <w:t>1</w:t>
      </w:r>
      <w:r w:rsidR="007A7EFA">
        <w:t>行置换到第</w:t>
      </w:r>
      <w:r w:rsidR="007A7EFA">
        <w:rPr>
          <w:rFonts w:ascii="Times New Roman" w:eastAsia="Times New Roman" w:hAnsi="Times New Roman" w:cs="Times New Roman"/>
        </w:rPr>
        <w:t>0</w:t>
      </w:r>
      <w:r w:rsidR="007A7EFA">
        <w:t>行，第</w:t>
      </w:r>
      <w:r w:rsidR="007A7EFA">
        <w:rPr>
          <w:rFonts w:ascii="Times New Roman" w:eastAsia="Times New Roman" w:hAnsi="Times New Roman" w:cs="Times New Roman"/>
        </w:rPr>
        <w:t>2</w:t>
      </w:r>
      <w:r w:rsidR="007A7EFA">
        <w:t>行置</w:t>
      </w:r>
      <w:r w:rsidR="007A7EFA">
        <w:t xml:space="preserve"> </w:t>
      </w:r>
      <w:r w:rsidR="007A7EFA">
        <w:t>换到第</w:t>
      </w:r>
      <w:r w:rsidR="007A7EFA">
        <w:rPr>
          <w:rFonts w:ascii="Times New Roman" w:eastAsia="Times New Roman" w:hAnsi="Times New Roman" w:cs="Times New Roman"/>
        </w:rPr>
        <w:t>1</w:t>
      </w:r>
      <w:r w:rsidR="007A7EFA">
        <w:t>行。解交织器的置换矢量与此不同。</w:t>
      </w:r>
    </w:p>
    <w:p w14:paraId="32F35076" w14:textId="77777777" w:rsidR="00DB727A" w:rsidRDefault="007A7EFA" w:rsidP="00DB727A">
      <w:pPr>
        <w:keepNext/>
        <w:jc w:val="center"/>
      </w:pPr>
      <w:r w:rsidRPr="007A7EFA">
        <w:rPr>
          <w:rFonts w:hint="eastAsia"/>
          <w:noProof/>
        </w:rPr>
        <w:lastRenderedPageBreak/>
        <w:drawing>
          <wp:inline distT="0" distB="0" distL="0" distR="0" wp14:anchorId="7C09631E" wp14:editId="0F2C5FA0">
            <wp:extent cx="1981959" cy="2723103"/>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990265" cy="2734515"/>
                    </a:xfrm>
                    <a:prstGeom prst="rect">
                      <a:avLst/>
                    </a:prstGeom>
                    <a:noFill/>
                    <a:ln>
                      <a:noFill/>
                    </a:ln>
                  </pic:spPr>
                </pic:pic>
              </a:graphicData>
            </a:graphic>
          </wp:inline>
        </w:drawing>
      </w:r>
    </w:p>
    <w:p w14:paraId="3B627FE8" w14:textId="79FFD353" w:rsidR="007A7EFA" w:rsidRDefault="00DB727A" w:rsidP="00DB727A">
      <w:pPr>
        <w:pStyle w:val="af7"/>
        <w:jc w:val="center"/>
      </w:pPr>
      <w:bookmarkStart w:id="87" w:name="_Ref27141620"/>
      <w:bookmarkStart w:id="88" w:name="_Toc3551034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19</w:t>
      </w:r>
      <w:r w:rsidR="0081569F">
        <w:fldChar w:fldCharType="end"/>
      </w:r>
      <w:bookmarkEnd w:id="87"/>
      <w:r w:rsidRPr="00531ACA">
        <w:rPr>
          <w:rFonts w:hint="eastAsia"/>
        </w:rPr>
        <w:t>带行置换的矩形块交织举例</w:t>
      </w:r>
      <w:bookmarkEnd w:id="88"/>
    </w:p>
    <w:p w14:paraId="4CD1B43B" w14:textId="0ACCA3AA" w:rsidR="00A55EC3" w:rsidRDefault="00A55EC3" w:rsidP="00A55EC3">
      <w:r w:rsidRPr="00A55EC3">
        <w:t>尽管</w:t>
      </w:r>
      <w:r w:rsidRPr="00A55EC3">
        <w:rPr>
          <w:rFonts w:hint="eastAsia"/>
        </w:rPr>
        <w:t>上面</w:t>
      </w:r>
      <w:r w:rsidRPr="00A55EC3">
        <w:t>例子中仅给出了行置换的例子，但实际上可以同时实现行置换和列置换，如</w:t>
      </w:r>
      <w:r w:rsidR="00B27A7F">
        <w:rPr>
          <w:rFonts w:hint="eastAsia"/>
        </w:rPr>
        <w:t>下图</w:t>
      </w:r>
      <w:r w:rsidRPr="00A55EC3">
        <w:t>所示。</w:t>
      </w:r>
      <w:r w:rsidR="00B27A7F">
        <w:rPr>
          <w:rFonts w:hint="eastAsia"/>
        </w:rPr>
        <w:t>下图</w:t>
      </w:r>
      <w:r w:rsidRPr="00A55EC3">
        <w:t>给出了</w:t>
      </w:r>
      <w:r w:rsidR="00B27A7F">
        <w:rPr>
          <w:rFonts w:hint="eastAsia"/>
        </w:rPr>
        <w:t>对</w:t>
      </w:r>
      <w:r w:rsidRPr="00A55EC3">
        <w:t>交织后的数据进行解交织的过程。</w:t>
      </w:r>
    </w:p>
    <w:p w14:paraId="23FC2A2E" w14:textId="77777777" w:rsidR="00A55EC3" w:rsidRDefault="00A55EC3" w:rsidP="00A55EC3">
      <w:pPr>
        <w:jc w:val="center"/>
      </w:pPr>
      <w:r w:rsidRPr="00A55EC3">
        <w:rPr>
          <w:rFonts w:hint="eastAsia"/>
          <w:noProof/>
        </w:rPr>
        <w:drawing>
          <wp:inline distT="0" distB="0" distL="0" distR="0" wp14:anchorId="345D3BFE" wp14:editId="77D341F5">
            <wp:extent cx="2385718" cy="459712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389911" cy="4605201"/>
                    </a:xfrm>
                    <a:prstGeom prst="rect">
                      <a:avLst/>
                    </a:prstGeom>
                    <a:noFill/>
                    <a:ln>
                      <a:noFill/>
                    </a:ln>
                  </pic:spPr>
                </pic:pic>
              </a:graphicData>
            </a:graphic>
          </wp:inline>
        </w:drawing>
      </w:r>
    </w:p>
    <w:p w14:paraId="1BEAEC06" w14:textId="49D238AF" w:rsidR="00A55EC3" w:rsidRDefault="00DB727A" w:rsidP="00DB727A">
      <w:pPr>
        <w:pStyle w:val="af7"/>
        <w:jc w:val="center"/>
      </w:pPr>
      <w:bookmarkStart w:id="89" w:name="_Ref27141694"/>
      <w:bookmarkStart w:id="90" w:name="_Toc3551034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20</w:t>
      </w:r>
      <w:r w:rsidR="0081569F">
        <w:fldChar w:fldCharType="end"/>
      </w:r>
      <w:bookmarkEnd w:id="89"/>
      <w:r w:rsidRPr="00155A93">
        <w:rPr>
          <w:rFonts w:hint="eastAsia"/>
        </w:rPr>
        <w:t>带行列置换的矩形块交织举例</w:t>
      </w:r>
      <w:bookmarkEnd w:id="90"/>
    </w:p>
    <w:p w14:paraId="1E6D5655" w14:textId="77777777" w:rsidR="00DB727A" w:rsidRDefault="00AB5CBC" w:rsidP="00DB727A">
      <w:pPr>
        <w:keepNext/>
        <w:jc w:val="center"/>
      </w:pPr>
      <w:r w:rsidRPr="00AB5CBC">
        <w:rPr>
          <w:rFonts w:hint="eastAsia"/>
          <w:noProof/>
        </w:rPr>
        <w:lastRenderedPageBreak/>
        <w:drawing>
          <wp:inline distT="0" distB="0" distL="0" distR="0" wp14:anchorId="7E96472A" wp14:editId="66351D80">
            <wp:extent cx="2256444" cy="4702629"/>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261621" cy="4713418"/>
                    </a:xfrm>
                    <a:prstGeom prst="rect">
                      <a:avLst/>
                    </a:prstGeom>
                    <a:noFill/>
                    <a:ln>
                      <a:noFill/>
                    </a:ln>
                  </pic:spPr>
                </pic:pic>
              </a:graphicData>
            </a:graphic>
          </wp:inline>
        </w:drawing>
      </w:r>
    </w:p>
    <w:p w14:paraId="6395BE8A" w14:textId="51CF16DD" w:rsidR="00AB5CBC" w:rsidRDefault="00DB727A" w:rsidP="00DB727A">
      <w:pPr>
        <w:pStyle w:val="af7"/>
        <w:jc w:val="center"/>
      </w:pPr>
      <w:bookmarkStart w:id="91" w:name="_Ref27141704"/>
      <w:bookmarkStart w:id="92" w:name="_Toc3551034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21</w:t>
      </w:r>
      <w:r w:rsidR="0081569F">
        <w:fldChar w:fldCharType="end"/>
      </w:r>
      <w:bookmarkEnd w:id="91"/>
      <w:r w:rsidRPr="00A66F97">
        <w:rPr>
          <w:rFonts w:hint="eastAsia"/>
        </w:rPr>
        <w:t>带行列置换的矩形块解交织举例</w:t>
      </w:r>
      <w:bookmarkEnd w:id="92"/>
    </w:p>
    <w:p w14:paraId="02BB8ECD" w14:textId="134BC904" w:rsidR="00AB5CBC" w:rsidRDefault="00AB5CBC" w:rsidP="00AB5CBC">
      <w:r>
        <w:t>除了将操作模式设置为解交织外，所有参数都是相同的。需要注意的是，解交织器的置换矢量与交织器的置换矢量是相同的，但是用不同的方式解释。行间置换模板</w:t>
      </w:r>
      <w:r>
        <w:t>/</w:t>
      </w:r>
      <w:r>
        <w:t>矢量仍然是</w:t>
      </w:r>
      <w:r>
        <w:rPr>
          <w:rFonts w:ascii="Times New Roman" w:eastAsia="Times New Roman" w:hAnsi="Times New Roman" w:cs="Times New Roman"/>
          <w:lang w:bidi="en-US"/>
        </w:rPr>
        <w:t>{2,0,1},</w:t>
      </w:r>
      <w:r>
        <w:t>但操作过程中是将第</w:t>
      </w:r>
      <w:r>
        <w:rPr>
          <w:rFonts w:ascii="Times New Roman" w:eastAsia="Times New Roman" w:hAnsi="Times New Roman" w:cs="Times New Roman"/>
        </w:rPr>
        <w:t>2</w:t>
      </w:r>
      <w:r>
        <w:t>行置换到第</w:t>
      </w:r>
      <w:r>
        <w:rPr>
          <w:rFonts w:ascii="Times New Roman" w:eastAsia="Times New Roman" w:hAnsi="Times New Roman" w:cs="Times New Roman"/>
        </w:rPr>
        <w:t>0</w:t>
      </w:r>
      <w:r>
        <w:t>行，第</w:t>
      </w:r>
      <w:r>
        <w:rPr>
          <w:rFonts w:ascii="Times New Roman" w:eastAsia="Times New Roman" w:hAnsi="Times New Roman" w:cs="Times New Roman"/>
        </w:rPr>
        <w:t>0</w:t>
      </w:r>
      <w:r>
        <w:t>行置换到第</w:t>
      </w:r>
      <w:r>
        <w:rPr>
          <w:rFonts w:ascii="Times New Roman" w:eastAsia="Times New Roman" w:hAnsi="Times New Roman" w:cs="Times New Roman"/>
        </w:rPr>
        <w:t>1</w:t>
      </w:r>
      <w:r>
        <w:t>行，第</w:t>
      </w:r>
      <w:r>
        <w:rPr>
          <w:rFonts w:ascii="Times New Roman" w:eastAsia="Times New Roman" w:hAnsi="Times New Roman" w:cs="Times New Roman"/>
        </w:rPr>
        <w:t>1</w:t>
      </w:r>
      <w:r>
        <w:t>行置换到第</w:t>
      </w:r>
      <w:r>
        <w:rPr>
          <w:rFonts w:ascii="Times New Roman" w:eastAsia="Times New Roman" w:hAnsi="Times New Roman" w:cs="Times New Roman"/>
        </w:rPr>
        <w:t>2</w:t>
      </w:r>
      <w:r>
        <w:t>行。</w:t>
      </w:r>
      <w:r>
        <w:t xml:space="preserve"> </w:t>
      </w:r>
      <w:r>
        <w:t>这样可以确保用解交织器可以将交织器输出数据正确恢复为原始数据，如</w:t>
      </w:r>
      <w:r w:rsidR="00D649AF">
        <w:rPr>
          <w:rFonts w:hint="eastAsia"/>
        </w:rPr>
        <w:t>下图</w:t>
      </w:r>
      <w:r>
        <w:t>所示。</w:t>
      </w:r>
    </w:p>
    <w:p w14:paraId="7061F9B4" w14:textId="77777777" w:rsidR="00AB5CBC" w:rsidRDefault="00AB5CBC" w:rsidP="00AB5CBC">
      <w:pPr>
        <w:jc w:val="center"/>
      </w:pPr>
      <w:r w:rsidRPr="00AB5CBC">
        <w:rPr>
          <w:rFonts w:hint="eastAsia"/>
          <w:noProof/>
        </w:rPr>
        <w:drawing>
          <wp:inline distT="0" distB="0" distL="0" distR="0" wp14:anchorId="1EB9B276" wp14:editId="55000F1D">
            <wp:extent cx="2185517" cy="280697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190709" cy="2813644"/>
                    </a:xfrm>
                    <a:prstGeom prst="rect">
                      <a:avLst/>
                    </a:prstGeom>
                    <a:noFill/>
                    <a:ln>
                      <a:noFill/>
                    </a:ln>
                  </pic:spPr>
                </pic:pic>
              </a:graphicData>
            </a:graphic>
          </wp:inline>
        </w:drawing>
      </w:r>
    </w:p>
    <w:p w14:paraId="79B5672D" w14:textId="7C976767" w:rsidR="00AB5CBC" w:rsidRDefault="00DB727A" w:rsidP="00DB727A">
      <w:pPr>
        <w:pStyle w:val="af7"/>
        <w:jc w:val="center"/>
      </w:pPr>
      <w:bookmarkStart w:id="93" w:name="_Ref27141744"/>
      <w:bookmarkStart w:id="94" w:name="_Toc35510348"/>
      <w:r>
        <w:rPr>
          <w:rFonts w:hint="eastAsia"/>
        </w:rPr>
        <w:lastRenderedPageBreak/>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22</w:t>
      </w:r>
      <w:r w:rsidR="0081569F">
        <w:fldChar w:fldCharType="end"/>
      </w:r>
      <w:bookmarkEnd w:id="93"/>
      <w:r w:rsidRPr="006331FE">
        <w:rPr>
          <w:rFonts w:hint="eastAsia"/>
        </w:rPr>
        <w:t>矩形块交织和解交织操作</w:t>
      </w:r>
      <w:bookmarkEnd w:id="94"/>
    </w:p>
    <w:p w14:paraId="3F4412C6" w14:textId="77777777" w:rsidR="00D4661D" w:rsidRDefault="00D4661D" w:rsidP="00D4661D">
      <w:r>
        <w:rPr>
          <w:rFonts w:hint="eastAsia"/>
        </w:rPr>
        <w:t>IP</w:t>
      </w:r>
      <w:r>
        <w:rPr>
          <w:rFonts w:hint="eastAsia"/>
        </w:rPr>
        <w:t>核管脚描述</w:t>
      </w:r>
    </w:p>
    <w:p w14:paraId="3190FF49" w14:textId="77777777" w:rsidR="00D4661D" w:rsidRDefault="00D4661D" w:rsidP="00D4661D">
      <w:pPr>
        <w:jc w:val="center"/>
      </w:pPr>
      <w:r w:rsidRPr="00D4661D">
        <w:rPr>
          <w:rFonts w:hint="eastAsia"/>
          <w:noProof/>
        </w:rPr>
        <w:drawing>
          <wp:inline distT="0" distB="0" distL="0" distR="0" wp14:anchorId="7E50B8DA" wp14:editId="79D083EB">
            <wp:extent cx="2683823" cy="298798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686133" cy="2990556"/>
                    </a:xfrm>
                    <a:prstGeom prst="rect">
                      <a:avLst/>
                    </a:prstGeom>
                    <a:noFill/>
                    <a:ln>
                      <a:noFill/>
                    </a:ln>
                  </pic:spPr>
                </pic:pic>
              </a:graphicData>
            </a:graphic>
          </wp:inline>
        </w:drawing>
      </w:r>
    </w:p>
    <w:p w14:paraId="229E66B1" w14:textId="570F2608" w:rsidR="00D4661D" w:rsidRDefault="00DB727A" w:rsidP="00DB727A">
      <w:pPr>
        <w:pStyle w:val="af7"/>
        <w:jc w:val="center"/>
      </w:pPr>
      <w:bookmarkStart w:id="95" w:name="_Toc3551034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23</w:t>
      </w:r>
      <w:r w:rsidR="0081569F">
        <w:fldChar w:fldCharType="end"/>
      </w:r>
      <w:r w:rsidRPr="007865B8">
        <w:t xml:space="preserve">Forney </w:t>
      </w:r>
      <w:r w:rsidRPr="007865B8">
        <w:t>卷积原理框图</w:t>
      </w:r>
      <w:bookmarkEnd w:id="95"/>
    </w:p>
    <w:p w14:paraId="31D65F9B" w14:textId="77777777" w:rsidR="00D4661D" w:rsidRDefault="00D4661D" w:rsidP="00D4661D">
      <w:pPr>
        <w:jc w:val="center"/>
      </w:pPr>
      <w:r w:rsidRPr="00D4661D">
        <w:rPr>
          <w:rFonts w:hint="eastAsia"/>
          <w:noProof/>
        </w:rPr>
        <w:drawing>
          <wp:inline distT="0" distB="0" distL="0" distR="0" wp14:anchorId="4F61D0F8" wp14:editId="769AAB02">
            <wp:extent cx="2464130" cy="348351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471759" cy="3494302"/>
                    </a:xfrm>
                    <a:prstGeom prst="rect">
                      <a:avLst/>
                    </a:prstGeom>
                    <a:noFill/>
                    <a:ln>
                      <a:noFill/>
                    </a:ln>
                  </pic:spPr>
                </pic:pic>
              </a:graphicData>
            </a:graphic>
          </wp:inline>
        </w:drawing>
      </w:r>
    </w:p>
    <w:p w14:paraId="081E85D8" w14:textId="692AFBE0" w:rsidR="00D4661D" w:rsidRDefault="00DB727A" w:rsidP="00DB727A">
      <w:pPr>
        <w:pStyle w:val="af7"/>
        <w:jc w:val="center"/>
      </w:pPr>
      <w:bookmarkStart w:id="96" w:name="_Toc3551035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24</w:t>
      </w:r>
      <w:r w:rsidR="0081569F">
        <w:fldChar w:fldCharType="end"/>
      </w:r>
      <w:r w:rsidRPr="003175A4">
        <w:rPr>
          <w:rFonts w:hint="eastAsia"/>
        </w:rPr>
        <w:t>矩形块原理框图</w:t>
      </w:r>
      <w:bookmarkEnd w:id="96"/>
    </w:p>
    <w:p w14:paraId="16015C5B" w14:textId="77777777" w:rsidR="003907FA" w:rsidRDefault="003907FA" w:rsidP="003907FA">
      <w:pPr>
        <w:pStyle w:val="af7"/>
        <w:keepNext/>
        <w:jc w:val="center"/>
      </w:pPr>
      <w:bookmarkStart w:id="97" w:name="_Toc35510379"/>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5</w:t>
      </w:r>
      <w:r w:rsidR="0081569F">
        <w:fldChar w:fldCharType="end"/>
      </w:r>
      <w:r>
        <w:rPr>
          <w:rFonts w:hint="eastAsia"/>
        </w:rPr>
        <w:t>交织解交织管脚描述</w:t>
      </w:r>
      <w:bookmarkEnd w:id="97"/>
    </w:p>
    <w:tbl>
      <w:tblPr>
        <w:tblW w:w="9248" w:type="dxa"/>
        <w:tblLook w:val="04A0" w:firstRow="1" w:lastRow="0" w:firstColumn="1" w:lastColumn="0" w:noHBand="0" w:noVBand="1"/>
      </w:tblPr>
      <w:tblGrid>
        <w:gridCol w:w="1632"/>
        <w:gridCol w:w="7616"/>
      </w:tblGrid>
      <w:tr w:rsidR="00380558" w:rsidRPr="00380558" w14:paraId="1CBBA87C" w14:textId="77777777" w:rsidTr="003907FA">
        <w:trPr>
          <w:trHeight w:val="285"/>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BAF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信号</w:t>
            </w:r>
          </w:p>
        </w:tc>
        <w:tc>
          <w:tcPr>
            <w:tcW w:w="7616" w:type="dxa"/>
            <w:tcBorders>
              <w:top w:val="single" w:sz="4" w:space="0" w:color="auto"/>
              <w:left w:val="nil"/>
              <w:bottom w:val="single" w:sz="4" w:space="0" w:color="auto"/>
              <w:right w:val="single" w:sz="4" w:space="0" w:color="auto"/>
            </w:tcBorders>
            <w:shd w:val="clear" w:color="auto" w:fill="auto"/>
            <w:noWrap/>
            <w:vAlign w:val="center"/>
            <w:hideMark/>
          </w:tcPr>
          <w:p w14:paraId="47518081"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380558" w:rsidRPr="00380558" w14:paraId="62F24449"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663B6BCB"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10A34748"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输入数据通道信号组，遵循axi流模式</w:t>
            </w:r>
          </w:p>
        </w:tc>
      </w:tr>
      <w:tr w:rsidR="00380558" w:rsidRPr="00380558" w14:paraId="43E30B02"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0332880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w:t>
            </w:r>
            <w:r>
              <w:rPr>
                <w:rFonts w:ascii="等线" w:eastAsia="等线" w:hAnsi="等线" w:cs="宋体" w:hint="eastAsia"/>
                <w:color w:val="000000"/>
                <w:kern w:val="0"/>
                <w:sz w:val="22"/>
              </w:rPr>
              <w:t>ctrl</w:t>
            </w:r>
            <w:r>
              <w:rPr>
                <w:rFonts w:ascii="等线" w:eastAsia="等线" w:hAnsi="等线" w:cs="宋体"/>
                <w:color w:val="000000"/>
                <w:kern w:val="0"/>
                <w:sz w:val="22"/>
              </w:rPr>
              <w:t>_xx</w:t>
            </w:r>
          </w:p>
        </w:tc>
        <w:tc>
          <w:tcPr>
            <w:tcW w:w="7616" w:type="dxa"/>
            <w:tcBorders>
              <w:top w:val="nil"/>
              <w:left w:val="nil"/>
              <w:bottom w:val="single" w:sz="4" w:space="0" w:color="auto"/>
              <w:right w:val="single" w:sz="4" w:space="0" w:color="auto"/>
            </w:tcBorders>
            <w:shd w:val="clear" w:color="auto" w:fill="auto"/>
            <w:noWrap/>
            <w:vAlign w:val="center"/>
            <w:hideMark/>
          </w:tcPr>
          <w:p w14:paraId="44993069"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控制数据通道信号组，遵循axi流模式</w:t>
            </w:r>
          </w:p>
        </w:tc>
      </w:tr>
      <w:tr w:rsidR="00380558" w:rsidRPr="00380558" w14:paraId="6067339D" w14:textId="77777777" w:rsidTr="003907FA">
        <w:trPr>
          <w:trHeight w:val="440"/>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782A148E"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m_axis_data_xx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01637AB5"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输出数据通道信号组，遵循axi流模式</w:t>
            </w:r>
          </w:p>
        </w:tc>
      </w:tr>
      <w:tr w:rsidR="00380558" w:rsidRPr="00380558" w14:paraId="3BDC010C" w14:textId="77777777" w:rsidTr="003907FA">
        <w:trPr>
          <w:trHeight w:val="131"/>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340146"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event</w:t>
            </w:r>
            <w:r>
              <w:rPr>
                <w:rFonts w:ascii="等线" w:eastAsia="等线" w:hAnsi="等线" w:cs="宋体"/>
                <w:color w:val="000000"/>
                <w:kern w:val="0"/>
                <w:sz w:val="22"/>
              </w:rPr>
              <w:t>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5021CDAB"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事件相关表示信号，详细描述参照用户手册</w:t>
            </w:r>
          </w:p>
        </w:tc>
      </w:tr>
      <w:tr w:rsidR="00380558" w:rsidRPr="00380558" w14:paraId="4584E3E8" w14:textId="77777777" w:rsidTr="003907FA">
        <w:trPr>
          <w:trHeight w:val="33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100BB"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lastRenderedPageBreak/>
              <w:t>wr_xx</w:t>
            </w:r>
          </w:p>
          <w:p w14:paraId="4725B178"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t>rd_xx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0C161088" w14:textId="77777777" w:rsidR="00380558" w:rsidRDefault="00756E99"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接外部RAM时，外部RAM的读写总线</w:t>
            </w:r>
          </w:p>
        </w:tc>
      </w:tr>
    </w:tbl>
    <w:p w14:paraId="16282575" w14:textId="77777777" w:rsidR="00CE0FA3" w:rsidRDefault="00CE0FA3" w:rsidP="00890EF5"/>
    <w:p w14:paraId="1D31BBBE" w14:textId="2C5EE902" w:rsidR="00D4661D" w:rsidRDefault="00D4661D" w:rsidP="008D667F">
      <w:pPr>
        <w:pStyle w:val="af7"/>
      </w:pPr>
      <w:r>
        <w:rPr>
          <w:rFonts w:hint="eastAsia"/>
        </w:rPr>
        <w:t>IP</w:t>
      </w:r>
      <w:r>
        <w:rPr>
          <w:rFonts w:hint="eastAsia"/>
        </w:rPr>
        <w:t>核时序</w:t>
      </w:r>
    </w:p>
    <w:p w14:paraId="7B34745C" w14:textId="66146DB2" w:rsidR="00625C4F" w:rsidRDefault="00625C4F" w:rsidP="00D4661D">
      <w:r w:rsidRPr="00625C4F">
        <w:rPr>
          <w:rFonts w:hint="eastAsia"/>
          <w:noProof/>
        </w:rPr>
        <w:drawing>
          <wp:inline distT="0" distB="0" distL="0" distR="0" wp14:anchorId="4C06D7E5" wp14:editId="3F983B27">
            <wp:extent cx="5274310" cy="2368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p>
    <w:p w14:paraId="38C12593" w14:textId="7C26BC5E" w:rsidR="008D667F" w:rsidRPr="007A7EFA" w:rsidRDefault="008D667F" w:rsidP="008D667F">
      <w:pPr>
        <w:jc w:val="center"/>
      </w:pPr>
      <w:bookmarkStart w:id="98" w:name="_Toc3551035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25</w:t>
      </w:r>
      <w:r>
        <w:fldChar w:fldCharType="end"/>
      </w:r>
      <w:r>
        <w:rPr>
          <w:rFonts w:hint="eastAsia"/>
        </w:rPr>
        <w:t>交织</w:t>
      </w:r>
      <w:r>
        <w:rPr>
          <w:rFonts w:hint="eastAsia"/>
        </w:rPr>
        <w:t>IP</w:t>
      </w:r>
      <w:r>
        <w:rPr>
          <w:rFonts w:hint="eastAsia"/>
        </w:rPr>
        <w:t>核操作时序</w:t>
      </w:r>
      <w:bookmarkEnd w:id="98"/>
    </w:p>
    <w:p w14:paraId="17FC3162" w14:textId="29FBA525" w:rsidR="00502453" w:rsidRPr="006F6C3D" w:rsidRDefault="00502453" w:rsidP="00A45160">
      <w:pPr>
        <w:pStyle w:val="2"/>
        <w:numPr>
          <w:ilvl w:val="1"/>
          <w:numId w:val="1"/>
        </w:numPr>
        <w:rPr>
          <w:iCs/>
        </w:rPr>
      </w:pPr>
      <w:bookmarkStart w:id="99" w:name="_Toc35510282"/>
      <w:r w:rsidRPr="006F6C3D">
        <w:rPr>
          <w:rFonts w:hint="eastAsia"/>
          <w:iCs/>
        </w:rPr>
        <w:t>交织</w:t>
      </w:r>
      <w:bookmarkEnd w:id="99"/>
    </w:p>
    <w:p w14:paraId="40FF2969" w14:textId="77777777" w:rsidR="00D91381" w:rsidRDefault="00F76415" w:rsidP="00F76415">
      <w:pPr>
        <w:jc w:val="left"/>
        <w:rPr>
          <w:rFonts w:ascii="宋体" w:eastAsia="宋体" w:hAnsi="Times New Roman" w:cs="宋体"/>
          <w:color w:val="000000"/>
          <w:kern w:val="0"/>
          <w:sz w:val="22"/>
          <w:lang w:val="zh-CN"/>
        </w:rPr>
      </w:pPr>
      <w:r w:rsidRPr="00F76415">
        <w:rPr>
          <w:rFonts w:ascii="宋体" w:eastAsia="宋体" w:hAnsi="Times New Roman" w:cs="宋体" w:hint="eastAsia"/>
          <w:color w:val="000000"/>
          <w:kern w:val="0"/>
          <w:sz w:val="22"/>
          <w:lang w:val="zh-CN"/>
        </w:rPr>
        <w:t>交织是为了在时域或频域或者同时在时域、频域上分布传输的信息比特，使信道的突发错误在时间</w:t>
      </w:r>
      <w:r>
        <w:rPr>
          <w:rFonts w:asciiTheme="minorEastAsia" w:hAnsiTheme="minorEastAsia" w:cs="Times New Roman" w:hint="eastAsia"/>
          <w:color w:val="000000"/>
          <w:kern w:val="0"/>
          <w:sz w:val="22"/>
        </w:rPr>
        <w:t>上</w:t>
      </w:r>
      <w:r w:rsidRPr="00F76415">
        <w:rPr>
          <w:rFonts w:ascii="宋体" w:eastAsia="宋体" w:hAnsi="Times New Roman" w:cs="宋体" w:hint="eastAsia"/>
          <w:color w:val="000000"/>
          <w:kern w:val="0"/>
          <w:sz w:val="22"/>
          <w:lang w:val="zh-CN"/>
        </w:rPr>
        <w:t>得以扩散，从而使得译码器可以将它们当作随机错误处理</w:t>
      </w:r>
    </w:p>
    <w:p w14:paraId="17E46C73" w14:textId="77777777" w:rsidR="00D91381" w:rsidRPr="0049617D" w:rsidRDefault="00D91381" w:rsidP="00F76415">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本方案中带交织的输入比特序列为</w:t>
      </w:r>
      <w:r w:rsidRPr="0049617D">
        <w:rPr>
          <w:color w:val="FF0000"/>
          <w:position w:val="-12"/>
        </w:rPr>
        <w:object w:dxaOrig="1500" w:dyaOrig="360" w14:anchorId="269F61AA">
          <v:shape id="_x0000_i1138" type="#_x0000_t75" style="width:60.6pt;height:13.8pt" o:ole="">
            <v:imagedata r:id="rId247" o:title=""/>
          </v:shape>
          <o:OLEObject Type="Embed" ProgID="Equation.3" ShapeID="_x0000_i1138" DrawAspect="Content" ObjectID="_1665477999" r:id="rId248"/>
        </w:object>
      </w:r>
      <w:r w:rsidRPr="0049617D">
        <w:rPr>
          <w:rFonts w:hint="eastAsia"/>
          <w:color w:val="FF0000"/>
        </w:rPr>
        <w:t>，交织后的比特序列为</w:t>
      </w:r>
      <w:r w:rsidRPr="0049617D">
        <w:rPr>
          <w:color w:val="FF0000"/>
          <w:position w:val="-12"/>
        </w:rPr>
        <w:object w:dxaOrig="1600" w:dyaOrig="360" w14:anchorId="4B728D00">
          <v:shape id="_x0000_i1139" type="#_x0000_t75" style="width:63.9pt;height:13.8pt" o:ole="">
            <v:imagedata r:id="rId249" o:title=""/>
          </v:shape>
          <o:OLEObject Type="Embed" ProgID="Equation.3" ShapeID="_x0000_i1139" DrawAspect="Content" ObjectID="_1665478000" r:id="rId250"/>
        </w:object>
      </w:r>
      <w:r w:rsidRPr="0049617D">
        <w:rPr>
          <w:rFonts w:hint="eastAsia"/>
          <w:color w:val="FF0000"/>
        </w:rPr>
        <w:t>，</w:t>
      </w:r>
      <w:r w:rsidRPr="0049617D">
        <w:rPr>
          <w:color w:val="FF0000"/>
          <w:position w:val="-10"/>
        </w:rPr>
        <w:object w:dxaOrig="360" w:dyaOrig="360" w14:anchorId="04981577">
          <v:shape id="_x0000_i1140" type="#_x0000_t75" style="width:15pt;height:15pt" o:ole="">
            <v:imagedata r:id="rId251" o:title=""/>
          </v:shape>
          <o:OLEObject Type="Embed" ProgID="Equation.3" ShapeID="_x0000_i1140" DrawAspect="Content" ObjectID="_1665478001" r:id="rId252"/>
        </w:object>
      </w:r>
      <w:r w:rsidRPr="0049617D">
        <w:rPr>
          <w:rFonts w:hint="eastAsia"/>
          <w:color w:val="FF0000"/>
        </w:rPr>
        <w:t>为调制因子，本设计中</w:t>
      </w:r>
      <w:r w:rsidRPr="0049617D">
        <w:rPr>
          <w:color w:val="FF0000"/>
          <w:position w:val="-10"/>
        </w:rPr>
        <w:object w:dxaOrig="360" w:dyaOrig="360" w14:anchorId="597C2F40">
          <v:shape id="_x0000_i1141" type="#_x0000_t75" style="width:15pt;height:15pt" o:ole="">
            <v:imagedata r:id="rId251" o:title=""/>
          </v:shape>
          <o:OLEObject Type="Embed" ProgID="Equation.3" ShapeID="_x0000_i1141" DrawAspect="Content" ObjectID="_1665478002" r:id="rId253"/>
        </w:object>
      </w:r>
      <w:r w:rsidRPr="0049617D">
        <w:rPr>
          <w:rFonts w:hint="eastAsia"/>
          <w:color w:val="FF0000"/>
        </w:rPr>
        <w:t>=6</w:t>
      </w:r>
    </w:p>
    <w:p w14:paraId="3121404F" w14:textId="77777777" w:rsidR="00D91381" w:rsidRPr="0049617D" w:rsidRDefault="00D91381" w:rsidP="00D91381">
      <w:pPr>
        <w:pStyle w:val="B1"/>
        <w:rPr>
          <w:color w:val="FF0000"/>
          <w:lang w:eastAsia="zh-CN"/>
        </w:rPr>
      </w:pPr>
      <w:r w:rsidRPr="0049617D">
        <w:rPr>
          <w:rFonts w:hint="eastAsia"/>
          <w:color w:val="FF0000"/>
          <w:lang w:eastAsia="zh-CN"/>
        </w:rPr>
        <w:t xml:space="preserve">for </w:t>
      </w:r>
      <w:r w:rsidRPr="0049617D">
        <w:rPr>
          <w:color w:val="FF0000"/>
          <w:position w:val="-10"/>
        </w:rPr>
        <w:object w:dxaOrig="560" w:dyaOrig="320" w14:anchorId="0C2D8CDC">
          <v:shape id="_x0000_i1142" type="#_x0000_t75" style="width:24.3pt;height:13.8pt" o:ole="">
            <v:imagedata r:id="rId254" o:title=""/>
          </v:shape>
          <o:OLEObject Type="Embed" ProgID="Equation.3" ShapeID="_x0000_i1142" DrawAspect="Content" ObjectID="_1665478003" r:id="rId255"/>
        </w:object>
      </w:r>
      <w:r w:rsidRPr="0049617D">
        <w:rPr>
          <w:rFonts w:hint="eastAsia"/>
          <w:color w:val="FF0000"/>
          <w:lang w:eastAsia="zh-CN"/>
        </w:rPr>
        <w:t xml:space="preserve"> to </w:t>
      </w:r>
      <w:r w:rsidRPr="0049617D">
        <w:rPr>
          <w:color w:val="FF0000"/>
          <w:position w:val="-10"/>
        </w:rPr>
        <w:object w:dxaOrig="999" w:dyaOrig="360" w14:anchorId="4A8188E5">
          <v:shape id="_x0000_i1143" type="#_x0000_t75" style="width:42.6pt;height:15pt" o:ole="">
            <v:imagedata r:id="rId256" o:title=""/>
          </v:shape>
          <o:OLEObject Type="Embed" ProgID="Equation.3" ShapeID="_x0000_i1143" DrawAspect="Content" ObjectID="_1665478004" r:id="rId257"/>
        </w:object>
      </w:r>
    </w:p>
    <w:p w14:paraId="63ACE9F1" w14:textId="77777777" w:rsidR="00D91381" w:rsidRPr="0049617D" w:rsidRDefault="00D91381" w:rsidP="00D91381">
      <w:pPr>
        <w:pStyle w:val="B2"/>
        <w:rPr>
          <w:color w:val="FF0000"/>
          <w:lang w:eastAsia="zh-CN"/>
        </w:rPr>
      </w:pPr>
      <w:r w:rsidRPr="0049617D">
        <w:rPr>
          <w:rFonts w:hint="eastAsia"/>
          <w:color w:val="FF0000"/>
          <w:lang w:eastAsia="zh-CN"/>
        </w:rPr>
        <w:t xml:space="preserve">for </w:t>
      </w:r>
      <w:r w:rsidRPr="0049617D">
        <w:rPr>
          <w:color w:val="FF0000"/>
          <w:position w:val="-6"/>
        </w:rPr>
        <w:object w:dxaOrig="520" w:dyaOrig="279" w14:anchorId="666DA323">
          <v:shape id="_x0000_i1144" type="#_x0000_t75" style="width:23.7pt;height:11.4pt" o:ole="">
            <v:imagedata r:id="rId258" o:title=""/>
          </v:shape>
          <o:OLEObject Type="Embed" ProgID="Equation.3" ShapeID="_x0000_i1144" DrawAspect="Content" ObjectID="_1665478005" r:id="rId259"/>
        </w:object>
      </w:r>
      <w:r w:rsidRPr="0049617D">
        <w:rPr>
          <w:rFonts w:hint="eastAsia"/>
          <w:color w:val="FF0000"/>
          <w:lang w:eastAsia="zh-CN"/>
        </w:rPr>
        <w:t xml:space="preserve"> to </w:t>
      </w:r>
      <w:r w:rsidRPr="0049617D">
        <w:rPr>
          <w:color w:val="FF0000"/>
          <w:position w:val="-10"/>
        </w:rPr>
        <w:object w:dxaOrig="680" w:dyaOrig="360" w14:anchorId="17186FC7">
          <v:shape id="_x0000_i1145" type="#_x0000_t75" style="width:29.4pt;height:15pt" o:ole="">
            <v:imagedata r:id="rId260" o:title=""/>
          </v:shape>
          <o:OLEObject Type="Embed" ProgID="Equation.3" ShapeID="_x0000_i1145" DrawAspect="Content" ObjectID="_1665478006" r:id="rId261"/>
        </w:object>
      </w:r>
    </w:p>
    <w:p w14:paraId="7B97BB2F" w14:textId="77777777" w:rsidR="00D91381" w:rsidRPr="0049617D" w:rsidRDefault="00D91381" w:rsidP="00D91381">
      <w:pPr>
        <w:pStyle w:val="B3"/>
        <w:rPr>
          <w:color w:val="FF0000"/>
          <w:lang w:eastAsia="zh-CN"/>
        </w:rPr>
      </w:pPr>
      <w:r w:rsidRPr="0049617D">
        <w:rPr>
          <w:color w:val="FF0000"/>
          <w:position w:val="-14"/>
        </w:rPr>
        <w:object w:dxaOrig="1660" w:dyaOrig="380" w14:anchorId="1F84D4A6">
          <v:shape id="_x0000_i1146" type="#_x0000_t75" style="width:71.4pt;height:16.2pt" o:ole="">
            <v:imagedata r:id="rId262" o:title=""/>
          </v:shape>
          <o:OLEObject Type="Embed" ProgID="Equation.3" ShapeID="_x0000_i1146" DrawAspect="Content" ObjectID="_1665478007" r:id="rId263"/>
        </w:object>
      </w:r>
      <w:r w:rsidRPr="0049617D">
        <w:rPr>
          <w:rFonts w:hint="eastAsia"/>
          <w:color w:val="FF0000"/>
          <w:lang w:eastAsia="zh-CN"/>
        </w:rPr>
        <w:t>;</w:t>
      </w:r>
    </w:p>
    <w:p w14:paraId="06F4E4DA" w14:textId="77777777" w:rsidR="00D91381" w:rsidRPr="0049617D" w:rsidRDefault="00D91381" w:rsidP="00D91381">
      <w:pPr>
        <w:pStyle w:val="B2"/>
        <w:rPr>
          <w:color w:val="FF0000"/>
          <w:lang w:eastAsia="zh-CN"/>
        </w:rPr>
      </w:pPr>
      <w:r w:rsidRPr="0049617D">
        <w:rPr>
          <w:rFonts w:hint="eastAsia"/>
          <w:color w:val="FF0000"/>
          <w:lang w:eastAsia="zh-CN"/>
        </w:rPr>
        <w:t>end for</w:t>
      </w:r>
    </w:p>
    <w:p w14:paraId="7BFC2C86" w14:textId="77777777" w:rsidR="00D91381" w:rsidRPr="0049617D" w:rsidRDefault="00D91381" w:rsidP="00D91381">
      <w:pPr>
        <w:pStyle w:val="B1"/>
        <w:rPr>
          <w:color w:val="FF0000"/>
          <w:lang w:eastAsia="zh-CN"/>
        </w:rPr>
      </w:pPr>
      <w:r w:rsidRPr="0049617D">
        <w:rPr>
          <w:rFonts w:hint="eastAsia"/>
          <w:color w:val="FF0000"/>
          <w:lang w:eastAsia="zh-CN"/>
        </w:rPr>
        <w:t>end for</w:t>
      </w:r>
    </w:p>
    <w:p w14:paraId="14450CC4" w14:textId="0487BAF5" w:rsidR="009A6067" w:rsidRPr="0049617D" w:rsidRDefault="00422ACE" w:rsidP="00422ACE">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考虑到上述公式本方案中采用矩形块交织方式</w:t>
      </w:r>
      <w:r w:rsidR="003C342B" w:rsidRPr="0049617D">
        <w:rPr>
          <w:rFonts w:ascii="宋体" w:eastAsia="宋体" w:hAnsi="Times New Roman" w:cs="宋体" w:hint="eastAsia"/>
          <w:color w:val="FF0000"/>
          <w:kern w:val="0"/>
          <w:sz w:val="22"/>
          <w:lang w:val="zh-CN"/>
        </w:rPr>
        <w:t>，RS编码后数据块大小为2040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，参考上述公式将2040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大小的数据快划分为6行，每行340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即为矩形块交织的行数输入，按列读出即为交织后的结果。</w:t>
      </w:r>
    </w:p>
    <w:p w14:paraId="380766E3" w14:textId="77777777" w:rsidR="00491CCC" w:rsidRPr="00422ACE" w:rsidRDefault="00491CCC" w:rsidP="00422ACE">
      <w:pPr>
        <w:jc w:val="left"/>
        <w:rPr>
          <w:rFonts w:ascii="宋体" w:eastAsia="宋体" w:hAnsi="Times New Roman" w:cs="宋体"/>
          <w:color w:val="000000"/>
          <w:kern w:val="0"/>
          <w:sz w:val="22"/>
          <w:lang w:val="zh-CN"/>
        </w:rPr>
      </w:pPr>
    </w:p>
    <w:p w14:paraId="0F02E856" w14:textId="7512B71D" w:rsidR="00502453" w:rsidRDefault="00502453" w:rsidP="00A45160">
      <w:pPr>
        <w:pStyle w:val="2"/>
        <w:numPr>
          <w:ilvl w:val="1"/>
          <w:numId w:val="1"/>
        </w:numPr>
      </w:pPr>
      <w:bookmarkStart w:id="100" w:name="_Toc35510283"/>
      <w:r>
        <w:rPr>
          <w:rFonts w:hint="eastAsia"/>
        </w:rPr>
        <w:t>解交织</w:t>
      </w:r>
      <w:bookmarkEnd w:id="100"/>
    </w:p>
    <w:p w14:paraId="27562E61" w14:textId="7B7AE739" w:rsidR="001901F8" w:rsidRDefault="0049617D" w:rsidP="00B57F16">
      <w:r w:rsidRPr="003C789F">
        <w:rPr>
          <w:rFonts w:hint="eastAsia"/>
          <w:color w:val="FF0000"/>
        </w:rPr>
        <w:t>参数与交织部分相同</w:t>
      </w:r>
      <w:r w:rsidR="001901F8">
        <w:br w:type="page"/>
      </w:r>
    </w:p>
    <w:p w14:paraId="35057D54" w14:textId="757F2A20" w:rsidR="007A0F77" w:rsidRDefault="007A0F77" w:rsidP="007A0F77">
      <w:pPr>
        <w:pStyle w:val="2"/>
        <w:numPr>
          <w:ilvl w:val="1"/>
          <w:numId w:val="1"/>
        </w:numPr>
      </w:pPr>
      <w:bookmarkStart w:id="101" w:name="_Toc35510284"/>
      <w:r>
        <w:rPr>
          <w:rFonts w:hint="eastAsia"/>
        </w:rPr>
        <w:lastRenderedPageBreak/>
        <w:t>Matlab</w:t>
      </w:r>
      <w:r>
        <w:rPr>
          <w:rFonts w:hint="eastAsia"/>
        </w:rPr>
        <w:t>仿真</w:t>
      </w:r>
      <w:bookmarkEnd w:id="101"/>
    </w:p>
    <w:p w14:paraId="225C5311" w14:textId="77777777" w:rsidR="00DD16CD" w:rsidRDefault="00DD16CD" w:rsidP="00DD16CD">
      <w:r>
        <w:t>clear all</w:t>
      </w:r>
    </w:p>
    <w:p w14:paraId="4AEB7A0F" w14:textId="2B958F06" w:rsidR="00DD16CD" w:rsidRDefault="00DD16CD" w:rsidP="00DD16CD">
      <w:r>
        <w:rPr>
          <w:rFonts w:hint="eastAsia"/>
        </w:rPr>
        <w:t xml:space="preserve">N=1;            </w:t>
      </w:r>
      <w:r>
        <w:rPr>
          <w:rFonts w:hint="eastAsia"/>
        </w:rPr>
        <w:tab/>
      </w:r>
      <w:r>
        <w:rPr>
          <w:rFonts w:hint="eastAsia"/>
        </w:rPr>
        <w:tab/>
      </w:r>
      <w:r>
        <w:tab/>
      </w:r>
      <w:r>
        <w:rPr>
          <w:rFonts w:hint="eastAsia"/>
        </w:rPr>
        <w:t>%1</w:t>
      </w:r>
      <w:r>
        <w:rPr>
          <w:rFonts w:hint="eastAsia"/>
        </w:rPr>
        <w:t>路</w:t>
      </w:r>
    </w:p>
    <w:p w14:paraId="46B664D8" w14:textId="623CE71D" w:rsidR="00DD16CD" w:rsidRDefault="00DD16CD" w:rsidP="00DD16CD">
      <w:r>
        <w:rPr>
          <w:rFonts w:hint="eastAsia"/>
        </w:rPr>
        <w:t>Qm=6;</w:t>
      </w:r>
      <w:r>
        <w:rPr>
          <w:rFonts w:hint="eastAsia"/>
        </w:rPr>
        <w:tab/>
      </w:r>
      <w:r>
        <w:rPr>
          <w:rFonts w:hint="eastAsia"/>
        </w:rPr>
        <w:tab/>
      </w:r>
      <w:r>
        <w:rPr>
          <w:rFonts w:hint="eastAsia"/>
        </w:rPr>
        <w:tab/>
      </w:r>
      <w:r>
        <w:rPr>
          <w:rFonts w:hint="eastAsia"/>
        </w:rPr>
        <w:tab/>
      </w:r>
      <w:r>
        <w:tab/>
      </w:r>
      <w:r>
        <w:rPr>
          <w:rFonts w:hint="eastAsia"/>
        </w:rPr>
        <w:t>%</w:t>
      </w:r>
      <w:r>
        <w:rPr>
          <w:rFonts w:hint="eastAsia"/>
        </w:rPr>
        <w:t>调制因子</w:t>
      </w:r>
    </w:p>
    <w:p w14:paraId="5E4792AD" w14:textId="2E952CF4" w:rsidR="00DD16CD" w:rsidRDefault="00DD16CD" w:rsidP="00DD16CD">
      <w:r>
        <w:rPr>
          <w:rFonts w:hint="eastAsia"/>
        </w:rPr>
        <w:t xml:space="preserve">E=2040;             </w:t>
      </w:r>
      <w:r>
        <w:tab/>
      </w:r>
      <w:r>
        <w:tab/>
      </w:r>
      <w:r>
        <w:rPr>
          <w:rFonts w:hint="eastAsia"/>
        </w:rPr>
        <w:t>%</w:t>
      </w:r>
      <w:r>
        <w:rPr>
          <w:rFonts w:hint="eastAsia"/>
        </w:rPr>
        <w:t>编码消息比特长度</w:t>
      </w:r>
    </w:p>
    <w:p w14:paraId="7AD2D960" w14:textId="0E18F7B3" w:rsidR="00DD16CD" w:rsidRDefault="00DD16CD" w:rsidP="00DD16CD">
      <w:r>
        <w:rPr>
          <w:rFonts w:hint="eastAsia"/>
        </w:rPr>
        <w:t xml:space="preserve">n=1;             </w:t>
      </w:r>
      <w:r>
        <w:tab/>
      </w:r>
      <w:r>
        <w:tab/>
      </w:r>
      <w:r>
        <w:rPr>
          <w:rFonts w:hint="eastAsia"/>
        </w:rPr>
        <w:t>%</w:t>
      </w:r>
      <w:r>
        <w:rPr>
          <w:rFonts w:hint="eastAsia"/>
        </w:rPr>
        <w:t>编码码字长度</w:t>
      </w:r>
    </w:p>
    <w:p w14:paraId="05EA329D" w14:textId="4A96F96E" w:rsidR="00DD16CD" w:rsidRDefault="00DD16CD" w:rsidP="00DD16CD">
      <w:r>
        <w:rPr>
          <w:rFonts w:hint="eastAsia"/>
        </w:rPr>
        <w:t>code=randi([0 1],N,E);</w:t>
      </w:r>
      <w:r>
        <w:tab/>
      </w:r>
      <w:r>
        <w:tab/>
      </w:r>
      <w:r>
        <w:rPr>
          <w:rFonts w:hint="eastAsia"/>
        </w:rPr>
        <w:t>%</w:t>
      </w:r>
      <w:r>
        <w:rPr>
          <w:rFonts w:hint="eastAsia"/>
        </w:rPr>
        <w:t>产生待交织的数据块</w:t>
      </w:r>
    </w:p>
    <w:p w14:paraId="04A45288" w14:textId="1A74474E" w:rsidR="00DD16CD" w:rsidRDefault="00DD16CD" w:rsidP="00DD16CD">
      <w:r>
        <w:rPr>
          <w:rFonts w:hint="eastAsia"/>
        </w:rPr>
        <w:t>x=reshape(code,340,6).';</w:t>
      </w:r>
      <w:r>
        <w:tab/>
      </w:r>
      <w:r>
        <w:rPr>
          <w:rFonts w:hint="eastAsia"/>
        </w:rPr>
        <w:t>%</w:t>
      </w:r>
      <w:r>
        <w:rPr>
          <w:rFonts w:hint="eastAsia"/>
        </w:rPr>
        <w:t>中间变量</w:t>
      </w:r>
    </w:p>
    <w:p w14:paraId="2EFEE64D" w14:textId="239CAFB9" w:rsidR="00DD16CD" w:rsidRDefault="00DD16CD" w:rsidP="00DD16CD">
      <w:r>
        <w:rPr>
          <w:rFonts w:hint="eastAsia"/>
        </w:rPr>
        <w:t xml:space="preserve">code1=matintrlv(code,Qm,E/Qm); </w:t>
      </w:r>
      <w:r>
        <w:tab/>
      </w:r>
      <w:r>
        <w:rPr>
          <w:rFonts w:hint="eastAsia"/>
        </w:rPr>
        <w:t>%</w:t>
      </w:r>
      <w:r>
        <w:rPr>
          <w:rFonts w:hint="eastAsia"/>
        </w:rPr>
        <w:t>矩阵交织</w:t>
      </w:r>
    </w:p>
    <w:p w14:paraId="2A7FF999" w14:textId="4D0E1E2E" w:rsidR="007A0F77" w:rsidRPr="007A0F77" w:rsidRDefault="00DD16CD" w:rsidP="00DD16CD">
      <w:r>
        <w:rPr>
          <w:rFonts w:hint="eastAsia"/>
        </w:rPr>
        <w:t>code2=matintrlv(code1,E/Qm,Qm);</w:t>
      </w:r>
      <w:r>
        <w:tab/>
      </w:r>
      <w:r>
        <w:rPr>
          <w:rFonts w:hint="eastAsia"/>
        </w:rPr>
        <w:t>%</w:t>
      </w:r>
      <w:r>
        <w:rPr>
          <w:rFonts w:hint="eastAsia"/>
        </w:rPr>
        <w:t>矩阵解交织</w:t>
      </w:r>
    </w:p>
    <w:p w14:paraId="303E05D2" w14:textId="2C5236E3" w:rsidR="00542299" w:rsidRDefault="001901F8" w:rsidP="00A45160">
      <w:pPr>
        <w:pStyle w:val="1"/>
        <w:numPr>
          <w:ilvl w:val="0"/>
          <w:numId w:val="1"/>
        </w:numPr>
      </w:pPr>
      <w:bookmarkStart w:id="102" w:name="_Toc35510285"/>
      <w:r>
        <w:rPr>
          <w:rFonts w:hint="eastAsia"/>
        </w:rPr>
        <w:t>加扰解扰</w:t>
      </w:r>
      <w:bookmarkEnd w:id="102"/>
    </w:p>
    <w:p w14:paraId="7455B3AC" w14:textId="2DD92B10" w:rsidR="00210378" w:rsidRDefault="00422FF6" w:rsidP="00A45160">
      <w:pPr>
        <w:pStyle w:val="2"/>
        <w:numPr>
          <w:ilvl w:val="1"/>
          <w:numId w:val="1"/>
        </w:numPr>
      </w:pPr>
      <w:bookmarkStart w:id="103" w:name="_Toc35510286"/>
      <w:r>
        <w:rPr>
          <w:rFonts w:hint="eastAsia"/>
        </w:rPr>
        <w:t>扰</w:t>
      </w:r>
      <w:r w:rsidR="0074125D">
        <w:rPr>
          <w:rFonts w:hint="eastAsia"/>
        </w:rPr>
        <w:t>码</w:t>
      </w:r>
      <w:bookmarkEnd w:id="103"/>
    </w:p>
    <w:p w14:paraId="16DAD4E2" w14:textId="2A9E6928" w:rsidR="008D7A0C" w:rsidRPr="008D7A0C" w:rsidRDefault="008D7A0C" w:rsidP="00A45160">
      <w:pPr>
        <w:pStyle w:val="3"/>
        <w:numPr>
          <w:ilvl w:val="2"/>
          <w:numId w:val="1"/>
        </w:numPr>
      </w:pPr>
      <w:bookmarkStart w:id="104" w:name="_Toc35510287"/>
      <w:r>
        <w:rPr>
          <w:rFonts w:hint="eastAsia"/>
        </w:rPr>
        <w:t>扰</w:t>
      </w:r>
      <w:r w:rsidR="0074125D">
        <w:rPr>
          <w:rFonts w:hint="eastAsia"/>
        </w:rPr>
        <w:t>码</w:t>
      </w:r>
      <w:r>
        <w:rPr>
          <w:rFonts w:hint="eastAsia"/>
        </w:rPr>
        <w:t>原理</w:t>
      </w:r>
      <w:bookmarkEnd w:id="104"/>
    </w:p>
    <w:p w14:paraId="64259E44" w14:textId="77777777" w:rsidR="00EC245B" w:rsidRPr="00EC245B" w:rsidRDefault="00EC245B" w:rsidP="00382CCC">
      <w:pPr>
        <w:rPr>
          <w:rFonts w:ascii="Times New Roman" w:eastAsia="Times New Roman" w:cs="Times New Roman"/>
        </w:rPr>
      </w:pPr>
      <w:r w:rsidRPr="00EC245B">
        <w:rPr>
          <w:rFonts w:hint="eastAsia"/>
          <w:lang w:val="zh-CN"/>
        </w:rPr>
        <w:t>数字通信中，若经常出现长的</w:t>
      </w:r>
      <w:r w:rsidRPr="00EC245B">
        <w:rPr>
          <w:rFonts w:ascii="Times New Roman" w:eastAsia="Times New Roman" w:cs="Times New Roman"/>
          <w:sz w:val="24"/>
          <w:szCs w:val="24"/>
        </w:rPr>
        <w:t>“</w:t>
      </w:r>
      <w:r w:rsidR="009745D6">
        <w:rPr>
          <w:rFonts w:asciiTheme="minorEastAsia" w:hAnsiTheme="minorEastAsia" w:cs="Times New Roman" w:hint="eastAsia"/>
          <w:sz w:val="24"/>
          <w:szCs w:val="24"/>
        </w:rPr>
        <w:t>0</w:t>
      </w:r>
      <w:r w:rsidRPr="00EC245B">
        <w:rPr>
          <w:rFonts w:ascii="Times New Roman" w:eastAsia="Times New Roman" w:cs="Times New Roman"/>
          <w:sz w:val="24"/>
          <w:szCs w:val="24"/>
        </w:rPr>
        <w:t>”</w:t>
      </w:r>
      <w:r w:rsidRPr="00EC245B">
        <w:rPr>
          <w:rFonts w:hint="eastAsia"/>
          <w:lang w:val="zh-CN"/>
        </w:rPr>
        <w:t>或</w:t>
      </w:r>
      <w:r w:rsidRPr="00EC245B">
        <w:rPr>
          <w:rFonts w:ascii="Times New Roman" w:eastAsia="Times New Roman" w:cs="Times New Roman"/>
          <w:sz w:val="24"/>
          <w:szCs w:val="24"/>
          <w:lang w:val="zh-CN"/>
        </w:rPr>
        <w:t>“</w:t>
      </w:r>
      <w:r w:rsidR="009745D6">
        <w:rPr>
          <w:rFonts w:asciiTheme="minorEastAsia" w:hAnsiTheme="minorEastAsia" w:cs="Times New Roman" w:hint="eastAsia"/>
          <w:sz w:val="24"/>
          <w:szCs w:val="24"/>
          <w:lang w:val="zh-CN"/>
        </w:rPr>
        <w:t>1</w:t>
      </w:r>
      <w:r w:rsidRPr="00EC245B">
        <w:rPr>
          <w:rFonts w:ascii="Times New Roman" w:eastAsia="Times New Roman" w:cs="Times New Roman"/>
          <w:sz w:val="24"/>
          <w:szCs w:val="24"/>
          <w:lang w:val="zh-CN"/>
        </w:rPr>
        <w:t>”</w:t>
      </w:r>
      <w:r w:rsidR="009745D6">
        <w:rPr>
          <w:rFonts w:hint="eastAsia"/>
          <w:lang w:val="zh-CN"/>
        </w:rPr>
        <w:t>序列，将会影响位同步的建立和保持。在发射部分使用扰码，可以避免这种数据对于接收部分</w:t>
      </w:r>
      <w:r w:rsidRPr="00EC245B">
        <w:rPr>
          <w:rFonts w:hint="eastAsia"/>
          <w:lang w:val="zh-CN"/>
        </w:rPr>
        <w:t>定时的不利影响。同时，为了限制电路中存在的不同程度的非线性特性对其他电路通信造成的串扰，要求数字信号的</w:t>
      </w:r>
      <w:r w:rsidR="009745D6">
        <w:rPr>
          <w:rFonts w:hint="eastAsia"/>
          <w:lang w:val="zh-CN"/>
        </w:rPr>
        <w:t>最小周期足够长</w:t>
      </w:r>
      <w:r w:rsidRPr="00EC245B">
        <w:rPr>
          <w:rFonts w:hint="eastAsia"/>
          <w:lang w:val="zh-CN"/>
        </w:rPr>
        <w:t>。将数字信号变换成具有近似于白噪声统计特性的数字序列即可满足要求，这通常用加扰来实现。</w:t>
      </w:r>
    </w:p>
    <w:p w14:paraId="12359170" w14:textId="77777777" w:rsidR="000C67BF" w:rsidRDefault="00EC245B" w:rsidP="00382CCC">
      <w:pPr>
        <w:rPr>
          <w:lang w:val="zh-CN"/>
        </w:rPr>
      </w:pPr>
      <w:r w:rsidRPr="00EC245B">
        <w:rPr>
          <w:rFonts w:hint="eastAsia"/>
          <w:lang w:val="zh-CN"/>
        </w:rPr>
        <w:t>所谓加扰，就是不用增加冗余而搅乱信号，改变数字信号统计特性，使其具有近似白噪声统计特性的一种技术。这种技术的基础是建立在反馈移位寄存器序列</w:t>
      </w:r>
      <w:r w:rsidRPr="00EC245B">
        <w:rPr>
          <w:lang w:val="zh-CN"/>
        </w:rPr>
        <w:t>(</w:t>
      </w:r>
      <w:r w:rsidRPr="00EC245B">
        <w:rPr>
          <w:rFonts w:hint="eastAsia"/>
          <w:lang w:val="zh-CN"/>
        </w:rPr>
        <w:t>或伪随机序列</w:t>
      </w:r>
      <w:r w:rsidRPr="00EC245B">
        <w:rPr>
          <w:lang w:val="zh-CN"/>
        </w:rPr>
        <w:t>)</w:t>
      </w:r>
      <w:r w:rsidRPr="00EC245B">
        <w:rPr>
          <w:rFonts w:hint="eastAsia"/>
          <w:lang w:val="zh-CN"/>
        </w:rPr>
        <w:t>理论上的</w:t>
      </w:r>
    </w:p>
    <w:p w14:paraId="2C193D65" w14:textId="3350D116" w:rsidR="000C67BF" w:rsidRDefault="000C67BF" w:rsidP="00382CCC">
      <w:pPr>
        <w:rPr>
          <w:lang w:val="zh-CN"/>
        </w:rPr>
      </w:pPr>
      <w:r>
        <w:rPr>
          <w:rFonts w:hint="eastAsia"/>
          <w:lang w:val="zh-CN"/>
        </w:rPr>
        <w:t>在发送端用加扰器来改变原始数字信号的统计特性，而在接收端用解扰器恢复出原始数字信号。</w:t>
      </w:r>
    </w:p>
    <w:p w14:paraId="3E72093E" w14:textId="7C8A68F4" w:rsidR="005B5C3C" w:rsidRPr="00A348A7" w:rsidRDefault="005B5C3C" w:rsidP="00382CCC">
      <w:r w:rsidRPr="00A348A7">
        <w:rPr>
          <w:rFonts w:hint="eastAsia"/>
          <w:lang w:val="zh-CN"/>
        </w:rPr>
        <w:t>在交织完成以后的数据块为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3395</m:t>
                      </m:r>
                    </m:sub>
                  </m:sSub>
                </m:e>
              </m:mr>
            </m:m>
          </m:e>
        </m:d>
      </m:oMath>
      <w:r w:rsidRPr="00A348A7">
        <w:rPr>
          <w:rFonts w:hint="eastAsia"/>
          <w:vertAlign w:val="subscript"/>
        </w:rPr>
        <w:t>,</w:t>
      </w:r>
      <w:r w:rsidRPr="00A348A7">
        <w:rPr>
          <w:rFonts w:hint="eastAsia"/>
        </w:rPr>
        <w:t>再将其重新规整为</w:t>
      </w:r>
      <w:r w:rsidRPr="00A348A7">
        <w:rPr>
          <w:rFonts w:hint="eastAsia"/>
        </w:rPr>
        <w:t>255*8</w:t>
      </w:r>
      <w:r w:rsidRPr="00A348A7">
        <w:rPr>
          <w:rFonts w:hint="eastAsia"/>
        </w:rPr>
        <w:t>数据块模式，表示为</w:t>
      </w:r>
      <w:r w:rsidRPr="00A348A7">
        <w:rPr>
          <w:rFonts w:hint="eastAsia"/>
        </w:rPr>
        <w:t>s</w:t>
      </w:r>
      <w:r w:rsidR="00A348A7" w:rsidRPr="00A348A7">
        <w:rPr>
          <w:vertAlign w:val="subscript"/>
        </w:rPr>
        <w:t>xy</w:t>
      </w:r>
      <w:r w:rsidR="00A348A7" w:rsidRPr="00A348A7">
        <w:rPr>
          <w:rFonts w:hint="eastAsia"/>
        </w:rPr>
        <w:t>，设</w:t>
      </w:r>
      <w:r w:rsidR="00A348A7" w:rsidRPr="00A348A7">
        <w:rPr>
          <w:rFonts w:hint="eastAsia"/>
        </w:rPr>
        <w:t>i</w:t>
      </w:r>
      <w:r w:rsidR="00A348A7" w:rsidRPr="00A348A7">
        <w:rPr>
          <w:vertAlign w:val="subscript"/>
        </w:rPr>
        <w:t>k</w:t>
      </w:r>
      <w:r w:rsidR="00A348A7" w:rsidRPr="00A348A7">
        <w:rPr>
          <w:rFonts w:hint="eastAsia"/>
        </w:rPr>
        <w:t>=</w:t>
      </w:r>
      <w:r w:rsidR="00A348A7" w:rsidRPr="00A348A7">
        <w:t>[[f</w:t>
      </w:r>
      <w:r w:rsidR="00A348A7" w:rsidRPr="00A348A7">
        <w:rPr>
          <w:vertAlign w:val="subscript"/>
        </w:rPr>
        <w:t>00</w:t>
      </w:r>
      <w:r w:rsidR="00A348A7" w:rsidRPr="00A348A7">
        <w:t>…f</w:t>
      </w:r>
      <w:r w:rsidR="00A348A7" w:rsidRPr="00A348A7">
        <w:rPr>
          <w:vertAlign w:val="subscript"/>
        </w:rPr>
        <w:t>3390</w:t>
      </w:r>
      <w:r w:rsidR="00A348A7" w:rsidRPr="00A348A7">
        <w:t>],[f</w:t>
      </w:r>
      <w:r w:rsidR="00A348A7" w:rsidRPr="00A348A7">
        <w:rPr>
          <w:vertAlign w:val="subscript"/>
        </w:rPr>
        <w:t>01</w:t>
      </w:r>
      <w:r w:rsidR="00A348A7" w:rsidRPr="00A348A7">
        <w:t>…f</w:t>
      </w:r>
      <w:r w:rsidR="00A348A7" w:rsidRPr="00A348A7">
        <w:rPr>
          <w:vertAlign w:val="subscript"/>
        </w:rPr>
        <w:t>3391</w:t>
      </w:r>
      <w:r w:rsidR="00A348A7" w:rsidRPr="00A348A7">
        <w:t>],…[f</w:t>
      </w:r>
      <w:r w:rsidR="00A348A7" w:rsidRPr="00A348A7">
        <w:rPr>
          <w:vertAlign w:val="subscript"/>
        </w:rPr>
        <w:t>05</w:t>
      </w:r>
      <w:r w:rsidR="00A348A7" w:rsidRPr="00A348A7">
        <w:t>…f</w:t>
      </w:r>
      <w:r w:rsidR="00A348A7" w:rsidRPr="00A348A7">
        <w:rPr>
          <w:vertAlign w:val="subscript"/>
        </w:rPr>
        <w:t>3395</w:t>
      </w:r>
      <w:r w:rsidR="00A348A7" w:rsidRPr="00A348A7">
        <w:t>]]</w:t>
      </w:r>
    </w:p>
    <w:p w14:paraId="64E95060" w14:textId="424A0812" w:rsidR="00A348A7" w:rsidRPr="00A348A7" w:rsidRDefault="00A348A7" w:rsidP="00382CCC">
      <w:r w:rsidRPr="00A348A7">
        <w:t xml:space="preserve">   K=0;</w:t>
      </w:r>
    </w:p>
    <w:p w14:paraId="05B583AB" w14:textId="72DCD4B7" w:rsidR="005B5C3C" w:rsidRPr="00A348A7" w:rsidRDefault="005B5C3C" w:rsidP="005B5C3C">
      <w:pPr>
        <w:pStyle w:val="B1"/>
        <w:rPr>
          <w:lang w:eastAsia="zh-CN"/>
        </w:rPr>
      </w:pPr>
      <w:r w:rsidRPr="00A348A7">
        <w:rPr>
          <w:rFonts w:hint="eastAsia"/>
          <w:lang w:eastAsia="zh-CN"/>
        </w:rPr>
        <w:t xml:space="preserve">for </w:t>
      </w:r>
      <w:r w:rsidR="00A348A7" w:rsidRPr="00A348A7">
        <w:t>x=0</w:t>
      </w:r>
      <w:r w:rsidRPr="00A348A7">
        <w:rPr>
          <w:rFonts w:hint="eastAsia"/>
          <w:lang w:eastAsia="zh-CN"/>
        </w:rPr>
        <w:t xml:space="preserve"> to 255</w:t>
      </w:r>
    </w:p>
    <w:p w14:paraId="1F88F2B1" w14:textId="16389712" w:rsidR="005B5C3C" w:rsidRPr="00A348A7" w:rsidRDefault="005B5C3C" w:rsidP="005B5C3C">
      <w:pPr>
        <w:pStyle w:val="B2"/>
        <w:rPr>
          <w:lang w:eastAsia="zh-CN"/>
        </w:rPr>
      </w:pPr>
      <w:r w:rsidRPr="00A348A7">
        <w:rPr>
          <w:rFonts w:hint="eastAsia"/>
          <w:lang w:eastAsia="zh-CN"/>
        </w:rPr>
        <w:t xml:space="preserve">for </w:t>
      </w:r>
      <w:r w:rsidR="00A348A7" w:rsidRPr="00A348A7">
        <w:t>y=0</w:t>
      </w:r>
      <w:r w:rsidRPr="00A348A7">
        <w:rPr>
          <w:rFonts w:hint="eastAsia"/>
          <w:lang w:eastAsia="zh-CN"/>
        </w:rPr>
        <w:t xml:space="preserve"> to</w:t>
      </w:r>
      <w:r w:rsidRPr="00A348A7">
        <w:rPr>
          <w:lang w:eastAsia="zh-CN"/>
        </w:rPr>
        <w:t xml:space="preserve"> </w:t>
      </w:r>
      <w:r w:rsidRPr="00A348A7">
        <w:rPr>
          <w:rFonts w:hint="eastAsia"/>
          <w:lang w:eastAsia="zh-CN"/>
        </w:rPr>
        <w:t>7</w:t>
      </w:r>
    </w:p>
    <w:p w14:paraId="63D33349" w14:textId="35EA205E" w:rsidR="005B5C3C" w:rsidRPr="00A348A7" w:rsidRDefault="005B5C3C" w:rsidP="005B5C3C">
      <w:pPr>
        <w:pStyle w:val="B3"/>
        <w:rPr>
          <w:lang w:eastAsia="zh-CN"/>
        </w:rPr>
      </w:pPr>
      <w:r w:rsidRPr="00A348A7">
        <w:rPr>
          <w:rFonts w:hint="eastAsia"/>
          <w:lang w:eastAsia="zh-CN"/>
        </w:rPr>
        <w:t>s</w:t>
      </w:r>
      <w:r w:rsidR="00A348A7" w:rsidRPr="00A348A7">
        <w:rPr>
          <w:vertAlign w:val="subscript"/>
          <w:lang w:eastAsia="zh-CN"/>
        </w:rPr>
        <w:t>xy</w:t>
      </w:r>
      <w:r w:rsidRPr="00A348A7">
        <w:rPr>
          <w:rFonts w:hint="eastAsia"/>
          <w:lang w:eastAsia="zh-CN"/>
        </w:rPr>
        <w:t>=</w:t>
      </w:r>
      <w:r w:rsidR="00A348A7" w:rsidRPr="00A348A7">
        <w:rPr>
          <w:lang w:eastAsia="zh-CN"/>
        </w:rPr>
        <w:t>i</w:t>
      </w:r>
      <w:r w:rsidR="00A348A7" w:rsidRPr="00A348A7">
        <w:rPr>
          <w:vertAlign w:val="subscript"/>
          <w:lang w:eastAsia="zh-CN"/>
        </w:rPr>
        <w:t>k</w:t>
      </w:r>
    </w:p>
    <w:p w14:paraId="6B971324" w14:textId="64DAB74A" w:rsidR="00A348A7" w:rsidRPr="00A348A7" w:rsidRDefault="00A348A7" w:rsidP="005B5C3C">
      <w:pPr>
        <w:pStyle w:val="B3"/>
        <w:rPr>
          <w:lang w:eastAsia="zh-CN"/>
        </w:rPr>
      </w:pPr>
      <w:r w:rsidRPr="00A348A7">
        <w:rPr>
          <w:rFonts w:hint="eastAsia"/>
          <w:lang w:eastAsia="zh-CN"/>
        </w:rPr>
        <w:t>k</w:t>
      </w:r>
      <w:r w:rsidRPr="00A348A7">
        <w:rPr>
          <w:lang w:eastAsia="zh-CN"/>
        </w:rPr>
        <w:t>++;</w:t>
      </w:r>
    </w:p>
    <w:p w14:paraId="38636032" w14:textId="77777777" w:rsidR="005B5C3C" w:rsidRPr="00A348A7" w:rsidRDefault="005B5C3C" w:rsidP="005B5C3C">
      <w:pPr>
        <w:pStyle w:val="B2"/>
        <w:rPr>
          <w:lang w:eastAsia="zh-CN"/>
        </w:rPr>
      </w:pPr>
      <w:r w:rsidRPr="00A348A7">
        <w:rPr>
          <w:rFonts w:hint="eastAsia"/>
          <w:lang w:eastAsia="zh-CN"/>
        </w:rPr>
        <w:t>end for</w:t>
      </w:r>
    </w:p>
    <w:p w14:paraId="576E2E7C" w14:textId="77777777" w:rsidR="005B5C3C" w:rsidRPr="00A348A7" w:rsidRDefault="005B5C3C" w:rsidP="005B5C3C">
      <w:pPr>
        <w:pStyle w:val="B1"/>
        <w:rPr>
          <w:lang w:eastAsia="zh-CN"/>
        </w:rPr>
      </w:pPr>
      <w:r w:rsidRPr="00A348A7">
        <w:rPr>
          <w:rFonts w:hint="eastAsia"/>
          <w:lang w:eastAsia="zh-CN"/>
        </w:rPr>
        <w:t>end for</w:t>
      </w:r>
    </w:p>
    <w:p w14:paraId="49A96D7A" w14:textId="77777777" w:rsidR="005B5C3C" w:rsidRPr="00E56642" w:rsidRDefault="005B5C3C" w:rsidP="00382CCC"/>
    <w:p w14:paraId="5F551F03" w14:textId="289B8AF9" w:rsidR="005929BC" w:rsidRPr="00780D23" w:rsidRDefault="00A348A7" w:rsidP="00382CCC">
      <w:pPr>
        <w:rPr>
          <w:color w:val="FF0000"/>
          <w:lang w:val="zh-CN"/>
        </w:rPr>
      </w:pPr>
      <w:r>
        <w:rPr>
          <w:rFonts w:hint="eastAsia"/>
          <w:color w:val="FF0000"/>
          <w:lang w:val="zh-CN"/>
        </w:rPr>
        <w:t>变换后</w:t>
      </w:r>
      <w:r>
        <w:rPr>
          <w:rFonts w:hint="eastAsia"/>
          <w:color w:val="FF0000"/>
          <w:lang w:val="zh-CN"/>
        </w:rPr>
        <w:t>s</w:t>
      </w:r>
      <w:r w:rsidR="003E5C96" w:rsidRPr="00780D23">
        <w:rPr>
          <w:rFonts w:hint="eastAsia"/>
          <w:color w:val="FF0000"/>
          <w:lang w:val="zh-CN"/>
        </w:rPr>
        <w:t>数据</w:t>
      </w:r>
      <w:r w:rsidR="002C1F45">
        <w:rPr>
          <w:rFonts w:hint="eastAsia"/>
          <w:color w:val="FF0000"/>
          <w:lang w:val="zh-CN"/>
        </w:rPr>
        <w:t>块</w:t>
      </w:r>
      <w:r w:rsidR="003E5C96" w:rsidRPr="00780D23">
        <w:rPr>
          <w:rFonts w:hint="eastAsia"/>
          <w:color w:val="FF0000"/>
          <w:lang w:val="zh-CN"/>
        </w:rPr>
        <w:t>大小仍为</w:t>
      </w:r>
      <w:r w:rsidR="003E5C96" w:rsidRPr="00780D23">
        <w:rPr>
          <w:rFonts w:hint="eastAsia"/>
          <w:color w:val="FF0000"/>
          <w:lang w:val="zh-CN"/>
        </w:rPr>
        <w:t>255byte</w:t>
      </w:r>
      <w:r w:rsidR="003E5C96" w:rsidRPr="00780D23">
        <w:rPr>
          <w:rFonts w:hint="eastAsia"/>
          <w:color w:val="FF0000"/>
          <w:lang w:val="zh-CN"/>
        </w:rPr>
        <w:t>，</w:t>
      </w:r>
      <w:r w:rsidR="000C67BF" w:rsidRPr="00780D23">
        <w:rPr>
          <w:rFonts w:hint="eastAsia"/>
          <w:color w:val="FF0000"/>
          <w:lang w:val="zh-CN"/>
        </w:rPr>
        <w:t>需要进行加扰操作。</w:t>
      </w:r>
      <w:r w:rsidR="008D7A0C" w:rsidRPr="00780D23">
        <w:rPr>
          <w:rFonts w:hint="eastAsia"/>
          <w:color w:val="FF0000"/>
          <w:lang w:val="zh-CN"/>
        </w:rPr>
        <w:t>8</w:t>
      </w:r>
      <w:r w:rsidR="008D7A0C" w:rsidRPr="00780D23">
        <w:rPr>
          <w:rFonts w:hint="eastAsia"/>
          <w:color w:val="FF0000"/>
          <w:lang w:val="zh-CN"/>
        </w:rPr>
        <w:t>位</w:t>
      </w:r>
      <w:r w:rsidR="005929BC" w:rsidRPr="00780D23">
        <w:rPr>
          <w:rFonts w:hint="eastAsia"/>
          <w:color w:val="FF0000"/>
          <w:lang w:val="zh-CN"/>
        </w:rPr>
        <w:t>输入数据</w:t>
      </w:r>
      <w:r w:rsidR="008D7A0C" w:rsidRPr="00780D23">
        <w:rPr>
          <w:rFonts w:hint="eastAsia"/>
          <w:color w:val="FF0000"/>
          <w:lang w:val="zh-CN"/>
        </w:rPr>
        <w:t>转化</w:t>
      </w:r>
      <w:r w:rsidR="005929BC" w:rsidRPr="00780D23">
        <w:rPr>
          <w:rFonts w:hint="eastAsia"/>
          <w:color w:val="FF0000"/>
          <w:lang w:val="zh-CN"/>
        </w:rPr>
        <w:t>为</w:t>
      </w:r>
      <w:r w:rsidR="000C67BF" w:rsidRPr="00780D23">
        <w:rPr>
          <w:rFonts w:hint="eastAsia"/>
          <w:color w:val="FF0000"/>
          <w:lang w:val="zh-CN"/>
        </w:rPr>
        <w:t>串行比特流，</w:t>
      </w:r>
      <w:r w:rsidR="002416A9" w:rsidRPr="00780D23">
        <w:rPr>
          <w:color w:val="FF0000"/>
        </w:rPr>
        <w:t xml:space="preserve"> </w:t>
      </w:r>
      <w:r w:rsidR="000C67BF" w:rsidRPr="00780D23">
        <w:rPr>
          <w:color w:val="FF0000"/>
        </w:rPr>
        <w:t>MSB</w:t>
      </w:r>
      <w:r w:rsidR="000C67BF" w:rsidRPr="00780D23">
        <w:rPr>
          <w:rFonts w:hint="eastAsia"/>
          <w:color w:val="FF0000"/>
          <w:lang w:val="zh-CN"/>
        </w:rPr>
        <w:t>在</w:t>
      </w:r>
      <w:r w:rsidR="002416A9">
        <w:rPr>
          <w:rFonts w:hint="eastAsia"/>
          <w:color w:val="FF0000"/>
          <w:lang w:val="zh-CN"/>
        </w:rPr>
        <w:t>最前</w:t>
      </w:r>
      <w:r w:rsidR="000C67BF" w:rsidRPr="00780D23">
        <w:rPr>
          <w:rFonts w:hint="eastAsia"/>
          <w:color w:val="FF0000"/>
          <w:lang w:val="zh-CN"/>
        </w:rPr>
        <w:t>。扰码器使用下列生成多项式：</w:t>
      </w:r>
    </w:p>
    <w:p w14:paraId="5F938F54" w14:textId="53866A19" w:rsidR="005929BC" w:rsidRPr="00780D23" w:rsidRDefault="005929BC" w:rsidP="00382CCC">
      <w:pPr>
        <w:rPr>
          <w:color w:val="FF0000"/>
          <w:sz w:val="22"/>
          <w:lang w:val="zh-CN"/>
        </w:rPr>
      </w:pPr>
      <m:oMathPara>
        <m:oMath>
          <m:r>
            <w:rPr>
              <w:rFonts w:ascii="Cambria Math" w:hAnsi="Cambria Math" w:cs="宋体" w:hint="eastAsia"/>
              <w:color w:val="FF0000"/>
              <w:sz w:val="22"/>
              <w:lang w:val="zh-CN"/>
            </w:rPr>
            <m:t>S</m:t>
          </m:r>
          <m:d>
            <m:dPr>
              <m:ctrlPr>
                <w:rPr>
                  <w:rFonts w:ascii="Cambria Math" w:eastAsia="Cambria Math" w:hAnsi="Cambria Math" w:cs="宋体"/>
                  <w:color w:val="FF0000"/>
                  <w:sz w:val="22"/>
                  <w:lang w:val="zh-CN"/>
                </w:rPr>
              </m:ctrlPr>
            </m:dPr>
            <m:e>
              <m:r>
                <w:rPr>
                  <w:rFonts w:ascii="Cambria Math" w:eastAsia="Cambria Math" w:hAnsi="Cambria Math" w:cs="宋体"/>
                  <w:color w:val="FF0000"/>
                  <w:sz w:val="22"/>
                  <w:lang w:val="zh-CN"/>
                </w:rPr>
                <m:t>x</m:t>
              </m:r>
            </m:e>
          </m:d>
          <m:r>
            <w:rPr>
              <w:rFonts w:ascii="Cambria Math" w:eastAsia="Cambria Math" w:hAnsi="Cambria Math" w:cs="宋体"/>
              <w:color w:val="FF0000"/>
              <w:sz w:val="22"/>
              <w:lang w:val="zh-CN"/>
            </w:rPr>
            <m:t>=</m:t>
          </m:r>
          <m:sSup>
            <m:sSupPr>
              <m:ctrlPr>
                <w:rPr>
                  <w:rFonts w:ascii="Cambria Math" w:eastAsia="Cambria Math" w:hAnsi="Cambria Math" w:cs="宋体"/>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15</m:t>
              </m:r>
            </m:sup>
          </m:sSup>
          <m:r>
            <w:rPr>
              <w:rFonts w:ascii="Cambria Math" w:eastAsia="Cambria Math" w:hAnsi="Cambria Math" w:cs="宋体"/>
              <w:color w:val="FF0000"/>
              <w:sz w:val="22"/>
              <w:lang w:val="zh-CN"/>
            </w:rPr>
            <m:t>+</m:t>
          </m:r>
          <m:sSup>
            <m:sSupPr>
              <m:ctrlPr>
                <w:rPr>
                  <w:rFonts w:ascii="Cambria Math" w:eastAsia="Cambria Math" w:hAnsi="Cambria Math" w:cs="宋体"/>
                  <w:i/>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m:t>
              </m:r>
              <m:r>
                <w:rPr>
                  <w:rFonts w:ascii="Cambria Math" w:eastAsia="Cambria Math" w:hAnsi="Cambria Math" w:cs="宋体"/>
                  <w:color w:val="FF0000"/>
                  <w:sz w:val="22"/>
                  <w:lang w:val="zh-CN"/>
                </w:rPr>
                <m:t>4</m:t>
              </m:r>
            </m:sup>
          </m:sSup>
          <m:r>
            <w:rPr>
              <w:rFonts w:ascii="Cambria Math" w:eastAsia="Cambria Math" w:hAnsi="Cambria Math" w:cs="宋体"/>
              <w:color w:val="FF0000"/>
              <w:sz w:val="22"/>
              <w:lang w:val="zh-CN"/>
            </w:rPr>
            <m:t>+1</m:t>
          </m:r>
        </m:oMath>
      </m:oMathPara>
    </w:p>
    <w:p w14:paraId="3AEE702B" w14:textId="720D36D4" w:rsidR="00EC62CC" w:rsidRDefault="005929BC" w:rsidP="00382CCC">
      <w:pPr>
        <w:rPr>
          <w:rFonts w:ascii="宋体" w:eastAsia="宋体" w:cs="宋体"/>
          <w:sz w:val="22"/>
          <w:lang w:val="zh-CN"/>
        </w:rPr>
      </w:pPr>
      <w:r>
        <w:rPr>
          <w:rFonts w:ascii="宋体" w:eastAsia="宋体" w:cs="宋体" w:hint="eastAsia"/>
          <w:sz w:val="22"/>
          <w:lang w:val="zh-CN"/>
        </w:rPr>
        <w:t>由公式可得扰码器的硬件实现结构，如图所示。</w:t>
      </w:r>
    </w:p>
    <w:p w14:paraId="7FFD6696" w14:textId="77C8EEBE" w:rsidR="001E5018" w:rsidRDefault="001E5018" w:rsidP="002416A9">
      <w:pPr>
        <w:jc w:val="center"/>
        <w:rPr>
          <w:rFonts w:ascii="宋体" w:eastAsia="宋体" w:cs="宋体"/>
          <w:sz w:val="22"/>
        </w:rPr>
      </w:pPr>
      <w:r>
        <w:rPr>
          <w:rFonts w:ascii="宋体" w:eastAsia="宋体" w:cs="宋体" w:hint="eastAsia"/>
          <w:noProof/>
          <w:sz w:val="22"/>
        </w:rPr>
        <w:drawing>
          <wp:inline distT="0" distB="0" distL="0" distR="0" wp14:anchorId="14F87210" wp14:editId="22317544">
            <wp:extent cx="41624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4">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1A4677C4" w14:textId="3941C758" w:rsidR="002416A9" w:rsidRDefault="002416A9" w:rsidP="002416A9">
      <w:pPr>
        <w:pStyle w:val="af7"/>
        <w:jc w:val="center"/>
        <w:rPr>
          <w:noProof/>
        </w:rPr>
      </w:pPr>
      <w:bookmarkStart w:id="105" w:name="_Toc3551035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26</w:t>
      </w:r>
      <w:r>
        <w:fldChar w:fldCharType="end"/>
      </w:r>
      <w:r w:rsidRPr="00D77DDE">
        <w:rPr>
          <w:rFonts w:hint="eastAsia"/>
        </w:rPr>
        <w:t>扰码原理图</w:t>
      </w:r>
      <w:bookmarkEnd w:id="105"/>
    </w:p>
    <w:p w14:paraId="7F805546" w14:textId="38F7074A" w:rsidR="00AA63E4" w:rsidRDefault="008D7A0C" w:rsidP="00A45160">
      <w:pPr>
        <w:pStyle w:val="3"/>
        <w:numPr>
          <w:ilvl w:val="2"/>
          <w:numId w:val="1"/>
        </w:numPr>
        <w:rPr>
          <w:lang w:val="zh-CN"/>
        </w:rPr>
      </w:pPr>
      <w:bookmarkStart w:id="106" w:name="_Toc35510288"/>
      <w:r>
        <w:rPr>
          <w:rFonts w:hint="eastAsia"/>
          <w:lang w:val="zh-CN"/>
        </w:rPr>
        <w:t>扰</w:t>
      </w:r>
      <w:r w:rsidR="0074125D">
        <w:rPr>
          <w:rFonts w:hint="eastAsia"/>
          <w:lang w:val="zh-CN"/>
        </w:rPr>
        <w:t>码</w:t>
      </w:r>
      <w:r>
        <w:rPr>
          <w:rFonts w:hint="eastAsia"/>
          <w:lang w:val="zh-CN"/>
        </w:rPr>
        <w:t>模块实现</w:t>
      </w:r>
      <w:bookmarkEnd w:id="106"/>
    </w:p>
    <w:p w14:paraId="79544A40" w14:textId="05361B76" w:rsidR="00324D29" w:rsidRPr="00324D29" w:rsidRDefault="00324D29" w:rsidP="00324D29">
      <w:pPr>
        <w:rPr>
          <w:lang w:val="zh-CN"/>
        </w:rPr>
      </w:pPr>
      <w:r w:rsidRPr="00324D29">
        <w:rPr>
          <w:lang w:val="zh-CN"/>
        </w:rPr>
        <w:t>扰码模块的硬件实现框图如</w:t>
      </w:r>
      <w:r w:rsidR="00F85E60">
        <w:rPr>
          <w:rFonts w:hint="eastAsia"/>
          <w:lang w:val="zh-CN"/>
        </w:rPr>
        <w:t>下</w:t>
      </w:r>
      <w:r w:rsidRPr="00324D29">
        <w:rPr>
          <w:lang w:val="zh-CN"/>
        </w:rPr>
        <w:t>图所示。数据帧是以字节为单位并行传输的，因此在加扰前，需要先将并行数据转为串行数据。在电路实现中，需要加一个缓存模块</w:t>
      </w:r>
      <w:r w:rsidRPr="00324D29">
        <w:rPr>
          <w:lang w:val="zh-CN"/>
        </w:rPr>
        <w:t>DATA EUFFER</w:t>
      </w:r>
      <w:r w:rsidRPr="00324D29">
        <w:rPr>
          <w:lang w:val="zh-CN"/>
        </w:rPr>
        <w:t>来完成并串转换的功能。</w:t>
      </w:r>
    </w:p>
    <w:p w14:paraId="31B161C7" w14:textId="77777777" w:rsidR="00DB727A" w:rsidRDefault="00324D29" w:rsidP="00DB727A">
      <w:pPr>
        <w:keepNext/>
        <w:jc w:val="center"/>
      </w:pPr>
      <w:r w:rsidRPr="00324D29">
        <w:rPr>
          <w:rFonts w:hint="eastAsia"/>
          <w:noProof/>
        </w:rPr>
        <w:drawing>
          <wp:inline distT="0" distB="0" distL="0" distR="0" wp14:anchorId="5592453C" wp14:editId="6776EF87">
            <wp:extent cx="3858567" cy="117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3878171" cy="1182387"/>
                    </a:xfrm>
                    <a:prstGeom prst="rect">
                      <a:avLst/>
                    </a:prstGeom>
                    <a:noFill/>
                    <a:ln>
                      <a:noFill/>
                    </a:ln>
                  </pic:spPr>
                </pic:pic>
              </a:graphicData>
            </a:graphic>
          </wp:inline>
        </w:drawing>
      </w:r>
    </w:p>
    <w:p w14:paraId="7D00D1C0" w14:textId="72AA4276" w:rsidR="00324D29" w:rsidRDefault="00DB727A" w:rsidP="00DB727A">
      <w:pPr>
        <w:pStyle w:val="af7"/>
        <w:jc w:val="center"/>
      </w:pPr>
      <w:bookmarkStart w:id="107" w:name="_Toc3551035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27</w:t>
      </w:r>
      <w:r w:rsidR="0081569F">
        <w:fldChar w:fldCharType="end"/>
      </w:r>
      <w:r w:rsidRPr="003F049E">
        <w:rPr>
          <w:rFonts w:hint="eastAsia"/>
        </w:rPr>
        <w:t>扰码模块硬件实现框图</w:t>
      </w:r>
      <w:bookmarkEnd w:id="107"/>
    </w:p>
    <w:p w14:paraId="6DE505E1" w14:textId="2D1E6E89" w:rsidR="00A348A7" w:rsidRPr="006E6543" w:rsidRDefault="00A348A7" w:rsidP="006E6543">
      <w:pPr>
        <w:rPr>
          <w:color w:val="FF0000"/>
        </w:rPr>
      </w:pPr>
      <w:r w:rsidRPr="006E6543">
        <w:rPr>
          <w:rFonts w:hint="eastAsia"/>
          <w:color w:val="FF0000"/>
        </w:rPr>
        <w:t>要求设计的</w:t>
      </w:r>
      <w:hyperlink r:id="rId266" w:history="1">
        <w:r w:rsidR="006E6543" w:rsidRPr="006E6543">
          <w:rPr>
            <w:color w:val="FF0000"/>
          </w:rPr>
          <w:t>scramble</w:t>
        </w:r>
      </w:hyperlink>
      <w:r w:rsidRPr="006E6543">
        <w:rPr>
          <w:rFonts w:hint="eastAsia"/>
          <w:color w:val="FF0000"/>
        </w:rPr>
        <w:t>模块输入</w:t>
      </w:r>
      <w:r w:rsidRPr="006E6543">
        <w:rPr>
          <w:rFonts w:hint="eastAsia"/>
          <w:color w:val="FF0000"/>
          <w:lang w:val="zh-CN"/>
        </w:rPr>
        <w:t>输出接口遵循</w:t>
      </w:r>
      <w:r w:rsidRPr="006E6543">
        <w:rPr>
          <w:color w:val="FF0000"/>
        </w:rPr>
        <w:t>AXI4-Stream</w:t>
      </w:r>
      <w:r w:rsidRPr="006E6543">
        <w:rPr>
          <w:rFonts w:hint="eastAsia"/>
          <w:color w:val="FF0000"/>
        </w:rPr>
        <w:t>，</w:t>
      </w:r>
      <w:r w:rsidRPr="006E6543">
        <w:rPr>
          <w:rFonts w:hint="eastAsia"/>
          <w:color w:val="FF0000"/>
          <w:lang w:val="zh-CN"/>
        </w:rPr>
        <w:t>接口详细介绍参考《</w:t>
      </w:r>
      <w:r w:rsidRPr="006E6543">
        <w:rPr>
          <w:color w:val="FF0000"/>
        </w:rPr>
        <w:t>AMBA® AXI4-Stream Protocol Specification</w:t>
      </w:r>
      <w:r w:rsidRPr="006E6543">
        <w:rPr>
          <w:rFonts w:hint="eastAsia"/>
          <w:color w:val="FF0000"/>
          <w:lang w:val="zh-CN"/>
        </w:rPr>
        <w:t>》。</w:t>
      </w:r>
    </w:p>
    <w:p w14:paraId="45446283" w14:textId="5678296C" w:rsidR="00AA63E4" w:rsidRDefault="00CF0FC0" w:rsidP="00A45160">
      <w:pPr>
        <w:pStyle w:val="2"/>
        <w:numPr>
          <w:ilvl w:val="1"/>
          <w:numId w:val="1"/>
        </w:numPr>
        <w:rPr>
          <w:lang w:val="zh-CN"/>
        </w:rPr>
      </w:pPr>
      <w:bookmarkStart w:id="108" w:name="_Toc35510289"/>
      <w:r>
        <w:rPr>
          <w:rFonts w:hint="eastAsia"/>
          <w:lang w:val="zh-CN"/>
        </w:rPr>
        <w:t>解扰</w:t>
      </w:r>
      <w:bookmarkEnd w:id="108"/>
    </w:p>
    <w:p w14:paraId="6B840D09" w14:textId="1B025282" w:rsidR="00895022" w:rsidRPr="00895022" w:rsidRDefault="00895022" w:rsidP="00A45160">
      <w:pPr>
        <w:pStyle w:val="3"/>
        <w:numPr>
          <w:ilvl w:val="2"/>
          <w:numId w:val="1"/>
        </w:numPr>
        <w:rPr>
          <w:lang w:val="zh-CN"/>
        </w:rPr>
      </w:pPr>
      <w:bookmarkStart w:id="109" w:name="_Toc35510290"/>
      <w:r>
        <w:rPr>
          <w:rFonts w:hint="eastAsia"/>
          <w:lang w:val="zh-CN"/>
        </w:rPr>
        <w:t>解扰原理</w:t>
      </w:r>
      <w:bookmarkEnd w:id="109"/>
    </w:p>
    <w:p w14:paraId="43F4FD1E" w14:textId="77777777" w:rsidR="00382CCC" w:rsidRPr="00895022" w:rsidRDefault="00382CCC" w:rsidP="00382CCC">
      <w:pPr>
        <w:rPr>
          <w:rFonts w:asciiTheme="minorEastAsia" w:hAnsiTheme="minorEastAsia"/>
        </w:rPr>
      </w:pPr>
      <w:r w:rsidRPr="00895022">
        <w:rPr>
          <w:rFonts w:asciiTheme="minorEastAsia" w:hAnsiTheme="minorEastAsia"/>
        </w:rPr>
        <w:t>数字通信系统中，为了避免一长串的</w:t>
      </w:r>
      <w:r w:rsidRPr="00895022">
        <w:rPr>
          <w:rFonts w:asciiTheme="minorEastAsia" w:hAnsiTheme="minorEastAsia" w:hint="eastAsia"/>
        </w:rPr>
        <w:t>0</w:t>
      </w:r>
      <w:r w:rsidRPr="00895022">
        <w:rPr>
          <w:rFonts w:asciiTheme="minorEastAsia" w:hAnsiTheme="minorEastAsia"/>
        </w:rPr>
        <w:t>或</w:t>
      </w:r>
      <w:r w:rsidRPr="00895022">
        <w:rPr>
          <w:rFonts w:asciiTheme="minorEastAsia" w:hAnsiTheme="minorEastAsia" w:hint="eastAsia"/>
        </w:rPr>
        <w:t>1</w:t>
      </w:r>
      <w:r w:rsidRPr="00895022">
        <w:rPr>
          <w:rFonts w:asciiTheme="minorEastAsia" w:hAnsiTheme="minorEastAsia" w:cs="Times New Roman"/>
          <w:lang w:bidi="en-US"/>
        </w:rPr>
        <w:t>,</w:t>
      </w:r>
      <w:r w:rsidRPr="00895022">
        <w:rPr>
          <w:rFonts w:asciiTheme="minorEastAsia" w:hAnsiTheme="minorEastAsia"/>
        </w:rPr>
        <w:t>通常加入扰码</w:t>
      </w:r>
      <w:r w:rsidR="00895022">
        <w:rPr>
          <w:rFonts w:asciiTheme="minorEastAsia" w:hAnsiTheme="minorEastAsia" w:hint="eastAsia"/>
        </w:rPr>
        <w:t>，</w:t>
      </w:r>
      <w:r w:rsidRPr="00895022">
        <w:rPr>
          <w:rFonts w:asciiTheme="minorEastAsia" w:hAnsiTheme="minorEastAsia"/>
        </w:rPr>
        <w:t>不增加冗余度来改变数字信号统计待性。相应的在接收端，需通过解扰来恢复数字信息。</w:t>
      </w:r>
    </w:p>
    <w:p w14:paraId="289F42A3" w14:textId="3BDE589C" w:rsidR="002B29D8" w:rsidRPr="00895022" w:rsidRDefault="00382CCC" w:rsidP="00382CCC">
      <w:pPr>
        <w:rPr>
          <w:rFonts w:asciiTheme="minorEastAsia" w:hAnsiTheme="minorEastAsia"/>
        </w:rPr>
      </w:pPr>
      <w:r w:rsidRPr="00895022">
        <w:rPr>
          <w:rFonts w:asciiTheme="minorEastAsia" w:hAnsiTheme="minorEastAsia"/>
        </w:rPr>
        <w:t>解扰器与加扰器相同，都是如图所示的m序列发生器，其生成多项式为</w:t>
      </w:r>
    </w:p>
    <w:p w14:paraId="00CC3FC9" w14:textId="14BDAFEC" w:rsidR="00382CCC" w:rsidRPr="002416A9" w:rsidRDefault="00382CCC" w:rsidP="00382CCC">
      <w:pPr>
        <w:rPr>
          <w:rFonts w:asciiTheme="minorEastAsia" w:hAnsiTheme="minorEastAsia"/>
          <w:sz w:val="22"/>
          <w:lang w:val="zh-CN"/>
        </w:rPr>
      </w:pPr>
      <m:oMathPara>
        <m:oMath>
          <m:r>
            <w:rPr>
              <w:rFonts w:ascii="Cambria Math" w:hAnsi="Cambria Math" w:cs="宋体" w:hint="eastAsia"/>
              <w:sz w:val="22"/>
              <w:lang w:val="zh-CN"/>
            </w:rPr>
            <m:t>S</m:t>
          </m:r>
          <m:d>
            <m:dPr>
              <m:ctrlPr>
                <w:rPr>
                  <w:rFonts w:ascii="Cambria Math" w:hAnsi="Cambria Math" w:cs="宋体"/>
                  <w:sz w:val="22"/>
                  <w:lang w:val="zh-CN"/>
                </w:rPr>
              </m:ctrlPr>
            </m:dPr>
            <m:e>
              <m:r>
                <w:rPr>
                  <w:rFonts w:ascii="Cambria Math" w:hAnsi="Cambria Math" w:cs="宋体"/>
                  <w:sz w:val="22"/>
                  <w:lang w:val="zh-CN"/>
                </w:rPr>
                <m:t>x</m:t>
              </m:r>
            </m:e>
          </m:d>
          <m:r>
            <w:rPr>
              <w:rFonts w:ascii="Cambria Math" w:hAnsi="Cambria Math" w:cs="宋体"/>
              <w:sz w:val="22"/>
              <w:lang w:val="zh-CN"/>
            </w:rPr>
            <m:t>=</m:t>
          </m:r>
          <m:sSup>
            <m:sSupPr>
              <m:ctrlPr>
                <w:rPr>
                  <w:rFonts w:ascii="Cambria Math" w:hAnsi="Cambria Math" w:cs="宋体"/>
                  <w:sz w:val="22"/>
                  <w:lang w:val="zh-CN"/>
                </w:rPr>
              </m:ctrlPr>
            </m:sSupPr>
            <m:e>
              <m:r>
                <w:rPr>
                  <w:rFonts w:ascii="Cambria Math" w:hAnsi="Cambria Math" w:cs="宋体"/>
                  <w:sz w:val="22"/>
                  <w:lang w:val="zh-CN"/>
                </w:rPr>
                <m:t>x</m:t>
              </m:r>
            </m:e>
            <m:sup>
              <m:r>
                <w:rPr>
                  <w:rFonts w:ascii="Cambria Math" w:hAnsi="Cambria Math" w:cs="宋体" w:hint="eastAsia"/>
                  <w:sz w:val="22"/>
                  <w:lang w:val="zh-CN"/>
                </w:rPr>
                <m:t>15</m:t>
              </m:r>
            </m:sup>
          </m:sSup>
          <m:r>
            <w:rPr>
              <w:rFonts w:ascii="Cambria Math" w:hAnsi="Cambria Math" w:cs="宋体"/>
              <w:sz w:val="22"/>
              <w:lang w:val="zh-CN"/>
            </w:rPr>
            <m:t>+</m:t>
          </m:r>
          <m:sSup>
            <m:sSupPr>
              <m:ctrlPr>
                <w:rPr>
                  <w:rFonts w:ascii="Cambria Math" w:hAnsi="Cambria Math" w:cs="宋体"/>
                  <w:i/>
                  <w:sz w:val="22"/>
                  <w:lang w:val="zh-CN"/>
                </w:rPr>
              </m:ctrlPr>
            </m:sSupPr>
            <m:e>
              <m:r>
                <w:rPr>
                  <w:rFonts w:ascii="Cambria Math" w:hAnsi="Cambria Math" w:cs="宋体"/>
                  <w:sz w:val="22"/>
                  <w:lang w:val="zh-CN"/>
                </w:rPr>
                <m:t>x</m:t>
              </m:r>
            </m:e>
            <m:sup>
              <m:r>
                <w:rPr>
                  <w:rFonts w:ascii="Cambria Math" w:hAnsi="Cambria Math" w:cs="宋体" w:hint="eastAsia"/>
                  <w:sz w:val="22"/>
                  <w:lang w:val="zh-CN"/>
                </w:rPr>
                <m:t>1</m:t>
              </m:r>
              <m:r>
                <w:rPr>
                  <w:rFonts w:ascii="Cambria Math" w:hAnsi="Cambria Math" w:cs="宋体"/>
                  <w:sz w:val="22"/>
                  <w:lang w:val="zh-CN"/>
                </w:rPr>
                <m:t>4</m:t>
              </m:r>
            </m:sup>
          </m:sSup>
          <m:r>
            <w:rPr>
              <w:rFonts w:ascii="Cambria Math" w:hAnsi="Cambria Math" w:cs="宋体"/>
              <w:sz w:val="22"/>
              <w:lang w:val="zh-CN"/>
            </w:rPr>
            <m:t>+1</m:t>
          </m:r>
        </m:oMath>
      </m:oMathPara>
    </w:p>
    <w:p w14:paraId="7524CEF4" w14:textId="6700D5F4" w:rsidR="00B7355B" w:rsidRDefault="002416A9" w:rsidP="002416A9">
      <w:pPr>
        <w:jc w:val="center"/>
        <w:rPr>
          <w:rFonts w:asciiTheme="minorEastAsia" w:hAnsiTheme="minorEastAsia"/>
        </w:rPr>
      </w:pPr>
      <w:r>
        <w:rPr>
          <w:rFonts w:ascii="宋体" w:eastAsia="宋体" w:cs="宋体" w:hint="eastAsia"/>
          <w:noProof/>
          <w:sz w:val="22"/>
        </w:rPr>
        <w:lastRenderedPageBreak/>
        <w:drawing>
          <wp:inline distT="0" distB="0" distL="0" distR="0" wp14:anchorId="339A27D0" wp14:editId="3BF631FA">
            <wp:extent cx="4162425"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4">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5FF800FF" w14:textId="1AE1F0F7" w:rsidR="009214A9" w:rsidRPr="00F85E60" w:rsidRDefault="002416A9" w:rsidP="00F85E60">
      <w:pPr>
        <w:pStyle w:val="af7"/>
        <w:jc w:val="center"/>
        <w:rPr>
          <w:rFonts w:asciiTheme="minorEastAsia" w:hAnsiTheme="minorEastAsia"/>
          <w:noProof/>
        </w:rPr>
      </w:pPr>
      <w:bookmarkStart w:id="110" w:name="_Toc3551035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28</w:t>
      </w:r>
      <w:r>
        <w:fldChar w:fldCharType="end"/>
      </w:r>
      <w:r w:rsidRPr="005248CB">
        <w:rPr>
          <w:rFonts w:hint="eastAsia"/>
        </w:rPr>
        <w:t>解扰原理图</w:t>
      </w:r>
      <w:bookmarkEnd w:id="110"/>
    </w:p>
    <w:p w14:paraId="6E2111AE" w14:textId="0EF48F7A" w:rsidR="00306C00" w:rsidRDefault="00306C00" w:rsidP="00A45160">
      <w:pPr>
        <w:pStyle w:val="3"/>
        <w:numPr>
          <w:ilvl w:val="2"/>
          <w:numId w:val="1"/>
        </w:numPr>
      </w:pPr>
      <w:bookmarkStart w:id="111" w:name="_Toc35510291"/>
      <w:r>
        <w:rPr>
          <w:rFonts w:hint="eastAsia"/>
        </w:rPr>
        <w:t>解扰模块实现</w:t>
      </w:r>
      <w:bookmarkEnd w:id="111"/>
    </w:p>
    <w:p w14:paraId="68A71463" w14:textId="77777777" w:rsidR="0020061F" w:rsidRPr="0020061F" w:rsidRDefault="00306C00" w:rsidP="0020061F">
      <w:pPr>
        <w:rPr>
          <w:color w:val="FF0000"/>
        </w:rPr>
      </w:pPr>
      <w:r>
        <w:rPr>
          <w:color w:val="000000"/>
        </w:rPr>
        <w:t>解扰模块位于</w:t>
      </w:r>
      <w:r>
        <w:rPr>
          <w:rFonts w:hint="eastAsia"/>
          <w:color w:val="000000"/>
        </w:rPr>
        <w:t>解调</w:t>
      </w:r>
      <w:r>
        <w:rPr>
          <w:color w:val="000000"/>
        </w:rPr>
        <w:t>模块之后，对数据分组进行解扰。</w:t>
      </w:r>
      <w:r w:rsidR="0020061F" w:rsidRPr="0020061F">
        <w:rPr>
          <w:rFonts w:hint="eastAsia"/>
          <w:color w:val="FF0000"/>
        </w:rPr>
        <w:t>要求设计的</w:t>
      </w:r>
      <w:hyperlink r:id="rId267" w:history="1">
        <w:r w:rsidR="0020061F" w:rsidRPr="0020061F">
          <w:rPr>
            <w:color w:val="FF0000"/>
          </w:rPr>
          <w:t>descramble</w:t>
        </w:r>
      </w:hyperlink>
      <w:r w:rsidR="0020061F" w:rsidRPr="0020061F">
        <w:rPr>
          <w:rFonts w:hint="eastAsia"/>
          <w:color w:val="FF0000"/>
        </w:rPr>
        <w:t>模块输入</w:t>
      </w:r>
      <w:r w:rsidR="0020061F" w:rsidRPr="0020061F">
        <w:rPr>
          <w:rFonts w:hint="eastAsia"/>
          <w:color w:val="FF0000"/>
          <w:lang w:val="zh-CN"/>
        </w:rPr>
        <w:t>输出接口遵循</w:t>
      </w:r>
      <w:r w:rsidR="0020061F" w:rsidRPr="0020061F">
        <w:rPr>
          <w:color w:val="FF0000"/>
        </w:rPr>
        <w:t>AXI4-Stream</w:t>
      </w:r>
      <w:r w:rsidR="0020061F" w:rsidRPr="0020061F">
        <w:rPr>
          <w:rFonts w:hint="eastAsia"/>
          <w:color w:val="FF0000"/>
        </w:rPr>
        <w:t>，</w:t>
      </w:r>
      <w:r w:rsidR="0020061F" w:rsidRPr="0020061F">
        <w:rPr>
          <w:rFonts w:hint="eastAsia"/>
          <w:color w:val="FF0000"/>
          <w:lang w:val="zh-CN"/>
        </w:rPr>
        <w:t>接口详细介绍参考《</w:t>
      </w:r>
      <w:r w:rsidR="0020061F" w:rsidRPr="0020061F">
        <w:rPr>
          <w:color w:val="FF0000"/>
        </w:rPr>
        <w:t>AMBA® AXI4-Stream Protocol Specification</w:t>
      </w:r>
      <w:r w:rsidR="0020061F" w:rsidRPr="0020061F">
        <w:rPr>
          <w:rFonts w:hint="eastAsia"/>
          <w:color w:val="FF0000"/>
          <w:lang w:val="zh-CN"/>
        </w:rPr>
        <w:t>》。</w:t>
      </w:r>
    </w:p>
    <w:p w14:paraId="5F92DD1A" w14:textId="5FBE2C06" w:rsidR="005317CC" w:rsidRDefault="00492B47" w:rsidP="00492B47">
      <w:pPr>
        <w:pStyle w:val="2"/>
        <w:numPr>
          <w:ilvl w:val="1"/>
          <w:numId w:val="1"/>
        </w:numPr>
      </w:pPr>
      <w:bookmarkStart w:id="112" w:name="_Toc35510292"/>
      <w:r>
        <w:rPr>
          <w:rFonts w:hint="eastAsia"/>
        </w:rPr>
        <w:t>Matlab</w:t>
      </w:r>
      <w:r>
        <w:rPr>
          <w:rFonts w:hint="eastAsia"/>
        </w:rPr>
        <w:t>仿真</w:t>
      </w:r>
      <w:bookmarkEnd w:id="112"/>
    </w:p>
    <w:p w14:paraId="1DABBFD8" w14:textId="616AED7E" w:rsidR="00492B47" w:rsidRDefault="00492B47" w:rsidP="00492B47">
      <w:r>
        <w:rPr>
          <w:rFonts w:hint="eastAsia"/>
        </w:rPr>
        <w:t>%%%%%%%%%%%%%</w:t>
      </w:r>
      <w:r>
        <w:rPr>
          <w:rFonts w:hint="eastAsia"/>
        </w:rPr>
        <w:t>加扰仿真</w:t>
      </w:r>
      <w:r>
        <w:rPr>
          <w:rFonts w:hint="eastAsia"/>
        </w:rPr>
        <w:t>%%%%</w:t>
      </w:r>
      <w:r>
        <w:t>%%</w:t>
      </w:r>
      <w:r>
        <w:rPr>
          <w:rFonts w:hint="eastAsia"/>
        </w:rPr>
        <w:t>%%%%%%</w:t>
      </w:r>
    </w:p>
    <w:p w14:paraId="518715D3" w14:textId="77777777" w:rsidR="00492B47" w:rsidRDefault="00492B47" w:rsidP="00492B47">
      <w:bookmarkStart w:id="113" w:name="OLE_LINK3"/>
      <w:bookmarkStart w:id="114" w:name="OLE_LINK4"/>
      <w:r>
        <w:t xml:space="preserve">Scrambler_input=[80 255 16 9 48 255 80 0 25 0 145] </w:t>
      </w:r>
    </w:p>
    <w:p w14:paraId="465D0E7A" w14:textId="4E6E31AF" w:rsidR="00492B47" w:rsidRDefault="00492B47" w:rsidP="00492B47">
      <w:r>
        <w:t xml:space="preserve">s=20255; </w:t>
      </w:r>
      <w:r>
        <w:tab/>
        <w:t>%</w:t>
      </w:r>
      <w:r>
        <w:rPr>
          <w:rFonts w:hint="eastAsia"/>
        </w:rPr>
        <w:t>加扰初始化数值</w:t>
      </w:r>
    </w:p>
    <w:p w14:paraId="7B013B74" w14:textId="77777777" w:rsidR="00492B47" w:rsidRDefault="00492B47" w:rsidP="00492B47">
      <w:r>
        <w:t>rand_data=zeros(size(Scrambler_input));</w:t>
      </w:r>
    </w:p>
    <w:p w14:paraId="7952C8DF" w14:textId="77777777" w:rsidR="00492B47" w:rsidRDefault="00492B47" w:rsidP="00492B47">
      <w:r>
        <w:t>for j=1:size(Scrambler_input,2);</w:t>
      </w:r>
    </w:p>
    <w:p w14:paraId="77F11D67" w14:textId="77777777" w:rsidR="00492B47" w:rsidRDefault="00492B47" w:rsidP="00492B47">
      <w:r>
        <w:tab/>
        <w:t>for i=1:8</w:t>
      </w:r>
    </w:p>
    <w:p w14:paraId="7801E523" w14:textId="77777777" w:rsidR="00492B47" w:rsidRDefault="00492B47" w:rsidP="00492B47">
      <w:r>
        <w:tab/>
      </w:r>
      <w:r>
        <w:tab/>
        <w:t>msb=bitxor(bitget(s,1),bitget(s,2));</w:t>
      </w:r>
    </w:p>
    <w:p w14:paraId="7BC05F21" w14:textId="77777777" w:rsidR="00492B47" w:rsidRDefault="00492B47" w:rsidP="00492B47">
      <w:r>
        <w:tab/>
      </w:r>
      <w:r>
        <w:tab/>
        <w:t>s=bitshift(s,-1);</w:t>
      </w:r>
    </w:p>
    <w:p w14:paraId="1E0E7917" w14:textId="77777777" w:rsidR="00492B47" w:rsidRDefault="00492B47" w:rsidP="00492B47">
      <w:r>
        <w:tab/>
      </w:r>
      <w:r>
        <w:tab/>
        <w:t>s=bitset(s,15,msb);</w:t>
      </w:r>
    </w:p>
    <w:p w14:paraId="2C4823D3" w14:textId="77777777" w:rsidR="00492B47" w:rsidRDefault="00492B47" w:rsidP="00492B47">
      <w:r>
        <w:tab/>
      </w:r>
      <w:r>
        <w:tab/>
        <w:t>t=bitxor(bitget(Scrambler_input(j),9-i),msb);</w:t>
      </w:r>
    </w:p>
    <w:p w14:paraId="66931F88" w14:textId="77777777" w:rsidR="00492B47" w:rsidRDefault="00492B47" w:rsidP="00492B47">
      <w:r>
        <w:tab/>
      </w:r>
      <w:r>
        <w:tab/>
        <w:t>rand_data(j)=bitset(rand_data(j),9-i,t);</w:t>
      </w:r>
    </w:p>
    <w:p w14:paraId="352D81FE" w14:textId="77777777" w:rsidR="00492B47" w:rsidRDefault="00492B47" w:rsidP="00492B47">
      <w:r>
        <w:tab/>
        <w:t>end</w:t>
      </w:r>
    </w:p>
    <w:p w14:paraId="2DE0C218" w14:textId="77777777" w:rsidR="00492B47" w:rsidRDefault="00492B47" w:rsidP="00492B47">
      <w:r>
        <w:t>end</w:t>
      </w:r>
    </w:p>
    <w:p w14:paraId="1592323D" w14:textId="559AB0B0" w:rsidR="00492B47" w:rsidRDefault="00492B47" w:rsidP="00492B47">
      <w:r>
        <w:t>scrambler_out=rand_data</w:t>
      </w:r>
    </w:p>
    <w:bookmarkEnd w:id="113"/>
    <w:bookmarkEnd w:id="114"/>
    <w:p w14:paraId="057B2683" w14:textId="5C916CA4" w:rsidR="00492B47" w:rsidRDefault="00492B47" w:rsidP="00492B47">
      <w:r>
        <w:rPr>
          <w:rFonts w:hint="eastAsia"/>
        </w:rPr>
        <w:t>%%%%%%%%%%%%%</w:t>
      </w:r>
      <w:r>
        <w:rPr>
          <w:rFonts w:hint="eastAsia"/>
        </w:rPr>
        <w:t>解扰仿真</w:t>
      </w:r>
      <w:r>
        <w:rPr>
          <w:rFonts w:hint="eastAsia"/>
        </w:rPr>
        <w:t>%%%%</w:t>
      </w:r>
      <w:r>
        <w:t>%%</w:t>
      </w:r>
      <w:r>
        <w:rPr>
          <w:rFonts w:hint="eastAsia"/>
        </w:rPr>
        <w:t>%%%%%%</w:t>
      </w:r>
    </w:p>
    <w:p w14:paraId="6FD765F9" w14:textId="11F438AF" w:rsidR="00492B47" w:rsidRDefault="00492B47" w:rsidP="00492B47">
      <w:r>
        <w:t xml:space="preserve">s=20255; </w:t>
      </w:r>
      <w:r>
        <w:tab/>
        <w:t>%</w:t>
      </w:r>
      <w:r>
        <w:rPr>
          <w:rFonts w:hint="eastAsia"/>
        </w:rPr>
        <w:t>解扰初始化数值</w:t>
      </w:r>
    </w:p>
    <w:p w14:paraId="35700555" w14:textId="7D0ED590" w:rsidR="00492B47" w:rsidRDefault="00492B47" w:rsidP="00492B47">
      <w:r>
        <w:t>descrambler_in=[89 233 38 125 133 196 238 153 158 85 130];</w:t>
      </w:r>
    </w:p>
    <w:p w14:paraId="25895BBB" w14:textId="77777777" w:rsidR="00492B47" w:rsidRDefault="00492B47" w:rsidP="00492B47">
      <w:r>
        <w:t>for j=1:size(scrambler_out,2);</w:t>
      </w:r>
    </w:p>
    <w:p w14:paraId="2190E436" w14:textId="77777777" w:rsidR="00492B47" w:rsidRDefault="00492B47" w:rsidP="00492B47">
      <w:r>
        <w:tab/>
        <w:t>for i=1:8</w:t>
      </w:r>
    </w:p>
    <w:p w14:paraId="4E8FA5D6" w14:textId="77777777" w:rsidR="00492B47" w:rsidRDefault="00492B47" w:rsidP="00492B47">
      <w:r>
        <w:tab/>
        <w:t>msb=bitxor(bitget(s,1),bitget(s,2));</w:t>
      </w:r>
    </w:p>
    <w:p w14:paraId="77D9E1C0" w14:textId="77777777" w:rsidR="00492B47" w:rsidRDefault="00492B47" w:rsidP="00492B47">
      <w:r>
        <w:tab/>
        <w:t>s=bitshift(s,-1);</w:t>
      </w:r>
    </w:p>
    <w:p w14:paraId="7CB668E0" w14:textId="77777777" w:rsidR="00492B47" w:rsidRDefault="00492B47" w:rsidP="00492B47">
      <w:r>
        <w:tab/>
        <w:t>s=bitset(s,15,msb);</w:t>
      </w:r>
    </w:p>
    <w:p w14:paraId="7CE24964" w14:textId="77777777" w:rsidR="00492B47" w:rsidRDefault="00492B47" w:rsidP="00492B47">
      <w:r>
        <w:tab/>
        <w:t>t=bitxor(bitget(scrambler_out(j),9-i),msb);</w:t>
      </w:r>
    </w:p>
    <w:p w14:paraId="10267073" w14:textId="77777777" w:rsidR="00492B47" w:rsidRDefault="00492B47" w:rsidP="00492B47">
      <w:r>
        <w:tab/>
        <w:t>descrambler_in(j)=bitset(descrambler_in(j),9-i,t);</w:t>
      </w:r>
    </w:p>
    <w:p w14:paraId="2DB4ADA4" w14:textId="77777777" w:rsidR="00492B47" w:rsidRDefault="00492B47" w:rsidP="00492B47">
      <w:r>
        <w:lastRenderedPageBreak/>
        <w:tab/>
        <w:t>end</w:t>
      </w:r>
    </w:p>
    <w:p w14:paraId="07763975" w14:textId="77777777" w:rsidR="00492B47" w:rsidRDefault="00492B47" w:rsidP="00492B47">
      <w:r>
        <w:t>end</w:t>
      </w:r>
    </w:p>
    <w:p w14:paraId="2A792B34" w14:textId="5D86FEEA" w:rsidR="00492B47" w:rsidRPr="00492B47" w:rsidRDefault="00492B47" w:rsidP="00492B47">
      <w:r>
        <w:t>descrambler_out=descrambler_in</w:t>
      </w:r>
    </w:p>
    <w:p w14:paraId="25565770" w14:textId="77777777" w:rsidR="00F85E60" w:rsidRDefault="00F85E60">
      <w:pPr>
        <w:widowControl/>
        <w:jc w:val="left"/>
        <w:rPr>
          <w:b/>
          <w:bCs/>
          <w:kern w:val="44"/>
          <w:sz w:val="44"/>
          <w:szCs w:val="44"/>
        </w:rPr>
      </w:pPr>
      <w:r>
        <w:br w:type="page"/>
      </w:r>
    </w:p>
    <w:p w14:paraId="20390E35" w14:textId="07C82C40" w:rsidR="00CF7D90" w:rsidRDefault="001901F8" w:rsidP="00A45160">
      <w:pPr>
        <w:pStyle w:val="1"/>
        <w:numPr>
          <w:ilvl w:val="0"/>
          <w:numId w:val="1"/>
        </w:numPr>
      </w:pPr>
      <w:bookmarkStart w:id="115" w:name="_Toc35510293"/>
      <w:r>
        <w:rPr>
          <w:rFonts w:hint="eastAsia"/>
        </w:rPr>
        <w:lastRenderedPageBreak/>
        <w:t>调制解调</w:t>
      </w:r>
      <w:bookmarkEnd w:id="115"/>
    </w:p>
    <w:p w14:paraId="47E2BFF9" w14:textId="7FBD3361" w:rsidR="00AF7151" w:rsidRDefault="00AF7151" w:rsidP="00A45160">
      <w:pPr>
        <w:pStyle w:val="2"/>
        <w:numPr>
          <w:ilvl w:val="1"/>
          <w:numId w:val="1"/>
        </w:numPr>
      </w:pPr>
      <w:bookmarkStart w:id="116" w:name="_Toc35510294"/>
      <w:r>
        <w:rPr>
          <w:rFonts w:hint="eastAsia"/>
        </w:rPr>
        <w:t>调制</w:t>
      </w:r>
      <w:bookmarkEnd w:id="116"/>
    </w:p>
    <w:p w14:paraId="60EBA08D" w14:textId="3A355589" w:rsidR="00D53632" w:rsidRPr="00D53632" w:rsidRDefault="00D53632" w:rsidP="00A45160">
      <w:pPr>
        <w:pStyle w:val="3"/>
        <w:numPr>
          <w:ilvl w:val="2"/>
          <w:numId w:val="1"/>
        </w:numPr>
      </w:pPr>
      <w:bookmarkStart w:id="117" w:name="_Toc35510295"/>
      <w:r>
        <w:rPr>
          <w:rFonts w:hint="eastAsia"/>
        </w:rPr>
        <w:t>64QAM</w:t>
      </w:r>
      <w:r w:rsidR="00BD2293">
        <w:rPr>
          <w:rFonts w:hint="eastAsia"/>
        </w:rPr>
        <w:t>调制</w:t>
      </w:r>
      <w:r>
        <w:rPr>
          <w:rFonts w:hint="eastAsia"/>
        </w:rPr>
        <w:t>原理</w:t>
      </w:r>
      <w:bookmarkEnd w:id="117"/>
    </w:p>
    <w:p w14:paraId="4A7B2D0B" w14:textId="77777777" w:rsidR="00AF7151" w:rsidRPr="00791D60" w:rsidRDefault="00AF7151" w:rsidP="00A43614">
      <w:pPr>
        <w:rPr>
          <w:rPrChange w:id="118" w:author="xbany" w:date="2019-12-07T15:50:00Z">
            <w:rPr>
              <w:lang w:val="zh-CN"/>
            </w:rPr>
          </w:rPrChange>
        </w:rPr>
      </w:pPr>
      <w:r>
        <w:t>QAM</w:t>
      </w:r>
      <w:r>
        <w:t>（</w:t>
      </w:r>
      <w:r>
        <w:t>Quadature Amplitude Modulation,</w:t>
      </w:r>
      <w:r>
        <w:rPr>
          <w:rFonts w:hint="eastAsia"/>
          <w:lang w:val="zh-CN"/>
        </w:rPr>
        <w:t>正交幅度调制</w:t>
      </w:r>
      <w:r w:rsidR="0081569F" w:rsidRPr="0081569F">
        <w:rPr>
          <w:rFonts w:hint="eastAsia"/>
          <w:rPrChange w:id="119" w:author="xbany" w:date="2019-12-07T15:50:00Z">
            <w:rPr>
              <w:rFonts w:hint="eastAsia"/>
              <w:lang w:val="zh-CN"/>
            </w:rPr>
          </w:rPrChange>
        </w:rPr>
        <w:t>）</w:t>
      </w:r>
      <w:r>
        <w:rPr>
          <w:rFonts w:hint="eastAsia"/>
          <w:lang w:val="zh-CN"/>
        </w:rPr>
        <w:t>与其他调制技术相比</w:t>
      </w:r>
      <w:r w:rsidR="0081569F" w:rsidRPr="0081569F">
        <w:rPr>
          <w:rFonts w:hint="eastAsia"/>
          <w:rPrChange w:id="120" w:author="xbany" w:date="2019-12-07T15:50:00Z">
            <w:rPr>
              <w:rFonts w:hint="eastAsia"/>
              <w:lang w:val="zh-CN"/>
            </w:rPr>
          </w:rPrChange>
        </w:rPr>
        <w:t>，</w:t>
      </w:r>
      <w:r>
        <w:rPr>
          <w:rFonts w:hint="eastAsia"/>
          <w:lang w:val="zh-CN"/>
        </w:rPr>
        <w:t>能得到更高的频谱效率</w:t>
      </w:r>
      <w:r w:rsidR="0081569F" w:rsidRPr="0081569F">
        <w:rPr>
          <w:rFonts w:hint="eastAsia"/>
          <w:rPrChange w:id="121" w:author="xbany" w:date="2019-12-07T15:50:00Z">
            <w:rPr>
              <w:rFonts w:hint="eastAsia"/>
              <w:lang w:val="zh-CN"/>
            </w:rPr>
          </w:rPrChange>
        </w:rPr>
        <w:t>，</w:t>
      </w:r>
      <w:r>
        <w:rPr>
          <w:rFonts w:hint="eastAsia"/>
          <w:lang w:val="zh-CN"/>
        </w:rPr>
        <w:t>且具有抗噪声能力强等优点</w:t>
      </w:r>
      <w:r w:rsidR="0081569F" w:rsidRPr="0081569F">
        <w:rPr>
          <w:rFonts w:hint="eastAsia"/>
          <w:rPrChange w:id="122" w:author="xbany" w:date="2019-12-07T15:50:00Z">
            <w:rPr>
              <w:rFonts w:hint="eastAsia"/>
              <w:lang w:val="zh-CN"/>
            </w:rPr>
          </w:rPrChange>
        </w:rPr>
        <w:t>，</w:t>
      </w:r>
      <w:r>
        <w:rPr>
          <w:rFonts w:hint="eastAsia"/>
          <w:lang w:val="zh-CN"/>
        </w:rPr>
        <w:t>因此得到了广泛应用。</w:t>
      </w:r>
    </w:p>
    <w:p w14:paraId="727BE772" w14:textId="0BA93A27" w:rsidR="00AF7151" w:rsidRPr="00AF7151" w:rsidRDefault="00AF7151" w:rsidP="00A43614">
      <w:pPr>
        <w:rPr>
          <w:rFonts w:ascii="Times New Roman" w:eastAsia="Times New Roman" w:hAnsi="Times New Roman" w:cs="Times New Roman"/>
          <w:kern w:val="0"/>
        </w:rPr>
      </w:pP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调制中，数据信号由相互正交的两个载波的幅度变化表示</w:t>
      </w:r>
      <w:r>
        <w:rPr>
          <w:rFonts w:hAnsi="Times New Roman" w:hint="eastAsia"/>
          <w:color w:val="000000"/>
          <w:kern w:val="0"/>
          <w:lang w:val="zh-CN"/>
        </w:rPr>
        <w:t>。</w:t>
      </w: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是一种矢</w:t>
      </w:r>
      <w:r w:rsidR="001625E1">
        <w:rPr>
          <w:rFonts w:hAnsi="Times New Roman" w:hint="eastAsia"/>
          <w:color w:val="000000"/>
          <w:kern w:val="0"/>
          <w:lang w:val="zh-CN"/>
        </w:rPr>
        <w:t>量</w:t>
      </w:r>
      <w:r w:rsidRPr="00AF7151">
        <w:rPr>
          <w:rFonts w:hAnsi="Times New Roman" w:hint="eastAsia"/>
          <w:color w:val="000000"/>
          <w:kern w:val="0"/>
          <w:lang w:val="zh-CN"/>
        </w:rPr>
        <w:t>调制，将输入比特先映射（一般采用格雷码）到一个复平面（星座）上，形成复数调制符号，然后将该符号的</w:t>
      </w:r>
      <w:r>
        <w:rPr>
          <w:rFonts w:ascii="Times New Roman" w:eastAsia="Times New Roman" w:hAnsi="Times New Roman" w:cs="Times New Roman"/>
          <w:color w:val="000000"/>
          <w:kern w:val="0"/>
        </w:rPr>
        <w:t>I</w:t>
      </w:r>
      <w:r w:rsidRPr="00AF7151">
        <w:rPr>
          <w:rFonts w:hAnsi="Times New Roman" w:hint="eastAsia"/>
          <w:color w:val="000000"/>
          <w:kern w:val="0"/>
        </w:rPr>
        <w:t>、</w:t>
      </w:r>
      <w:r w:rsidRPr="00AF7151">
        <w:rPr>
          <w:rFonts w:ascii="Times New Roman" w:eastAsia="Times New Roman" w:hAnsi="Times New Roman" w:cs="Times New Roman"/>
          <w:color w:val="000000"/>
          <w:kern w:val="0"/>
        </w:rPr>
        <w:t>Q</w:t>
      </w:r>
      <w:r w:rsidRPr="00AF7151">
        <w:rPr>
          <w:rFonts w:hAnsi="Times New Roman" w:hint="eastAsia"/>
          <w:color w:val="000000"/>
          <w:kern w:val="0"/>
          <w:lang w:val="zh-CN"/>
        </w:rPr>
        <w:t>分量（即该复数的实部和虚部）采用幅度调制，分别对应调制在相互正交（时域正交）的两个载波</w:t>
      </w:r>
      <w:r w:rsidRPr="00AF7151">
        <w:rPr>
          <w:rFonts w:ascii="Times New Roman" w:eastAsia="Times New Roman" w:hAnsi="Times New Roman" w:cs="Times New Roman"/>
          <w:i/>
          <w:color w:val="000000"/>
          <w:kern w:val="0"/>
        </w:rPr>
        <w:t>cos</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和</w:t>
      </w:r>
      <w:r w:rsidRPr="00AF7151">
        <w:rPr>
          <w:rFonts w:ascii="Times New Roman" w:eastAsia="Times New Roman" w:hAnsi="Times New Roman" w:cs="Times New Roman"/>
          <w:i/>
          <w:color w:val="000000"/>
          <w:kern w:val="0"/>
        </w:rPr>
        <w:t>sin</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上。正交振幅调制可以表示为</w:t>
      </w:r>
    </w:p>
    <w:p w14:paraId="166AE233" w14:textId="77777777" w:rsidR="00AF7151" w:rsidRDefault="00DB0711" w:rsidP="00A43614">
      <w:pPr>
        <w:jc w:val="center"/>
        <w:rPr>
          <w:i/>
        </w:rPr>
      </w:pPr>
      <m:oMathPara>
        <m:oMath>
          <m:func>
            <m:funcPr>
              <m:ctrlPr>
                <w:rPr>
                  <w:rFonts w:ascii="Cambria Math" w:hAnsi="Cambria Math"/>
                  <w:i/>
                </w:rPr>
              </m:ctrlPr>
            </m:funcPr>
            <m:fName>
              <m:r>
                <w:rPr>
                  <w:rFonts w:ascii="Cambria Math" w:hAnsi="Cambria Math"/>
                </w:rPr>
                <m:t>S</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e>
          </m:func>
          <m:r>
            <w:rPr>
              <w:rFonts w:ascii="Cambria Math" w:hAnsi="Cambria Math" w:hint="eastAsia"/>
            </w:rPr>
            <m:t>t</m:t>
          </m:r>
        </m:oMath>
      </m:oMathPara>
    </w:p>
    <w:p w14:paraId="1D7473A7" w14:textId="7628AAE7" w:rsidR="00880FFF" w:rsidRDefault="00880FFF" w:rsidP="00A43614">
      <w:pPr>
        <w:rPr>
          <w:rFonts w:hAnsi="Times New Roman"/>
          <w:color w:val="000000"/>
          <w:kern w:val="0"/>
          <w:lang w:val="zh-CN"/>
        </w:rPr>
      </w:pPr>
      <w:r>
        <w:rPr>
          <w:rFonts w:hAnsi="Times New Roman" w:hint="eastAsia"/>
          <w:color w:val="000000"/>
          <w:kern w:val="0"/>
          <w:lang w:val="zh-CN"/>
        </w:rPr>
        <w:t>式中：两个相互正交的载波分量</w:t>
      </w:r>
      <w:r w:rsidRPr="00880FFF">
        <w:rPr>
          <w:rFonts w:hAnsi="Times New Roman" w:hint="eastAsia"/>
          <w:color w:val="000000"/>
          <w:kern w:val="0"/>
          <w:lang w:val="zh-CN"/>
        </w:rPr>
        <w:t>中，每个载波被一组离散的振幅</w:t>
      </w:r>
      <w:r w:rsidRPr="00880FFF">
        <w:rPr>
          <w:rFonts w:hAnsi="Times New Roman"/>
          <w:color w:val="000000"/>
          <w:kern w:val="0"/>
          <w:lang w:val="zh-CN"/>
        </w:rPr>
        <w:t>｛</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Pr="00880FFF">
        <w:rPr>
          <w:rFonts w:hAnsi="Times New Roman" w:hint="eastAsia"/>
          <w:color w:val="000000"/>
          <w:kern w:val="0"/>
          <w:lang w:val="zh-CN"/>
        </w:rPr>
        <w:t>｝｛</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880FFF">
        <w:rPr>
          <w:rFonts w:hAnsi="Times New Roman" w:hint="eastAsia"/>
          <w:color w:val="000000"/>
          <w:kern w:val="0"/>
          <w:lang w:val="zh-CN"/>
        </w:rPr>
        <w:t>｝所调制，故称这种方式为正交振幅调制；</w:t>
      </w:r>
      <w:r w:rsidR="00A43614" w:rsidRPr="00880FFF">
        <w:rPr>
          <w:rFonts w:hAnsi="Times New Roman"/>
          <w:color w:val="000000"/>
          <w:kern w:val="0"/>
          <w:lang w:val="zh-CN"/>
        </w:rPr>
        <w:t xml:space="preserve"> </w:t>
      </w:r>
      <w:r w:rsidRPr="00880FFF">
        <w:rPr>
          <w:rFonts w:hAnsi="Times New Roman"/>
          <w:color w:val="000000"/>
          <w:kern w:val="0"/>
          <w:lang w:val="zh-CN"/>
        </w:rPr>
        <w:t>m = 1</w:t>
      </w:r>
      <w:r w:rsidR="00A43614">
        <w:rPr>
          <w:rFonts w:hAnsi="Times New Roman" w:hint="eastAsia"/>
          <w:color w:val="000000"/>
          <w:kern w:val="0"/>
          <w:lang w:val="zh-CN"/>
        </w:rPr>
        <w:t>，</w:t>
      </w:r>
      <w:r w:rsidRPr="00880FFF">
        <w:rPr>
          <w:rFonts w:hAnsi="Times New Roman"/>
          <w:color w:val="000000"/>
          <w:kern w:val="0"/>
          <w:lang w:val="zh-CN"/>
        </w:rPr>
        <w:t>2</w:t>
      </w:r>
      <w:r w:rsidR="00A43614">
        <w:rPr>
          <w:rFonts w:hAnsi="Times New Roman" w:hint="eastAsia"/>
          <w:color w:val="000000"/>
          <w:kern w:val="0"/>
          <w:lang w:val="zh-CN"/>
        </w:rPr>
        <w:t>，</w:t>
      </w:r>
      <w:r w:rsidRPr="00880FFF">
        <w:rPr>
          <w:rFonts w:ascii="微软雅黑" w:eastAsia="微软雅黑" w:hAnsi="微软雅黑" w:cs="微软雅黑" w:hint="eastAsia"/>
          <w:color w:val="000000"/>
          <w:kern w:val="0"/>
          <w:lang w:val="zh-CN"/>
        </w:rPr>
        <w:t>・・・</w:t>
      </w:r>
      <w:r w:rsidR="00A43614">
        <w:rPr>
          <w:rFonts w:ascii="微软雅黑" w:eastAsia="微软雅黑" w:hAnsi="微软雅黑" w:cs="微软雅黑" w:hint="eastAsia"/>
          <w:color w:val="000000"/>
          <w:kern w:val="0"/>
          <w:lang w:val="zh-CN"/>
        </w:rPr>
        <w:t>，</w:t>
      </w:r>
      <w:r w:rsidRPr="00880FFF">
        <w:rPr>
          <w:rFonts w:hAnsi="Times New Roman"/>
          <w:color w:val="000000"/>
          <w:kern w:val="0"/>
          <w:lang w:val="zh-CN"/>
        </w:rPr>
        <w:t>M,M</w:t>
      </w:r>
      <w:r w:rsidRPr="00880FFF">
        <w:rPr>
          <w:rFonts w:hAnsi="Times New Roman" w:hint="eastAsia"/>
          <w:color w:val="000000"/>
          <w:kern w:val="0"/>
          <w:lang w:val="zh-CN"/>
        </w:rPr>
        <w:t>为</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Bm</w:t>
      </w:r>
      <w:r w:rsidRPr="00880FFF">
        <w:rPr>
          <w:rFonts w:hAnsi="Times New Roman" w:hint="eastAsia"/>
          <w:color w:val="000000"/>
          <w:kern w:val="0"/>
          <w:lang w:val="zh-CN"/>
        </w:rPr>
        <w:t>的电平数。振幅</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 xml:space="preserve"> Bm</w:t>
      </w:r>
      <w:r w:rsidRPr="00880FFF">
        <w:rPr>
          <w:rFonts w:hAnsi="Times New Roman" w:hint="eastAsia"/>
          <w:color w:val="000000"/>
          <w:kern w:val="0"/>
          <w:lang w:val="zh-CN"/>
        </w:rPr>
        <w:t>可以表示成：</w:t>
      </w:r>
    </w:p>
    <w:p w14:paraId="17859F31" w14:textId="77777777" w:rsidR="00A43614" w:rsidRDefault="00DB0711" w:rsidP="00A43614">
      <w:pPr>
        <w:rPr>
          <w:rFonts w:hAnsi="Times New Roman"/>
          <w:color w:val="000000"/>
          <w:kern w:val="0"/>
          <w:lang w:val="zh-CN"/>
        </w:rPr>
      </w:pPr>
      <m:oMathPara>
        <m:oMath>
          <m:d>
            <m:dPr>
              <m:begChr m:val="{"/>
              <m:endChr m:val=""/>
              <m:ctrlPr>
                <w:rPr>
                  <w:rFonts w:ascii="Cambria Math" w:hAnsi="Cambria Math"/>
                  <w:color w:val="000000"/>
                  <w:kern w:val="0"/>
                  <w:lang w:val="zh-CN"/>
                </w:rPr>
              </m:ctrlPr>
            </m:dPr>
            <m:e>
              <m:eqArr>
                <m:eqArrPr>
                  <m:ctrlPr>
                    <w:rPr>
                      <w:rFonts w:ascii="Cambria Math" w:hAnsi="Cambria Math"/>
                      <w:color w:val="000000"/>
                      <w:kern w:val="0"/>
                      <w:lang w:val="zh-CN"/>
                    </w:rPr>
                  </m:ctrlPr>
                </m:eqArrPr>
                <m:e>
                  <m:sSub>
                    <m:sSubPr>
                      <m:ctrlPr>
                        <w:rPr>
                          <w:rFonts w:ascii="Cambria Math" w:hAnsi="Cambria Math"/>
                          <w:color w:val="000000"/>
                          <w:kern w:val="0"/>
                          <w:lang w:val="zh-CN"/>
                        </w:rPr>
                      </m:ctrlPr>
                    </m:sSubPr>
                    <m:e>
                      <m:r>
                        <m:rPr>
                          <m:sty m:val="p"/>
                        </m:rPr>
                        <w:rPr>
                          <w:rFonts w:ascii="Cambria Math" w:hAnsi="Cambria Math"/>
                          <w:color w:val="000000"/>
                          <w:kern w:val="0"/>
                          <w:lang w:val="zh-CN"/>
                        </w:rPr>
                        <m:t>A</m:t>
                      </m:r>
                    </m:e>
                    <m:sub>
                      <m:r>
                        <m:rPr>
                          <m:sty m:val="p"/>
                        </m:rPr>
                        <w:rPr>
                          <w:rFonts w:ascii="Cambria Math" w:hAnsi="Cambria Math" w:hint="eastAsia"/>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
                  <m:sSub>
                    <m:sSubPr>
                      <m:ctrlPr>
                        <w:rPr>
                          <w:rFonts w:ascii="Cambria Math" w:hAnsi="Cambria Math"/>
                          <w:color w:val="000000"/>
                          <w:kern w:val="0"/>
                          <w:lang w:val="zh-CN"/>
                        </w:rPr>
                      </m:ctrlPr>
                    </m:sSubPr>
                    <m:e>
                      <m:r>
                        <m:rPr>
                          <m:sty m:val="p"/>
                        </m:rPr>
                        <w:rPr>
                          <w:rFonts w:ascii="Cambria Math" w:hAnsi="Cambria Math" w:hint="eastAsia"/>
                          <w:color w:val="000000"/>
                          <w:kern w:val="0"/>
                          <w:lang w:val="zh-CN"/>
                        </w:rPr>
                        <m:t>B</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qArr>
            </m:e>
          </m:d>
        </m:oMath>
      </m:oMathPara>
    </w:p>
    <w:p w14:paraId="7C38E640" w14:textId="77777777" w:rsidR="00A43614" w:rsidRDefault="00A43614" w:rsidP="00A43614">
      <w:pPr>
        <w:rPr>
          <w:lang w:val="zh-CN"/>
        </w:rPr>
      </w:pPr>
      <w:r>
        <w:rPr>
          <w:rFonts w:hint="eastAsia"/>
          <w:lang w:val="zh-CN"/>
        </w:rPr>
        <w:t>式中：</w:t>
      </w:r>
      <w:r>
        <w:t>A</w:t>
      </w:r>
      <w:r>
        <w:rPr>
          <w:rFonts w:hint="eastAsia"/>
          <w:lang w:val="zh-CN"/>
        </w:rPr>
        <w:t>是固定振幅，</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由输入信号确定。</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决定已调</w:t>
      </w:r>
      <w:r>
        <w:t>QAM</w:t>
      </w:r>
      <w:r>
        <w:rPr>
          <w:rFonts w:hint="eastAsia"/>
          <w:lang w:val="zh-CN"/>
        </w:rPr>
        <w:t>信号在星座图中的坐标点。</w:t>
      </w:r>
      <w:r>
        <w:t>QAM</w:t>
      </w:r>
      <w:r>
        <w:rPr>
          <w:rFonts w:hint="eastAsia"/>
          <w:lang w:val="zh-CN"/>
        </w:rPr>
        <w:t>是幅度、相位联合调制的技术，它同时利用载波的幅度和相位来传递信息比特，因此在最小距离相同的条件下可实现更高的频带利用率。</w:t>
      </w:r>
    </w:p>
    <w:p w14:paraId="2DE62215" w14:textId="77777777" w:rsidR="0013705E" w:rsidRDefault="0013705E" w:rsidP="00A43614">
      <w:pPr>
        <w:rPr>
          <w:rFonts w:ascii="宋体" w:eastAsia="宋体" w:cs="宋体"/>
          <w:sz w:val="22"/>
          <w:lang w:val="zh-CN"/>
        </w:rPr>
      </w:pPr>
      <w:r>
        <w:rPr>
          <w:sz w:val="22"/>
        </w:rPr>
        <w:t>QAM</w:t>
      </w:r>
      <w:r>
        <w:rPr>
          <w:rFonts w:ascii="宋体" w:eastAsia="宋体" w:cs="宋体" w:hint="eastAsia"/>
          <w:sz w:val="22"/>
          <w:lang w:val="zh-CN"/>
        </w:rPr>
        <w:t>调制器的实现过程中，发送数据在进行串并转换器内被分成两路，然后分别与一对正交调制分量相乘，求和后输出，如图所示。</w:t>
      </w:r>
    </w:p>
    <w:p w14:paraId="70B64AC8" w14:textId="77777777" w:rsidR="004861B4" w:rsidRDefault="00BE63ED" w:rsidP="004861B4">
      <w:pPr>
        <w:keepNext/>
        <w:jc w:val="center"/>
      </w:pPr>
      <w:r>
        <w:object w:dxaOrig="10087" w:dyaOrig="3233" w14:anchorId="696C3A72">
          <v:shape id="_x0000_i1147" type="#_x0000_t75" style="width:285.9pt;height:92.4pt" o:ole="">
            <v:imagedata r:id="rId268" o:title=""/>
          </v:shape>
          <o:OLEObject Type="Embed" ProgID="Visio.Drawing.11" ShapeID="_x0000_i1147" DrawAspect="Content" ObjectID="_1665478008" r:id="rId269"/>
        </w:object>
      </w:r>
    </w:p>
    <w:p w14:paraId="1C5FBB9E" w14:textId="0A8F7F29" w:rsidR="00B5465C" w:rsidRDefault="004861B4" w:rsidP="004861B4">
      <w:pPr>
        <w:pStyle w:val="af7"/>
        <w:jc w:val="center"/>
      </w:pPr>
      <w:bookmarkStart w:id="123" w:name="_Toc3551035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29</w:t>
      </w:r>
      <w:r w:rsidR="0081569F">
        <w:fldChar w:fldCharType="end"/>
      </w:r>
      <w:r w:rsidRPr="007748EC">
        <w:t>QAM</w:t>
      </w:r>
      <w:r w:rsidRPr="007748EC">
        <w:t>调制器原理</w:t>
      </w:r>
      <w:bookmarkEnd w:id="123"/>
    </w:p>
    <w:p w14:paraId="1FAD51AD" w14:textId="77777777" w:rsidR="008215BD" w:rsidRDefault="008215BD" w:rsidP="008215BD">
      <w:pPr>
        <w:rPr>
          <w:lang w:val="zh-CN"/>
        </w:rPr>
      </w:pPr>
      <w:r w:rsidRPr="008215BD">
        <w:rPr>
          <w:rFonts w:hint="eastAsia"/>
          <w:lang w:val="zh-CN"/>
        </w:rPr>
        <w:t>类似于其他数字调制方式，</w:t>
      </w:r>
      <w:r w:rsidRPr="008215BD">
        <w:rPr>
          <w:lang w:val="zh-CN"/>
        </w:rPr>
        <w:t>QAM</w:t>
      </w:r>
      <w:r w:rsidRPr="008215BD">
        <w:rPr>
          <w:rFonts w:hint="eastAsia"/>
          <w:lang w:val="zh-CN"/>
        </w:rPr>
        <w:t>的信号可以用星座图方便地表示，星座图上每一个星座点对应发射信号集中的那一点。星座点数越多，每个符号能传输的信息量就越大。调制技术</w:t>
      </w:r>
      <w:r>
        <w:rPr>
          <w:rFonts w:hint="eastAsia"/>
          <w:lang w:val="zh-CN"/>
        </w:rPr>
        <w:t>的可靠性可由相邻星座点之间的最小距离来衡量</w:t>
      </w:r>
      <w:r w:rsidRPr="008215BD">
        <w:rPr>
          <w:rFonts w:hint="eastAsia"/>
          <w:lang w:val="zh-CN"/>
        </w:rPr>
        <w:t>，最小距离越大，抵抗噪声等干扰的能力越强，前提是信号的平均功率相同</w:t>
      </w:r>
      <w:r>
        <w:rPr>
          <w:rFonts w:hint="eastAsia"/>
          <w:lang w:val="zh-CN"/>
        </w:rPr>
        <w:t>。</w:t>
      </w:r>
    </w:p>
    <w:p w14:paraId="572312F1" w14:textId="77777777" w:rsidR="00BA6EB8" w:rsidRPr="005753C7" w:rsidRDefault="00BA6EB8" w:rsidP="008215BD">
      <w:pPr>
        <w:rPr>
          <w:color w:val="FF0000"/>
          <w:lang w:val="zh-CN"/>
        </w:rPr>
      </w:pPr>
      <w:r w:rsidRPr="005753C7">
        <w:rPr>
          <w:rFonts w:hint="eastAsia"/>
          <w:color w:val="FF0000"/>
          <w:lang w:val="zh-CN"/>
        </w:rPr>
        <w:t>本方案中采用</w:t>
      </w:r>
      <w:r w:rsidRPr="005753C7">
        <w:rPr>
          <w:rFonts w:hint="eastAsia"/>
          <w:color w:val="FF0000"/>
          <w:lang w:val="zh-CN"/>
        </w:rPr>
        <w:t>64QAM</w:t>
      </w:r>
      <w:r w:rsidRPr="005753C7">
        <w:rPr>
          <w:rFonts w:hint="eastAsia"/>
          <w:color w:val="FF0000"/>
          <w:lang w:val="zh-CN"/>
        </w:rPr>
        <w:t>调制，将</w:t>
      </w:r>
      <w:r w:rsidRPr="005753C7">
        <w:rPr>
          <w:color w:val="FF0000"/>
          <w:lang w:val="zh-CN"/>
        </w:rPr>
        <w:t>六元组</w:t>
      </w:r>
      <w:r w:rsidRPr="005753C7">
        <w:rPr>
          <w:color w:val="FF0000"/>
          <w:lang w:val="zh-CN"/>
        </w:rPr>
        <w:object w:dxaOrig="4140" w:dyaOrig="300" w14:anchorId="780B29F0">
          <v:shape id="_x0000_i1148" type="#_x0000_t75" style="width:207.3pt;height:15pt" o:ole="">
            <v:imagedata r:id="rId270" o:title=""/>
          </v:shape>
          <o:OLEObject Type="Embed" ProgID="Equation.DSMT4" ShapeID="_x0000_i1148" DrawAspect="Content" ObjectID="_1665478009" r:id="rId271"/>
        </w:object>
      </w:r>
      <w:r w:rsidRPr="005753C7">
        <w:rPr>
          <w:color w:val="FF0000"/>
          <w:lang w:val="zh-CN"/>
        </w:rPr>
        <w:t>映射到复值调制符号</w:t>
      </w:r>
      <w:r w:rsidRPr="005753C7">
        <w:rPr>
          <w:color w:val="FF0000"/>
          <w:lang w:val="zh-CN"/>
        </w:rPr>
        <w:object w:dxaOrig="405" w:dyaOrig="300" w14:anchorId="5F54C60F">
          <v:shape id="_x0000_i1149" type="#_x0000_t75" style="width:20.4pt;height:15pt" o:ole="">
            <v:imagedata r:id="rId272" o:title=""/>
          </v:shape>
          <o:OLEObject Type="Embed" ProgID="Equation.3" ShapeID="_x0000_i1149" DrawAspect="Content" ObjectID="_1665478010" r:id="rId273"/>
        </w:object>
      </w:r>
      <w:r w:rsidRPr="005753C7">
        <w:rPr>
          <w:rFonts w:hint="eastAsia"/>
          <w:color w:val="FF0000"/>
          <w:lang w:val="zh-CN"/>
        </w:rPr>
        <w:t>，</w:t>
      </w:r>
    </w:p>
    <w:p w14:paraId="779A911F" w14:textId="77777777" w:rsidR="005B43E1" w:rsidRPr="005B43E1" w:rsidRDefault="00BA6EB8" w:rsidP="006861AF">
      <w:pPr>
        <w:rPr>
          <w:lang w:val="zh-CN"/>
        </w:rPr>
      </w:pPr>
      <w:r w:rsidRPr="005753C7">
        <w:rPr>
          <w:color w:val="FF0000"/>
          <w:lang w:val="zh-CN"/>
        </w:rPr>
        <w:object w:dxaOrig="9630" w:dyaOrig="555" w14:anchorId="523F209D">
          <v:shape id="_x0000_i1150" type="#_x0000_t75" style="width:481.5pt;height:27.9pt" o:ole="">
            <v:imagedata r:id="rId274" o:title=""/>
          </v:shape>
          <o:OLEObject Type="Embed" ProgID="Equation.DSMT4" ShapeID="_x0000_i1150" DrawAspect="Content" ObjectID="_1665478011" r:id="rId275"/>
        </w:object>
      </w:r>
      <w:r w:rsidR="005B43E1" w:rsidRPr="006861AF">
        <w:rPr>
          <w:rFonts w:hint="eastAsia"/>
          <w:lang w:val="zh-CN"/>
        </w:rPr>
        <w:t>64</w:t>
      </w:r>
      <w:r w:rsidR="005B43E1" w:rsidRPr="005B43E1">
        <w:rPr>
          <w:lang w:val="zh-CN"/>
        </w:rPr>
        <w:t>QAM</w:t>
      </w:r>
      <w:r w:rsidR="005B43E1" w:rsidRPr="005B43E1">
        <w:rPr>
          <w:rFonts w:hint="eastAsia"/>
          <w:lang w:val="zh-CN"/>
        </w:rPr>
        <w:t>信号在星座图上具有</w:t>
      </w:r>
      <w:r w:rsidR="005B43E1" w:rsidRPr="006861AF">
        <w:rPr>
          <w:rFonts w:hint="eastAsia"/>
          <w:lang w:val="zh-CN"/>
        </w:rPr>
        <w:t>64</w:t>
      </w:r>
      <w:r w:rsidR="005B43E1" w:rsidRPr="005B43E1">
        <w:rPr>
          <w:rFonts w:hint="eastAsia"/>
          <w:lang w:val="zh-CN"/>
        </w:rPr>
        <w:t>个样点，每个样点表示一种矢量状态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有</w:t>
      </w:r>
      <w:r w:rsidR="005B43E1" w:rsidRPr="006861AF">
        <w:rPr>
          <w:rFonts w:hint="eastAsia"/>
          <w:lang w:val="zh-CN"/>
        </w:rPr>
        <w:t>64</w:t>
      </w:r>
      <w:r w:rsidR="005B43E1" w:rsidRPr="005B43E1">
        <w:rPr>
          <w:rFonts w:hint="eastAsia"/>
          <w:lang w:val="zh-CN"/>
        </w:rPr>
        <w:t>态，</w:t>
      </w:r>
      <w:r w:rsidR="005B43E1" w:rsidRPr="005B43E1">
        <w:rPr>
          <w:lang w:val="zh-CN"/>
        </w:rPr>
        <w:t xml:space="preserve"> </w:t>
      </w:r>
      <w:r w:rsidR="005B43E1" w:rsidRPr="005B43E1">
        <w:rPr>
          <w:rFonts w:hint="eastAsia"/>
          <w:lang w:val="zh-CN"/>
        </w:rPr>
        <w:t>每</w:t>
      </w:r>
      <w:r w:rsidR="005B43E1" w:rsidRPr="006861AF">
        <w:rPr>
          <w:rFonts w:hint="eastAsia"/>
          <w:lang w:val="zh-CN"/>
        </w:rPr>
        <w:t>6</w:t>
      </w:r>
      <w:r w:rsidR="005B43E1" w:rsidRPr="005B43E1">
        <w:rPr>
          <w:rFonts w:hint="eastAsia"/>
          <w:lang w:val="zh-CN"/>
        </w:rPr>
        <w:t>位二进制数规定了</w:t>
      </w:r>
      <w:r w:rsidR="005B43E1" w:rsidRPr="006861AF">
        <w:rPr>
          <w:rFonts w:hint="eastAsia"/>
          <w:lang w:val="zh-CN"/>
        </w:rPr>
        <w:t>64</w:t>
      </w:r>
      <w:r w:rsidR="005B43E1" w:rsidRPr="005B43E1">
        <w:rPr>
          <w:rFonts w:hint="eastAsia"/>
          <w:lang w:val="zh-CN"/>
        </w:rPr>
        <w:t>态中的一态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的每个符号时间传送</w:t>
      </w:r>
      <w:r w:rsidR="005B43E1" w:rsidRPr="006861AF">
        <w:rPr>
          <w:rFonts w:hint="eastAsia"/>
          <w:lang w:val="zh-CN"/>
        </w:rPr>
        <w:t>6</w:t>
      </w:r>
      <w:r w:rsidR="005B43E1" w:rsidRPr="005B43E1">
        <w:rPr>
          <w:rFonts w:hint="eastAsia"/>
          <w:lang w:val="zh-CN"/>
        </w:rPr>
        <w:t>比特映射。</w:t>
      </w:r>
    </w:p>
    <w:p w14:paraId="7FBE4FD7" w14:textId="3326A4D6" w:rsidR="00BE63ED" w:rsidRDefault="005B43E1" w:rsidP="005B43E1">
      <w:pPr>
        <w:rPr>
          <w:lang w:val="zh-CN"/>
        </w:rPr>
      </w:pPr>
      <w:r w:rsidRPr="006861AF">
        <w:rPr>
          <w:rFonts w:hint="eastAsia"/>
          <w:lang w:val="zh-CN"/>
        </w:rPr>
        <w:t>如图所示为</w:t>
      </w:r>
      <w:r w:rsidRPr="006861AF">
        <w:rPr>
          <w:rFonts w:hint="eastAsia"/>
          <w:lang w:val="zh-CN"/>
        </w:rPr>
        <w:t>64</w:t>
      </w:r>
      <w:r w:rsidRPr="006861AF">
        <w:rPr>
          <w:lang w:val="zh-CN"/>
        </w:rPr>
        <w:t>QAM</w:t>
      </w:r>
      <w:r w:rsidRPr="006861AF">
        <w:rPr>
          <w:rFonts w:hint="eastAsia"/>
          <w:lang w:val="zh-CN"/>
        </w:rPr>
        <w:t>的星座图。</w:t>
      </w:r>
      <w:r w:rsidRPr="006861AF">
        <w:rPr>
          <w:rFonts w:hint="eastAsia"/>
          <w:lang w:val="zh-CN"/>
        </w:rPr>
        <w:t>64</w:t>
      </w:r>
      <w:r w:rsidRPr="006861AF">
        <w:rPr>
          <w:lang w:val="zh-CN"/>
        </w:rPr>
        <w:t>QAM</w:t>
      </w:r>
      <w:r w:rsidRPr="006861AF">
        <w:rPr>
          <w:rFonts w:hint="eastAsia"/>
          <w:lang w:val="zh-CN"/>
        </w:rPr>
        <w:t>编码表如</w:t>
      </w:r>
      <w:r w:rsidR="00676008">
        <w:rPr>
          <w:rFonts w:hint="eastAsia"/>
          <w:lang w:val="zh-CN"/>
        </w:rPr>
        <w:t>下</w:t>
      </w:r>
      <w:r w:rsidRPr="006861AF">
        <w:rPr>
          <w:rFonts w:hint="eastAsia"/>
          <w:lang w:val="zh-CN"/>
        </w:rPr>
        <w:t>表所示。经过表映射后得到的</w:t>
      </w:r>
      <w:r w:rsidRPr="006861AF">
        <w:rPr>
          <w:lang w:val="zh-CN"/>
        </w:rPr>
        <w:t>I/Q</w:t>
      </w:r>
      <w:r w:rsidRPr="006861AF">
        <w:rPr>
          <w:rFonts w:hint="eastAsia"/>
          <w:lang w:val="zh-CN"/>
        </w:rPr>
        <w:t>数据即得到调制后的</w:t>
      </w:r>
      <w:r w:rsidRPr="006861AF">
        <w:rPr>
          <w:lang w:val="zh-CN"/>
        </w:rPr>
        <w:t>I/Q</w:t>
      </w:r>
      <w:r w:rsidRPr="006861AF">
        <w:rPr>
          <w:rFonts w:hint="eastAsia"/>
          <w:lang w:val="zh-CN"/>
        </w:rPr>
        <w:t>值。</w:t>
      </w:r>
      <w:r w:rsidRPr="006861AF">
        <w:rPr>
          <w:rFonts w:hint="eastAsia"/>
          <w:lang w:val="zh-CN"/>
        </w:rPr>
        <w:t>I</w:t>
      </w:r>
      <w:r w:rsidRPr="006861AF">
        <w:rPr>
          <w:lang w:val="zh-CN"/>
        </w:rPr>
        <w:t xml:space="preserve">/Q </w:t>
      </w:r>
      <w:r w:rsidRPr="006861AF">
        <w:rPr>
          <w:rFonts w:hint="eastAsia"/>
          <w:lang w:val="zh-CN"/>
        </w:rPr>
        <w:t>数据分别进行</w:t>
      </w:r>
      <w:r w:rsidR="00787CCA">
        <w:rPr>
          <w:rFonts w:hint="eastAsia"/>
          <w:lang w:val="zh-CN"/>
        </w:rPr>
        <w:t>DA</w:t>
      </w:r>
      <w:r w:rsidRPr="006861AF">
        <w:rPr>
          <w:rFonts w:hint="eastAsia"/>
          <w:lang w:val="zh-CN"/>
        </w:rPr>
        <w:t>变换，得到两路模拟电平信号，用于和</w:t>
      </w:r>
      <w:r w:rsidRPr="006861AF">
        <w:rPr>
          <w:lang w:val="zh-CN"/>
        </w:rPr>
        <w:t>cos</w:t>
      </w:r>
      <m:oMath>
        <m:r>
          <w:rPr>
            <w:rFonts w:ascii="Cambria Math" w:hAnsi="Cambria Math"/>
            <w:lang w:val="zh-CN"/>
          </w:rPr>
          <m:t>ωt</m:t>
        </m:r>
      </m:oMath>
      <w:r w:rsidRPr="006861AF">
        <w:rPr>
          <w:rFonts w:hint="eastAsia"/>
          <w:lang w:val="zh-CN"/>
        </w:rPr>
        <w:t>、</w:t>
      </w:r>
      <w:r w:rsidRPr="006861AF">
        <w:rPr>
          <w:lang w:val="zh-CN"/>
        </w:rPr>
        <w:t>sin</w:t>
      </w:r>
      <m:oMath>
        <m:r>
          <w:rPr>
            <w:rFonts w:ascii="Cambria Math" w:hAnsi="Cambria Math"/>
            <w:lang w:val="zh-CN"/>
          </w:rPr>
          <m:t>ωt</m:t>
        </m:r>
      </m:oMath>
      <w:r w:rsidRPr="006861AF">
        <w:rPr>
          <w:rFonts w:hint="eastAsia"/>
          <w:lang w:val="zh-CN"/>
        </w:rPr>
        <w:t>相乘，从而实现调制。</w:t>
      </w:r>
    </w:p>
    <w:p w14:paraId="4309D56E" w14:textId="5144C790" w:rsidR="004861B4" w:rsidRDefault="004A1E31" w:rsidP="004861B4">
      <w:pPr>
        <w:keepNext/>
      </w:pPr>
      <w:r>
        <w:rPr>
          <w:noProof/>
        </w:rPr>
        <w:drawing>
          <wp:inline distT="0" distB="0" distL="0" distR="0" wp14:anchorId="3A074405" wp14:editId="72D0D9E9">
            <wp:extent cx="5267960" cy="511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14:paraId="6B4DAD35" w14:textId="01BFDAD6" w:rsidR="00B5465C" w:rsidRDefault="004861B4" w:rsidP="004861B4">
      <w:pPr>
        <w:pStyle w:val="af7"/>
        <w:jc w:val="center"/>
      </w:pPr>
      <w:bookmarkStart w:id="124" w:name="_Toc3551035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30</w:t>
      </w:r>
      <w:r w:rsidR="0081569F">
        <w:fldChar w:fldCharType="end"/>
      </w:r>
      <w:r w:rsidRPr="006C7768">
        <w:t>64QAM</w:t>
      </w:r>
      <w:r w:rsidRPr="006C7768">
        <w:t>的星座图映射</w:t>
      </w:r>
      <w:bookmarkEnd w:id="124"/>
    </w:p>
    <w:p w14:paraId="1DFAB8B3" w14:textId="77777777" w:rsidR="00B5465C" w:rsidRPr="00B5465C" w:rsidRDefault="00B5465C" w:rsidP="00B5465C"/>
    <w:p w14:paraId="368C7AFA" w14:textId="77777777" w:rsidR="00205118" w:rsidRDefault="00205118" w:rsidP="00205118">
      <w:pPr>
        <w:pStyle w:val="af7"/>
        <w:keepNext/>
        <w:jc w:val="center"/>
      </w:pPr>
      <w:bookmarkStart w:id="125" w:name="_Toc35510380"/>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8</w:t>
      </w:r>
      <w:r w:rsidR="0081569F">
        <w:fldChar w:fldCharType="end"/>
      </w:r>
      <w:r w:rsidRPr="00C77B16">
        <w:t>64QAM</w:t>
      </w:r>
      <w:r>
        <w:rPr>
          <w:rFonts w:hint="eastAsia"/>
          <w:noProof/>
        </w:rPr>
        <w:t>输入比特</w:t>
      </w:r>
      <w:r>
        <w:rPr>
          <w:rFonts w:hint="eastAsia"/>
          <w:noProof/>
        </w:rPr>
        <w:t>IQ</w:t>
      </w:r>
      <w:r>
        <w:rPr>
          <w:rFonts w:hint="eastAsia"/>
          <w:noProof/>
        </w:rPr>
        <w:t>对应关系</w:t>
      </w:r>
      <w:bookmarkEnd w:id="125"/>
    </w:p>
    <w:tbl>
      <w:tblPr>
        <w:tblStyle w:val="a4"/>
        <w:tblW w:w="8330" w:type="dxa"/>
        <w:tblLook w:val="04A0" w:firstRow="1" w:lastRow="0" w:firstColumn="1" w:lastColumn="0" w:noHBand="0" w:noVBand="1"/>
      </w:tblPr>
      <w:tblGrid>
        <w:gridCol w:w="817"/>
        <w:gridCol w:w="1134"/>
        <w:gridCol w:w="3119"/>
        <w:gridCol w:w="3260"/>
      </w:tblGrid>
      <w:tr w:rsidR="00EB3F16" w14:paraId="4FCD26BA" w14:textId="77777777" w:rsidTr="00EB3F16">
        <w:tc>
          <w:tcPr>
            <w:tcW w:w="817" w:type="dxa"/>
            <w:vAlign w:val="center"/>
          </w:tcPr>
          <w:p w14:paraId="6659E92B" w14:textId="369F67C4" w:rsidR="00EB3F16" w:rsidRPr="00A05996" w:rsidRDefault="00EB3F16" w:rsidP="00EB3F16">
            <w:pPr>
              <w:jc w:val="center"/>
              <w:rPr>
                <w:lang w:val="zh-CN"/>
              </w:rPr>
            </w:pPr>
            <w:r>
              <w:rPr>
                <w:rFonts w:hint="eastAsia"/>
                <w:color w:val="000000"/>
                <w:szCs w:val="21"/>
              </w:rPr>
              <w:t>输入数值</w:t>
            </w:r>
          </w:p>
        </w:tc>
        <w:tc>
          <w:tcPr>
            <w:tcW w:w="1134" w:type="dxa"/>
            <w:vAlign w:val="center"/>
          </w:tcPr>
          <w:p w14:paraId="5716752C" w14:textId="25ACD299" w:rsidR="00EB3F16" w:rsidRPr="00A05996" w:rsidRDefault="00EB3F16" w:rsidP="00EB3F16">
            <w:pPr>
              <w:jc w:val="center"/>
              <w:rPr>
                <w:lang w:val="zh-CN"/>
              </w:rPr>
            </w:pPr>
            <w:r>
              <w:rPr>
                <w:rFonts w:hint="eastAsia"/>
                <w:color w:val="000000"/>
                <w:szCs w:val="21"/>
              </w:rPr>
              <w:t>输入比特</w:t>
            </w:r>
          </w:p>
        </w:tc>
        <w:tc>
          <w:tcPr>
            <w:tcW w:w="3119" w:type="dxa"/>
            <w:vAlign w:val="center"/>
          </w:tcPr>
          <w:p w14:paraId="22530D3C" w14:textId="1C7BBAC9" w:rsidR="00EB3F16" w:rsidRDefault="00EB3F16" w:rsidP="00EB3F16">
            <w:pPr>
              <w:jc w:val="center"/>
              <w:rPr>
                <w:lang w:val="zh-CN"/>
              </w:rPr>
            </w:pPr>
            <w:r>
              <w:rPr>
                <w:rFonts w:hint="eastAsia"/>
                <w:color w:val="000000"/>
                <w:szCs w:val="21"/>
              </w:rPr>
              <w:t>星座映射后的数值</w:t>
            </w:r>
          </w:p>
        </w:tc>
        <w:tc>
          <w:tcPr>
            <w:tcW w:w="3260" w:type="dxa"/>
            <w:vAlign w:val="center"/>
          </w:tcPr>
          <w:p w14:paraId="672F7EE0" w14:textId="51D81C38" w:rsidR="00EB3F16" w:rsidRDefault="00EB3F16" w:rsidP="00EB3F16">
            <w:pPr>
              <w:jc w:val="center"/>
              <w:rPr>
                <w:lang w:val="zh-CN"/>
              </w:rPr>
            </w:pPr>
            <w:r>
              <w:rPr>
                <w:rFonts w:hint="eastAsia"/>
                <w:color w:val="000000"/>
                <w:szCs w:val="21"/>
              </w:rPr>
              <w:t>归一化后的数值</w:t>
            </w:r>
          </w:p>
        </w:tc>
      </w:tr>
      <w:tr w:rsidR="00EB3F16" w14:paraId="734C3C16" w14:textId="77777777" w:rsidTr="00EB3F16">
        <w:tc>
          <w:tcPr>
            <w:tcW w:w="817" w:type="dxa"/>
            <w:vAlign w:val="bottom"/>
          </w:tcPr>
          <w:p w14:paraId="0C539666" w14:textId="4E8705A8" w:rsidR="00EB3F16" w:rsidRDefault="00EB3F16" w:rsidP="00EB3F16">
            <w:pPr>
              <w:jc w:val="center"/>
              <w:rPr>
                <w:lang w:val="zh-CN"/>
              </w:rPr>
            </w:pPr>
            <w:r>
              <w:rPr>
                <w:rFonts w:ascii="等线" w:eastAsia="等线" w:hAnsi="等线" w:hint="eastAsia"/>
                <w:color w:val="000000"/>
                <w:sz w:val="22"/>
              </w:rPr>
              <w:t>0</w:t>
            </w:r>
          </w:p>
        </w:tc>
        <w:tc>
          <w:tcPr>
            <w:tcW w:w="1134" w:type="dxa"/>
            <w:vAlign w:val="bottom"/>
          </w:tcPr>
          <w:p w14:paraId="663762A0" w14:textId="2F70CDDB" w:rsidR="00EB3F16" w:rsidRDefault="00EB3F16" w:rsidP="00EB3F16">
            <w:pPr>
              <w:jc w:val="center"/>
              <w:rPr>
                <w:lang w:val="zh-CN"/>
              </w:rPr>
            </w:pPr>
            <w:r>
              <w:rPr>
                <w:rFonts w:ascii="等线" w:eastAsia="等线" w:hAnsi="等线" w:hint="eastAsia"/>
                <w:color w:val="000000"/>
                <w:sz w:val="22"/>
              </w:rPr>
              <w:t>'000000'</w:t>
            </w:r>
          </w:p>
        </w:tc>
        <w:tc>
          <w:tcPr>
            <w:tcW w:w="3119" w:type="dxa"/>
            <w:vAlign w:val="bottom"/>
          </w:tcPr>
          <w:p w14:paraId="7DBD7EF3" w14:textId="3AFC7A5E"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9BC1D72" w14:textId="2DC96F58"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0EAF5A21" w14:textId="77777777" w:rsidTr="00EB3F16">
        <w:tc>
          <w:tcPr>
            <w:tcW w:w="817" w:type="dxa"/>
            <w:vAlign w:val="bottom"/>
          </w:tcPr>
          <w:p w14:paraId="4EAA1C64" w14:textId="4B7720DB" w:rsidR="00EB3F16" w:rsidRDefault="00EB3F16" w:rsidP="00EB3F16">
            <w:pPr>
              <w:jc w:val="center"/>
              <w:rPr>
                <w:lang w:val="zh-CN"/>
              </w:rPr>
            </w:pPr>
            <w:r>
              <w:rPr>
                <w:rFonts w:ascii="等线" w:eastAsia="等线" w:hAnsi="等线" w:hint="eastAsia"/>
                <w:color w:val="000000"/>
                <w:sz w:val="22"/>
              </w:rPr>
              <w:t>1</w:t>
            </w:r>
          </w:p>
        </w:tc>
        <w:tc>
          <w:tcPr>
            <w:tcW w:w="1134" w:type="dxa"/>
            <w:vAlign w:val="bottom"/>
          </w:tcPr>
          <w:p w14:paraId="4F823490" w14:textId="335D5D61" w:rsidR="00EB3F16" w:rsidRDefault="00EB3F16" w:rsidP="00EB3F16">
            <w:pPr>
              <w:jc w:val="center"/>
              <w:rPr>
                <w:lang w:val="zh-CN"/>
              </w:rPr>
            </w:pPr>
            <w:r>
              <w:rPr>
                <w:rFonts w:ascii="等线" w:eastAsia="等线" w:hAnsi="等线" w:hint="eastAsia"/>
                <w:color w:val="000000"/>
                <w:sz w:val="22"/>
              </w:rPr>
              <w:t>'000001'</w:t>
            </w:r>
          </w:p>
        </w:tc>
        <w:tc>
          <w:tcPr>
            <w:tcW w:w="3119" w:type="dxa"/>
            <w:vAlign w:val="bottom"/>
          </w:tcPr>
          <w:p w14:paraId="6F1000AB" w14:textId="48890DFA"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53F67FE1" w14:textId="4784A0F5"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DCAF5D2" w14:textId="77777777" w:rsidTr="00EB3F16">
        <w:tc>
          <w:tcPr>
            <w:tcW w:w="817" w:type="dxa"/>
            <w:vAlign w:val="bottom"/>
          </w:tcPr>
          <w:p w14:paraId="78216134" w14:textId="48D30003" w:rsidR="00EB3F16" w:rsidRDefault="00EB3F16" w:rsidP="00EB3F16">
            <w:pPr>
              <w:jc w:val="center"/>
              <w:rPr>
                <w:lang w:val="zh-CN"/>
              </w:rPr>
            </w:pPr>
            <w:r>
              <w:rPr>
                <w:rFonts w:ascii="等线" w:eastAsia="等线" w:hAnsi="等线" w:hint="eastAsia"/>
                <w:color w:val="000000"/>
                <w:sz w:val="22"/>
              </w:rPr>
              <w:t>2</w:t>
            </w:r>
          </w:p>
        </w:tc>
        <w:tc>
          <w:tcPr>
            <w:tcW w:w="1134" w:type="dxa"/>
            <w:vAlign w:val="bottom"/>
          </w:tcPr>
          <w:p w14:paraId="485C5A4C" w14:textId="1FD426C2" w:rsidR="00EB3F16" w:rsidRDefault="00EB3F16" w:rsidP="00EB3F16">
            <w:pPr>
              <w:jc w:val="center"/>
              <w:rPr>
                <w:lang w:val="zh-CN"/>
              </w:rPr>
            </w:pPr>
            <w:r>
              <w:rPr>
                <w:rFonts w:ascii="等线" w:eastAsia="等线" w:hAnsi="等线" w:hint="eastAsia"/>
                <w:color w:val="000000"/>
                <w:sz w:val="22"/>
              </w:rPr>
              <w:t>'000010'</w:t>
            </w:r>
          </w:p>
        </w:tc>
        <w:tc>
          <w:tcPr>
            <w:tcW w:w="3119" w:type="dxa"/>
            <w:vAlign w:val="bottom"/>
          </w:tcPr>
          <w:p w14:paraId="339AF117" w14:textId="61C78FE1"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5A1FDA18" w14:textId="312EE3EB"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2095F17A" w14:textId="77777777" w:rsidTr="00EB3F16">
        <w:tc>
          <w:tcPr>
            <w:tcW w:w="817" w:type="dxa"/>
            <w:vAlign w:val="bottom"/>
          </w:tcPr>
          <w:p w14:paraId="7E454C02" w14:textId="37080AD3" w:rsidR="00EB3F16" w:rsidRDefault="00EB3F16" w:rsidP="00EB3F16">
            <w:pPr>
              <w:jc w:val="center"/>
              <w:rPr>
                <w:lang w:val="zh-CN"/>
              </w:rPr>
            </w:pPr>
            <w:r>
              <w:rPr>
                <w:rFonts w:ascii="等线" w:eastAsia="等线" w:hAnsi="等线" w:hint="eastAsia"/>
                <w:color w:val="000000"/>
                <w:sz w:val="22"/>
              </w:rPr>
              <w:lastRenderedPageBreak/>
              <w:t>3</w:t>
            </w:r>
          </w:p>
        </w:tc>
        <w:tc>
          <w:tcPr>
            <w:tcW w:w="1134" w:type="dxa"/>
            <w:vAlign w:val="bottom"/>
          </w:tcPr>
          <w:p w14:paraId="2EEFE4ED" w14:textId="28DFB61F" w:rsidR="00EB3F16" w:rsidRDefault="00EB3F16" w:rsidP="00EB3F16">
            <w:pPr>
              <w:jc w:val="center"/>
              <w:rPr>
                <w:lang w:val="zh-CN"/>
              </w:rPr>
            </w:pPr>
            <w:r>
              <w:rPr>
                <w:rFonts w:ascii="等线" w:eastAsia="等线" w:hAnsi="等线" w:hint="eastAsia"/>
                <w:color w:val="000000"/>
                <w:sz w:val="22"/>
              </w:rPr>
              <w:t>'000011'</w:t>
            </w:r>
          </w:p>
        </w:tc>
        <w:tc>
          <w:tcPr>
            <w:tcW w:w="3119" w:type="dxa"/>
            <w:vAlign w:val="bottom"/>
          </w:tcPr>
          <w:p w14:paraId="4381D6F2" w14:textId="3730C852"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671FE33E" w14:textId="3D45C9FE"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3FFD4F8C" w14:textId="77777777" w:rsidTr="00EB3F16">
        <w:tc>
          <w:tcPr>
            <w:tcW w:w="817" w:type="dxa"/>
            <w:vAlign w:val="bottom"/>
          </w:tcPr>
          <w:p w14:paraId="335DA2A6" w14:textId="2142D6D1" w:rsidR="00EB3F16" w:rsidRDefault="00EB3F16" w:rsidP="00EB3F16">
            <w:pPr>
              <w:jc w:val="center"/>
              <w:rPr>
                <w:lang w:val="zh-CN"/>
              </w:rPr>
            </w:pPr>
            <w:r>
              <w:rPr>
                <w:rFonts w:ascii="等线" w:eastAsia="等线" w:hAnsi="等线" w:hint="eastAsia"/>
                <w:color w:val="000000"/>
                <w:sz w:val="22"/>
              </w:rPr>
              <w:t>4</w:t>
            </w:r>
          </w:p>
        </w:tc>
        <w:tc>
          <w:tcPr>
            <w:tcW w:w="1134" w:type="dxa"/>
            <w:vAlign w:val="bottom"/>
          </w:tcPr>
          <w:p w14:paraId="1A4417A7" w14:textId="295A8E57" w:rsidR="00EB3F16" w:rsidRDefault="00EB3F16" w:rsidP="00EB3F16">
            <w:pPr>
              <w:jc w:val="center"/>
              <w:rPr>
                <w:lang w:val="zh-CN"/>
              </w:rPr>
            </w:pPr>
            <w:r>
              <w:rPr>
                <w:rFonts w:ascii="等线" w:eastAsia="等线" w:hAnsi="等线" w:hint="eastAsia"/>
                <w:color w:val="000000"/>
                <w:sz w:val="22"/>
              </w:rPr>
              <w:t>'000100'</w:t>
            </w:r>
          </w:p>
        </w:tc>
        <w:tc>
          <w:tcPr>
            <w:tcW w:w="3119" w:type="dxa"/>
            <w:vAlign w:val="bottom"/>
          </w:tcPr>
          <w:p w14:paraId="2A357F2A" w14:textId="092ADF61"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15C4553" w14:textId="3C37FF03"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618AA415" w14:textId="77777777" w:rsidTr="00EB3F16">
        <w:tc>
          <w:tcPr>
            <w:tcW w:w="817" w:type="dxa"/>
            <w:vAlign w:val="bottom"/>
          </w:tcPr>
          <w:p w14:paraId="73E19495" w14:textId="466527B4" w:rsidR="00EB3F16" w:rsidRDefault="00EB3F16" w:rsidP="00EB3F16">
            <w:pPr>
              <w:jc w:val="center"/>
              <w:rPr>
                <w:lang w:val="zh-CN"/>
              </w:rPr>
            </w:pPr>
            <w:r>
              <w:rPr>
                <w:rFonts w:ascii="等线" w:eastAsia="等线" w:hAnsi="等线" w:hint="eastAsia"/>
                <w:color w:val="000000"/>
                <w:sz w:val="22"/>
              </w:rPr>
              <w:t>5</w:t>
            </w:r>
          </w:p>
        </w:tc>
        <w:tc>
          <w:tcPr>
            <w:tcW w:w="1134" w:type="dxa"/>
            <w:vAlign w:val="bottom"/>
          </w:tcPr>
          <w:p w14:paraId="2B21ECD3" w14:textId="12137999" w:rsidR="00EB3F16" w:rsidRDefault="00EB3F16" w:rsidP="00EB3F16">
            <w:pPr>
              <w:jc w:val="center"/>
              <w:rPr>
                <w:lang w:val="zh-CN"/>
              </w:rPr>
            </w:pPr>
            <w:r>
              <w:rPr>
                <w:rFonts w:ascii="等线" w:eastAsia="等线" w:hAnsi="等线" w:hint="eastAsia"/>
                <w:color w:val="000000"/>
                <w:sz w:val="22"/>
              </w:rPr>
              <w:t>'000101'</w:t>
            </w:r>
          </w:p>
        </w:tc>
        <w:tc>
          <w:tcPr>
            <w:tcW w:w="3119" w:type="dxa"/>
            <w:vAlign w:val="bottom"/>
          </w:tcPr>
          <w:p w14:paraId="300E1975" w14:textId="04B13432"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27F364C3" w14:textId="3FC8606E"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F8D9AC5" w14:textId="77777777" w:rsidTr="00EB3F16">
        <w:trPr>
          <w:trHeight w:val="120"/>
        </w:trPr>
        <w:tc>
          <w:tcPr>
            <w:tcW w:w="817" w:type="dxa"/>
            <w:vAlign w:val="bottom"/>
          </w:tcPr>
          <w:p w14:paraId="1EC59E09" w14:textId="7387E0ED" w:rsidR="00EB3F16" w:rsidRDefault="00EB3F16" w:rsidP="00EB3F16">
            <w:pPr>
              <w:jc w:val="center"/>
              <w:rPr>
                <w:lang w:val="zh-CN"/>
              </w:rPr>
            </w:pPr>
            <w:r>
              <w:rPr>
                <w:rFonts w:ascii="等线" w:eastAsia="等线" w:hAnsi="等线" w:hint="eastAsia"/>
                <w:color w:val="000000"/>
                <w:sz w:val="22"/>
              </w:rPr>
              <w:t>6</w:t>
            </w:r>
          </w:p>
        </w:tc>
        <w:tc>
          <w:tcPr>
            <w:tcW w:w="1134" w:type="dxa"/>
            <w:vAlign w:val="bottom"/>
          </w:tcPr>
          <w:p w14:paraId="66810FF5" w14:textId="102C9BD5" w:rsidR="00EB3F16" w:rsidRDefault="00EB3F16" w:rsidP="00EB3F16">
            <w:pPr>
              <w:jc w:val="center"/>
              <w:rPr>
                <w:lang w:val="zh-CN"/>
              </w:rPr>
            </w:pPr>
            <w:r>
              <w:rPr>
                <w:rFonts w:ascii="等线" w:eastAsia="等线" w:hAnsi="等线" w:hint="eastAsia"/>
                <w:color w:val="000000"/>
                <w:sz w:val="22"/>
              </w:rPr>
              <w:t>'000110'</w:t>
            </w:r>
          </w:p>
        </w:tc>
        <w:tc>
          <w:tcPr>
            <w:tcW w:w="3119" w:type="dxa"/>
            <w:vAlign w:val="bottom"/>
          </w:tcPr>
          <w:p w14:paraId="1E4C8208" w14:textId="20FCF567"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782540AC" w14:textId="142D3727"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34C47836" w14:textId="77777777" w:rsidTr="00EB3F16">
        <w:trPr>
          <w:trHeight w:val="182"/>
        </w:trPr>
        <w:tc>
          <w:tcPr>
            <w:tcW w:w="817" w:type="dxa"/>
            <w:vAlign w:val="bottom"/>
          </w:tcPr>
          <w:p w14:paraId="067754C8" w14:textId="72156B54" w:rsidR="00EB3F16" w:rsidRDefault="00EB3F16" w:rsidP="00EB3F16">
            <w:pPr>
              <w:jc w:val="center"/>
              <w:rPr>
                <w:lang w:val="zh-CN"/>
              </w:rPr>
            </w:pPr>
            <w:r>
              <w:rPr>
                <w:rFonts w:ascii="等线" w:eastAsia="等线" w:hAnsi="等线" w:hint="eastAsia"/>
                <w:color w:val="000000"/>
                <w:sz w:val="22"/>
              </w:rPr>
              <w:t>7</w:t>
            </w:r>
          </w:p>
        </w:tc>
        <w:tc>
          <w:tcPr>
            <w:tcW w:w="1134" w:type="dxa"/>
            <w:vAlign w:val="bottom"/>
          </w:tcPr>
          <w:p w14:paraId="1F51CFE0" w14:textId="1A62E52A" w:rsidR="00EB3F16" w:rsidRDefault="00EB3F16" w:rsidP="00EB3F16">
            <w:pPr>
              <w:jc w:val="center"/>
              <w:rPr>
                <w:lang w:val="zh-CN"/>
              </w:rPr>
            </w:pPr>
            <w:r>
              <w:rPr>
                <w:rFonts w:ascii="等线" w:eastAsia="等线" w:hAnsi="等线" w:hint="eastAsia"/>
                <w:color w:val="000000"/>
                <w:sz w:val="22"/>
              </w:rPr>
              <w:t>'000111'</w:t>
            </w:r>
          </w:p>
        </w:tc>
        <w:tc>
          <w:tcPr>
            <w:tcW w:w="3119" w:type="dxa"/>
            <w:vAlign w:val="bottom"/>
          </w:tcPr>
          <w:p w14:paraId="2AFC2EA3" w14:textId="649AF9B9"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2795DC9D" w14:textId="320E6D42"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486A616C" w14:textId="77777777" w:rsidTr="00EB3F16">
        <w:trPr>
          <w:trHeight w:val="108"/>
        </w:trPr>
        <w:tc>
          <w:tcPr>
            <w:tcW w:w="817" w:type="dxa"/>
            <w:vAlign w:val="bottom"/>
          </w:tcPr>
          <w:p w14:paraId="09C291EF" w14:textId="184F4CDA" w:rsidR="00EB3F16" w:rsidRDefault="00EB3F16" w:rsidP="00EB3F16">
            <w:pPr>
              <w:jc w:val="center"/>
              <w:rPr>
                <w:lang w:val="zh-CN"/>
              </w:rPr>
            </w:pPr>
            <w:r>
              <w:rPr>
                <w:rFonts w:ascii="等线" w:eastAsia="等线" w:hAnsi="等线" w:hint="eastAsia"/>
                <w:color w:val="000000"/>
                <w:sz w:val="22"/>
              </w:rPr>
              <w:t>8</w:t>
            </w:r>
          </w:p>
        </w:tc>
        <w:tc>
          <w:tcPr>
            <w:tcW w:w="1134" w:type="dxa"/>
            <w:vAlign w:val="bottom"/>
          </w:tcPr>
          <w:p w14:paraId="086539EC" w14:textId="5EFE4B3B" w:rsidR="00EB3F16" w:rsidRDefault="00EB3F16" w:rsidP="00EB3F16">
            <w:pPr>
              <w:jc w:val="center"/>
              <w:rPr>
                <w:lang w:val="zh-CN"/>
              </w:rPr>
            </w:pPr>
            <w:r>
              <w:rPr>
                <w:rFonts w:ascii="等线" w:eastAsia="等线" w:hAnsi="等线" w:hint="eastAsia"/>
                <w:color w:val="000000"/>
                <w:sz w:val="22"/>
              </w:rPr>
              <w:t>'001000'</w:t>
            </w:r>
          </w:p>
        </w:tc>
        <w:tc>
          <w:tcPr>
            <w:tcW w:w="3119" w:type="dxa"/>
            <w:vAlign w:val="bottom"/>
          </w:tcPr>
          <w:p w14:paraId="2E6BB9C6" w14:textId="0DE2D3E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75C2ACC1" w14:textId="51E87F1D"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31EFD63B" w14:textId="77777777" w:rsidTr="00EB3F16">
        <w:trPr>
          <w:trHeight w:val="172"/>
        </w:trPr>
        <w:tc>
          <w:tcPr>
            <w:tcW w:w="817" w:type="dxa"/>
            <w:vAlign w:val="bottom"/>
          </w:tcPr>
          <w:p w14:paraId="0668CFF9" w14:textId="363FDC96" w:rsidR="00EB3F16" w:rsidRDefault="00EB3F16" w:rsidP="00EB3F16">
            <w:pPr>
              <w:jc w:val="center"/>
              <w:rPr>
                <w:lang w:val="zh-CN"/>
              </w:rPr>
            </w:pPr>
            <w:r>
              <w:rPr>
                <w:rFonts w:ascii="等线" w:eastAsia="等线" w:hAnsi="等线" w:hint="eastAsia"/>
                <w:color w:val="000000"/>
                <w:sz w:val="22"/>
              </w:rPr>
              <w:t>9</w:t>
            </w:r>
          </w:p>
        </w:tc>
        <w:tc>
          <w:tcPr>
            <w:tcW w:w="1134" w:type="dxa"/>
            <w:vAlign w:val="bottom"/>
          </w:tcPr>
          <w:p w14:paraId="7DFF3CEC" w14:textId="5C990181" w:rsidR="00EB3F16" w:rsidRDefault="00EB3F16" w:rsidP="00EB3F16">
            <w:pPr>
              <w:jc w:val="center"/>
              <w:rPr>
                <w:lang w:val="zh-CN"/>
              </w:rPr>
            </w:pPr>
            <w:r>
              <w:rPr>
                <w:rFonts w:ascii="等线" w:eastAsia="等线" w:hAnsi="等线" w:hint="eastAsia"/>
                <w:color w:val="000000"/>
                <w:sz w:val="22"/>
              </w:rPr>
              <w:t>'001001'</w:t>
            </w:r>
          </w:p>
        </w:tc>
        <w:tc>
          <w:tcPr>
            <w:tcW w:w="3119" w:type="dxa"/>
            <w:vAlign w:val="bottom"/>
          </w:tcPr>
          <w:p w14:paraId="43D13626" w14:textId="186F5D9D"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4C1738EE" w14:textId="0367004B"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51886B3B" w14:textId="77777777" w:rsidTr="00EB3F16">
        <w:trPr>
          <w:trHeight w:val="129"/>
        </w:trPr>
        <w:tc>
          <w:tcPr>
            <w:tcW w:w="817" w:type="dxa"/>
            <w:vAlign w:val="bottom"/>
          </w:tcPr>
          <w:p w14:paraId="2CA4C975" w14:textId="37373C6F" w:rsidR="00EB3F16" w:rsidRDefault="00EB3F16" w:rsidP="00EB3F16">
            <w:pPr>
              <w:jc w:val="center"/>
              <w:rPr>
                <w:lang w:val="zh-CN"/>
              </w:rPr>
            </w:pPr>
            <w:r>
              <w:rPr>
                <w:rFonts w:ascii="等线" w:eastAsia="等线" w:hAnsi="等线" w:hint="eastAsia"/>
                <w:color w:val="000000"/>
                <w:sz w:val="22"/>
              </w:rPr>
              <w:t>10</w:t>
            </w:r>
          </w:p>
        </w:tc>
        <w:tc>
          <w:tcPr>
            <w:tcW w:w="1134" w:type="dxa"/>
            <w:vAlign w:val="bottom"/>
          </w:tcPr>
          <w:p w14:paraId="48D15F8D" w14:textId="74DBA15B" w:rsidR="00EB3F16" w:rsidRDefault="00EB3F16" w:rsidP="00EB3F16">
            <w:pPr>
              <w:jc w:val="center"/>
              <w:rPr>
                <w:lang w:val="zh-CN"/>
              </w:rPr>
            </w:pPr>
            <w:r>
              <w:rPr>
                <w:rFonts w:ascii="等线" w:eastAsia="等线" w:hAnsi="等线" w:hint="eastAsia"/>
                <w:color w:val="000000"/>
                <w:sz w:val="22"/>
              </w:rPr>
              <w:t>'001010'</w:t>
            </w:r>
          </w:p>
        </w:tc>
        <w:tc>
          <w:tcPr>
            <w:tcW w:w="3119" w:type="dxa"/>
            <w:vAlign w:val="bottom"/>
          </w:tcPr>
          <w:p w14:paraId="234B7A18" w14:textId="36B3B4C8"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2197A457" w14:textId="272B2C4F"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0BCD2C6C" w14:textId="77777777" w:rsidTr="00EB3F16">
        <w:trPr>
          <w:trHeight w:val="97"/>
        </w:trPr>
        <w:tc>
          <w:tcPr>
            <w:tcW w:w="817" w:type="dxa"/>
            <w:vAlign w:val="bottom"/>
          </w:tcPr>
          <w:p w14:paraId="7DE0AC2C" w14:textId="0C56D876" w:rsidR="00EB3F16" w:rsidRDefault="00EB3F16" w:rsidP="00EB3F16">
            <w:pPr>
              <w:jc w:val="center"/>
              <w:rPr>
                <w:lang w:val="zh-CN"/>
              </w:rPr>
            </w:pPr>
            <w:r>
              <w:rPr>
                <w:rFonts w:ascii="等线" w:eastAsia="等线" w:hAnsi="等线" w:hint="eastAsia"/>
                <w:color w:val="000000"/>
                <w:sz w:val="22"/>
              </w:rPr>
              <w:t>11</w:t>
            </w:r>
          </w:p>
        </w:tc>
        <w:tc>
          <w:tcPr>
            <w:tcW w:w="1134" w:type="dxa"/>
            <w:vAlign w:val="bottom"/>
          </w:tcPr>
          <w:p w14:paraId="2F3A0919" w14:textId="28CA04B0" w:rsidR="00EB3F16" w:rsidRDefault="00EB3F16" w:rsidP="00EB3F16">
            <w:pPr>
              <w:jc w:val="center"/>
              <w:rPr>
                <w:lang w:val="zh-CN"/>
              </w:rPr>
            </w:pPr>
            <w:r>
              <w:rPr>
                <w:rFonts w:ascii="等线" w:eastAsia="等线" w:hAnsi="等线" w:hint="eastAsia"/>
                <w:color w:val="000000"/>
                <w:sz w:val="22"/>
              </w:rPr>
              <w:t>'001011'</w:t>
            </w:r>
          </w:p>
        </w:tc>
        <w:tc>
          <w:tcPr>
            <w:tcW w:w="3119" w:type="dxa"/>
            <w:vAlign w:val="bottom"/>
          </w:tcPr>
          <w:p w14:paraId="607BDA53" w14:textId="6F767B32"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0A737E9E" w14:textId="2F612161"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25B7ACF0" w14:textId="77777777" w:rsidTr="00EB3F16">
        <w:trPr>
          <w:trHeight w:val="86"/>
        </w:trPr>
        <w:tc>
          <w:tcPr>
            <w:tcW w:w="817" w:type="dxa"/>
            <w:vAlign w:val="bottom"/>
          </w:tcPr>
          <w:p w14:paraId="5387E97F" w14:textId="0AC2430C" w:rsidR="00EB3F16" w:rsidRDefault="00EB3F16" w:rsidP="00EB3F16">
            <w:pPr>
              <w:jc w:val="center"/>
              <w:rPr>
                <w:lang w:val="zh-CN"/>
              </w:rPr>
            </w:pPr>
            <w:r>
              <w:rPr>
                <w:rFonts w:ascii="等线" w:eastAsia="等线" w:hAnsi="等线" w:hint="eastAsia"/>
                <w:color w:val="000000"/>
                <w:sz w:val="22"/>
              </w:rPr>
              <w:t>12</w:t>
            </w:r>
          </w:p>
        </w:tc>
        <w:tc>
          <w:tcPr>
            <w:tcW w:w="1134" w:type="dxa"/>
            <w:vAlign w:val="bottom"/>
          </w:tcPr>
          <w:p w14:paraId="20158661" w14:textId="6922ABAD" w:rsidR="00EB3F16" w:rsidRDefault="00EB3F16" w:rsidP="00EB3F16">
            <w:pPr>
              <w:jc w:val="center"/>
              <w:rPr>
                <w:lang w:val="zh-CN"/>
              </w:rPr>
            </w:pPr>
            <w:r>
              <w:rPr>
                <w:rFonts w:ascii="等线" w:eastAsia="等线" w:hAnsi="等线" w:hint="eastAsia"/>
                <w:color w:val="000000"/>
                <w:sz w:val="22"/>
              </w:rPr>
              <w:t>'001100'</w:t>
            </w:r>
          </w:p>
        </w:tc>
        <w:tc>
          <w:tcPr>
            <w:tcW w:w="3119" w:type="dxa"/>
            <w:vAlign w:val="bottom"/>
          </w:tcPr>
          <w:p w14:paraId="74D0F786" w14:textId="7170DF9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0FB4CA0A" w14:textId="123F035F"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788DEBC3" w14:textId="77777777" w:rsidTr="00EB3F16">
        <w:trPr>
          <w:trHeight w:val="129"/>
        </w:trPr>
        <w:tc>
          <w:tcPr>
            <w:tcW w:w="817" w:type="dxa"/>
            <w:vAlign w:val="bottom"/>
          </w:tcPr>
          <w:p w14:paraId="1F2E48DF" w14:textId="08347473" w:rsidR="00EB3F16" w:rsidRDefault="00EB3F16" w:rsidP="00EB3F16">
            <w:pPr>
              <w:jc w:val="center"/>
              <w:rPr>
                <w:lang w:val="zh-CN"/>
              </w:rPr>
            </w:pPr>
            <w:r>
              <w:rPr>
                <w:rFonts w:ascii="等线" w:eastAsia="等线" w:hAnsi="等线" w:hint="eastAsia"/>
                <w:color w:val="000000"/>
                <w:sz w:val="22"/>
              </w:rPr>
              <w:t>13</w:t>
            </w:r>
          </w:p>
        </w:tc>
        <w:tc>
          <w:tcPr>
            <w:tcW w:w="1134" w:type="dxa"/>
            <w:vAlign w:val="bottom"/>
          </w:tcPr>
          <w:p w14:paraId="4DAE4F41" w14:textId="72210095" w:rsidR="00EB3F16" w:rsidRDefault="00EB3F16" w:rsidP="00EB3F16">
            <w:pPr>
              <w:jc w:val="center"/>
              <w:rPr>
                <w:lang w:val="zh-CN"/>
              </w:rPr>
            </w:pPr>
            <w:r>
              <w:rPr>
                <w:rFonts w:ascii="等线" w:eastAsia="等线" w:hAnsi="等线" w:hint="eastAsia"/>
                <w:color w:val="000000"/>
                <w:sz w:val="22"/>
              </w:rPr>
              <w:t>'001101'</w:t>
            </w:r>
          </w:p>
        </w:tc>
        <w:tc>
          <w:tcPr>
            <w:tcW w:w="3119" w:type="dxa"/>
            <w:vAlign w:val="bottom"/>
          </w:tcPr>
          <w:p w14:paraId="33234BF4" w14:textId="1D54B583"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6C259339" w14:textId="55C42341"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741AC587" w14:textId="77777777" w:rsidTr="00EB3F16">
        <w:trPr>
          <w:trHeight w:val="172"/>
        </w:trPr>
        <w:tc>
          <w:tcPr>
            <w:tcW w:w="817" w:type="dxa"/>
            <w:vAlign w:val="bottom"/>
          </w:tcPr>
          <w:p w14:paraId="5F826666" w14:textId="0D2C39FB" w:rsidR="00EB3F16" w:rsidRDefault="00EB3F16" w:rsidP="00EB3F16">
            <w:pPr>
              <w:jc w:val="center"/>
              <w:rPr>
                <w:lang w:val="zh-CN"/>
              </w:rPr>
            </w:pPr>
            <w:r>
              <w:rPr>
                <w:rFonts w:ascii="等线" w:eastAsia="等线" w:hAnsi="等线" w:hint="eastAsia"/>
                <w:color w:val="000000"/>
                <w:sz w:val="22"/>
              </w:rPr>
              <w:t>14</w:t>
            </w:r>
          </w:p>
        </w:tc>
        <w:tc>
          <w:tcPr>
            <w:tcW w:w="1134" w:type="dxa"/>
            <w:vAlign w:val="bottom"/>
          </w:tcPr>
          <w:p w14:paraId="289F4D85" w14:textId="7720542E" w:rsidR="00EB3F16" w:rsidRDefault="00EB3F16" w:rsidP="00EB3F16">
            <w:pPr>
              <w:jc w:val="center"/>
              <w:rPr>
                <w:lang w:val="zh-CN"/>
              </w:rPr>
            </w:pPr>
            <w:r>
              <w:rPr>
                <w:rFonts w:ascii="等线" w:eastAsia="等线" w:hAnsi="等线" w:hint="eastAsia"/>
                <w:color w:val="000000"/>
                <w:sz w:val="22"/>
              </w:rPr>
              <w:t>'001110'</w:t>
            </w:r>
          </w:p>
        </w:tc>
        <w:tc>
          <w:tcPr>
            <w:tcW w:w="3119" w:type="dxa"/>
            <w:vAlign w:val="bottom"/>
          </w:tcPr>
          <w:p w14:paraId="026DA177" w14:textId="7B7F3A84"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42D803E8" w14:textId="5AF4DE5A"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167FFE16" w14:textId="77777777" w:rsidTr="00EB3F16">
        <w:trPr>
          <w:trHeight w:val="119"/>
        </w:trPr>
        <w:tc>
          <w:tcPr>
            <w:tcW w:w="817" w:type="dxa"/>
            <w:vAlign w:val="bottom"/>
          </w:tcPr>
          <w:p w14:paraId="222A1BC3" w14:textId="30656807" w:rsidR="00EB3F16" w:rsidRDefault="00EB3F16" w:rsidP="00EB3F16">
            <w:pPr>
              <w:jc w:val="center"/>
              <w:rPr>
                <w:lang w:val="zh-CN"/>
              </w:rPr>
            </w:pPr>
            <w:r>
              <w:rPr>
                <w:rFonts w:ascii="等线" w:eastAsia="等线" w:hAnsi="等线" w:hint="eastAsia"/>
                <w:color w:val="000000"/>
                <w:sz w:val="22"/>
              </w:rPr>
              <w:t>15</w:t>
            </w:r>
          </w:p>
        </w:tc>
        <w:tc>
          <w:tcPr>
            <w:tcW w:w="1134" w:type="dxa"/>
            <w:vAlign w:val="bottom"/>
          </w:tcPr>
          <w:p w14:paraId="4477D3AB" w14:textId="2E4A52E3" w:rsidR="00EB3F16" w:rsidRDefault="00EB3F16" w:rsidP="00EB3F16">
            <w:pPr>
              <w:jc w:val="center"/>
              <w:rPr>
                <w:lang w:val="zh-CN"/>
              </w:rPr>
            </w:pPr>
            <w:r>
              <w:rPr>
                <w:rFonts w:ascii="等线" w:eastAsia="等线" w:hAnsi="等线" w:hint="eastAsia"/>
                <w:color w:val="000000"/>
                <w:sz w:val="22"/>
              </w:rPr>
              <w:t>'001111'</w:t>
            </w:r>
          </w:p>
        </w:tc>
        <w:tc>
          <w:tcPr>
            <w:tcW w:w="3119" w:type="dxa"/>
            <w:vAlign w:val="bottom"/>
          </w:tcPr>
          <w:p w14:paraId="44001A11" w14:textId="7581ADF6"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52F4DAF0" w14:textId="0AFB99F3"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0AC67717" w14:textId="77777777" w:rsidTr="00EB3F16">
        <w:trPr>
          <w:trHeight w:val="161"/>
        </w:trPr>
        <w:tc>
          <w:tcPr>
            <w:tcW w:w="817" w:type="dxa"/>
            <w:vAlign w:val="bottom"/>
          </w:tcPr>
          <w:p w14:paraId="5E05D1A9" w14:textId="4F1F8D25" w:rsidR="00EB3F16" w:rsidRDefault="00EB3F16" w:rsidP="00EB3F16">
            <w:pPr>
              <w:jc w:val="center"/>
              <w:rPr>
                <w:lang w:val="zh-CN"/>
              </w:rPr>
            </w:pPr>
            <w:r>
              <w:rPr>
                <w:rFonts w:ascii="等线" w:eastAsia="等线" w:hAnsi="等线" w:hint="eastAsia"/>
                <w:color w:val="000000"/>
                <w:sz w:val="22"/>
              </w:rPr>
              <w:t>16</w:t>
            </w:r>
          </w:p>
        </w:tc>
        <w:tc>
          <w:tcPr>
            <w:tcW w:w="1134" w:type="dxa"/>
            <w:vAlign w:val="bottom"/>
          </w:tcPr>
          <w:p w14:paraId="20491D4F" w14:textId="745A90C6" w:rsidR="00EB3F16" w:rsidRDefault="00EB3F16" w:rsidP="00EB3F16">
            <w:pPr>
              <w:jc w:val="center"/>
              <w:rPr>
                <w:lang w:val="zh-CN"/>
              </w:rPr>
            </w:pPr>
            <w:r>
              <w:rPr>
                <w:rFonts w:ascii="等线" w:eastAsia="等线" w:hAnsi="等线" w:hint="eastAsia"/>
                <w:color w:val="000000"/>
                <w:sz w:val="22"/>
              </w:rPr>
              <w:t>'010000'</w:t>
            </w:r>
          </w:p>
        </w:tc>
        <w:tc>
          <w:tcPr>
            <w:tcW w:w="3119" w:type="dxa"/>
            <w:vAlign w:val="bottom"/>
          </w:tcPr>
          <w:p w14:paraId="2FF61C2B" w14:textId="48D40B24"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0FA36781" w14:textId="09BC3348"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628E262F" w14:textId="77777777" w:rsidTr="00EB3F16">
        <w:trPr>
          <w:trHeight w:val="269"/>
        </w:trPr>
        <w:tc>
          <w:tcPr>
            <w:tcW w:w="817" w:type="dxa"/>
            <w:vAlign w:val="bottom"/>
          </w:tcPr>
          <w:p w14:paraId="133C373C" w14:textId="129DECEA" w:rsidR="00EB3F16" w:rsidRDefault="00EB3F16" w:rsidP="00EB3F16">
            <w:pPr>
              <w:jc w:val="center"/>
              <w:rPr>
                <w:lang w:val="zh-CN"/>
              </w:rPr>
            </w:pPr>
            <w:r>
              <w:rPr>
                <w:rFonts w:ascii="等线" w:eastAsia="等线" w:hAnsi="等线" w:hint="eastAsia"/>
                <w:color w:val="000000"/>
                <w:sz w:val="22"/>
              </w:rPr>
              <w:t>17</w:t>
            </w:r>
          </w:p>
        </w:tc>
        <w:tc>
          <w:tcPr>
            <w:tcW w:w="1134" w:type="dxa"/>
            <w:vAlign w:val="bottom"/>
          </w:tcPr>
          <w:p w14:paraId="081FBCFC" w14:textId="5170F29E" w:rsidR="00EB3F16" w:rsidRDefault="00EB3F16" w:rsidP="00EB3F16">
            <w:pPr>
              <w:jc w:val="center"/>
              <w:rPr>
                <w:lang w:val="zh-CN"/>
              </w:rPr>
            </w:pPr>
            <w:r>
              <w:rPr>
                <w:rFonts w:ascii="等线" w:eastAsia="等线" w:hAnsi="等线" w:hint="eastAsia"/>
                <w:color w:val="000000"/>
                <w:sz w:val="22"/>
              </w:rPr>
              <w:t>'010001'</w:t>
            </w:r>
          </w:p>
        </w:tc>
        <w:tc>
          <w:tcPr>
            <w:tcW w:w="3119" w:type="dxa"/>
            <w:vAlign w:val="bottom"/>
          </w:tcPr>
          <w:p w14:paraId="44A1CE43" w14:textId="5D94F228"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0E72BB75" w14:textId="361ABED9"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408AB5BB" w14:textId="77777777" w:rsidTr="00EB3F16">
        <w:trPr>
          <w:trHeight w:val="204"/>
        </w:trPr>
        <w:tc>
          <w:tcPr>
            <w:tcW w:w="817" w:type="dxa"/>
            <w:vAlign w:val="bottom"/>
          </w:tcPr>
          <w:p w14:paraId="01F7428A" w14:textId="3B186E43" w:rsidR="00EB3F16" w:rsidRPr="00374425" w:rsidRDefault="00EB3F16" w:rsidP="00EB3F16">
            <w:pPr>
              <w:jc w:val="center"/>
            </w:pPr>
            <w:r>
              <w:rPr>
                <w:rFonts w:ascii="等线" w:eastAsia="等线" w:hAnsi="等线" w:hint="eastAsia"/>
                <w:color w:val="000000"/>
                <w:sz w:val="22"/>
              </w:rPr>
              <w:t>18</w:t>
            </w:r>
          </w:p>
        </w:tc>
        <w:tc>
          <w:tcPr>
            <w:tcW w:w="1134" w:type="dxa"/>
            <w:vAlign w:val="bottom"/>
          </w:tcPr>
          <w:p w14:paraId="05C04B47" w14:textId="75186672" w:rsidR="00EB3F16" w:rsidRDefault="00EB3F16" w:rsidP="00EB3F16">
            <w:pPr>
              <w:jc w:val="center"/>
              <w:rPr>
                <w:lang w:val="zh-CN"/>
              </w:rPr>
            </w:pPr>
            <w:r>
              <w:rPr>
                <w:rFonts w:ascii="等线" w:eastAsia="等线" w:hAnsi="等线" w:hint="eastAsia"/>
                <w:color w:val="000000"/>
                <w:sz w:val="22"/>
              </w:rPr>
              <w:t>'010010'</w:t>
            </w:r>
          </w:p>
        </w:tc>
        <w:tc>
          <w:tcPr>
            <w:tcW w:w="3119" w:type="dxa"/>
            <w:vAlign w:val="bottom"/>
          </w:tcPr>
          <w:p w14:paraId="3D149D8A" w14:textId="59D785ED"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5AEC9130" w14:textId="3C39ACEA"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3B604F41" w14:textId="77777777" w:rsidTr="00EB3F16">
        <w:trPr>
          <w:trHeight w:val="301"/>
        </w:trPr>
        <w:tc>
          <w:tcPr>
            <w:tcW w:w="817" w:type="dxa"/>
            <w:vAlign w:val="bottom"/>
          </w:tcPr>
          <w:p w14:paraId="26C9CFEB" w14:textId="0BAB625B" w:rsidR="00EB3F16" w:rsidRPr="00374425" w:rsidRDefault="00EB3F16" w:rsidP="00EB3F16">
            <w:pPr>
              <w:jc w:val="center"/>
            </w:pPr>
            <w:r>
              <w:rPr>
                <w:rFonts w:ascii="等线" w:eastAsia="等线" w:hAnsi="等线" w:hint="eastAsia"/>
                <w:color w:val="000000"/>
                <w:sz w:val="22"/>
              </w:rPr>
              <w:t>19</w:t>
            </w:r>
          </w:p>
        </w:tc>
        <w:tc>
          <w:tcPr>
            <w:tcW w:w="1134" w:type="dxa"/>
            <w:vAlign w:val="bottom"/>
          </w:tcPr>
          <w:p w14:paraId="273A31EE" w14:textId="441F1574" w:rsidR="00EB3F16" w:rsidRDefault="00EB3F16" w:rsidP="00EB3F16">
            <w:pPr>
              <w:jc w:val="center"/>
              <w:rPr>
                <w:lang w:val="zh-CN"/>
              </w:rPr>
            </w:pPr>
            <w:r>
              <w:rPr>
                <w:rFonts w:ascii="等线" w:eastAsia="等线" w:hAnsi="等线" w:hint="eastAsia"/>
                <w:color w:val="000000"/>
                <w:sz w:val="22"/>
              </w:rPr>
              <w:t>'010011'</w:t>
            </w:r>
          </w:p>
        </w:tc>
        <w:tc>
          <w:tcPr>
            <w:tcW w:w="3119" w:type="dxa"/>
            <w:vAlign w:val="bottom"/>
          </w:tcPr>
          <w:p w14:paraId="7E9A3CD7" w14:textId="2ABCB0D1"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7E1D0BF2" w14:textId="23D7F9AD"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04361E84" w14:textId="77777777" w:rsidTr="00EB3F16">
        <w:trPr>
          <w:trHeight w:val="204"/>
        </w:trPr>
        <w:tc>
          <w:tcPr>
            <w:tcW w:w="817" w:type="dxa"/>
            <w:vAlign w:val="bottom"/>
          </w:tcPr>
          <w:p w14:paraId="533E4F6A" w14:textId="2F921AB8" w:rsidR="00EB3F16" w:rsidRPr="00374425" w:rsidRDefault="00EB3F16" w:rsidP="00EB3F16">
            <w:pPr>
              <w:jc w:val="center"/>
            </w:pPr>
            <w:r>
              <w:rPr>
                <w:rFonts w:ascii="等线" w:eastAsia="等线" w:hAnsi="等线" w:hint="eastAsia"/>
                <w:color w:val="000000"/>
                <w:sz w:val="22"/>
              </w:rPr>
              <w:t>20</w:t>
            </w:r>
          </w:p>
        </w:tc>
        <w:tc>
          <w:tcPr>
            <w:tcW w:w="1134" w:type="dxa"/>
            <w:vAlign w:val="bottom"/>
          </w:tcPr>
          <w:p w14:paraId="18796EAD" w14:textId="7786EEA9" w:rsidR="00EB3F16" w:rsidRDefault="00EB3F16" w:rsidP="00EB3F16">
            <w:pPr>
              <w:jc w:val="center"/>
              <w:rPr>
                <w:lang w:val="zh-CN"/>
              </w:rPr>
            </w:pPr>
            <w:r>
              <w:rPr>
                <w:rFonts w:ascii="等线" w:eastAsia="等线" w:hAnsi="等线" w:hint="eastAsia"/>
                <w:color w:val="000000"/>
                <w:sz w:val="22"/>
              </w:rPr>
              <w:t>'010100'</w:t>
            </w:r>
          </w:p>
        </w:tc>
        <w:tc>
          <w:tcPr>
            <w:tcW w:w="3119" w:type="dxa"/>
            <w:vAlign w:val="bottom"/>
          </w:tcPr>
          <w:p w14:paraId="05979C2C" w14:textId="15005A2C"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244EF5BD" w14:textId="49900CD2"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3245B840" w14:textId="77777777" w:rsidTr="00EB3F16">
        <w:trPr>
          <w:trHeight w:val="97"/>
        </w:trPr>
        <w:tc>
          <w:tcPr>
            <w:tcW w:w="817" w:type="dxa"/>
            <w:vAlign w:val="bottom"/>
          </w:tcPr>
          <w:p w14:paraId="55CD3E29" w14:textId="3648AF07" w:rsidR="00EB3F16" w:rsidRPr="00374425" w:rsidRDefault="00EB3F16" w:rsidP="00EB3F16">
            <w:pPr>
              <w:jc w:val="center"/>
            </w:pPr>
            <w:r>
              <w:rPr>
                <w:rFonts w:ascii="等线" w:eastAsia="等线" w:hAnsi="等线" w:hint="eastAsia"/>
                <w:color w:val="000000"/>
                <w:sz w:val="22"/>
              </w:rPr>
              <w:t>21</w:t>
            </w:r>
          </w:p>
        </w:tc>
        <w:tc>
          <w:tcPr>
            <w:tcW w:w="1134" w:type="dxa"/>
            <w:vAlign w:val="bottom"/>
          </w:tcPr>
          <w:p w14:paraId="3DD6925F" w14:textId="0E7EBC57" w:rsidR="00EB3F16" w:rsidRDefault="00EB3F16" w:rsidP="00EB3F16">
            <w:pPr>
              <w:jc w:val="center"/>
              <w:rPr>
                <w:lang w:val="zh-CN"/>
              </w:rPr>
            </w:pPr>
            <w:r>
              <w:rPr>
                <w:rFonts w:ascii="等线" w:eastAsia="等线" w:hAnsi="等线" w:hint="eastAsia"/>
                <w:color w:val="000000"/>
                <w:sz w:val="22"/>
              </w:rPr>
              <w:t>'010101'</w:t>
            </w:r>
          </w:p>
        </w:tc>
        <w:tc>
          <w:tcPr>
            <w:tcW w:w="3119" w:type="dxa"/>
            <w:vAlign w:val="bottom"/>
          </w:tcPr>
          <w:p w14:paraId="6BBA1A6E" w14:textId="585F9879"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5D94D895" w14:textId="66692CAD"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785ECD17" w14:textId="77777777" w:rsidTr="00EB3F16">
        <w:trPr>
          <w:trHeight w:val="269"/>
        </w:trPr>
        <w:tc>
          <w:tcPr>
            <w:tcW w:w="817" w:type="dxa"/>
            <w:vAlign w:val="bottom"/>
          </w:tcPr>
          <w:p w14:paraId="6A09CF37" w14:textId="6BE3D711" w:rsidR="00EB3F16" w:rsidRPr="00374425" w:rsidRDefault="00EB3F16" w:rsidP="00EB3F16">
            <w:pPr>
              <w:jc w:val="center"/>
            </w:pPr>
            <w:r>
              <w:rPr>
                <w:rFonts w:ascii="等线" w:eastAsia="等线" w:hAnsi="等线" w:hint="eastAsia"/>
                <w:color w:val="000000"/>
                <w:sz w:val="22"/>
              </w:rPr>
              <w:t>22</w:t>
            </w:r>
          </w:p>
        </w:tc>
        <w:tc>
          <w:tcPr>
            <w:tcW w:w="1134" w:type="dxa"/>
            <w:vAlign w:val="bottom"/>
          </w:tcPr>
          <w:p w14:paraId="155F5ADB" w14:textId="2F0BFB4C" w:rsidR="00EB3F16" w:rsidRDefault="00EB3F16" w:rsidP="00EB3F16">
            <w:pPr>
              <w:jc w:val="center"/>
              <w:rPr>
                <w:lang w:val="zh-CN"/>
              </w:rPr>
            </w:pPr>
            <w:r>
              <w:rPr>
                <w:rFonts w:ascii="等线" w:eastAsia="等线" w:hAnsi="等线" w:hint="eastAsia"/>
                <w:color w:val="000000"/>
                <w:sz w:val="22"/>
              </w:rPr>
              <w:t>'010110'</w:t>
            </w:r>
          </w:p>
        </w:tc>
        <w:tc>
          <w:tcPr>
            <w:tcW w:w="3119" w:type="dxa"/>
            <w:vAlign w:val="bottom"/>
          </w:tcPr>
          <w:p w14:paraId="062D504A" w14:textId="0E84DB7A"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136DDA5D" w14:textId="19E47FEF"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50A6DB7E" w14:textId="77777777" w:rsidTr="00EB3F16">
        <w:trPr>
          <w:trHeight w:val="172"/>
        </w:trPr>
        <w:tc>
          <w:tcPr>
            <w:tcW w:w="817" w:type="dxa"/>
            <w:vAlign w:val="bottom"/>
          </w:tcPr>
          <w:p w14:paraId="18106B6F" w14:textId="6E0CB888" w:rsidR="00EB3F16" w:rsidRPr="00374425" w:rsidRDefault="00EB3F16" w:rsidP="00EB3F16">
            <w:pPr>
              <w:jc w:val="center"/>
            </w:pPr>
            <w:r>
              <w:rPr>
                <w:rFonts w:ascii="等线" w:eastAsia="等线" w:hAnsi="等线" w:hint="eastAsia"/>
                <w:color w:val="000000"/>
                <w:sz w:val="22"/>
              </w:rPr>
              <w:t>23</w:t>
            </w:r>
          </w:p>
        </w:tc>
        <w:tc>
          <w:tcPr>
            <w:tcW w:w="1134" w:type="dxa"/>
            <w:vAlign w:val="bottom"/>
          </w:tcPr>
          <w:p w14:paraId="48F65252" w14:textId="79B45418" w:rsidR="00EB3F16" w:rsidRDefault="00EB3F16" w:rsidP="00EB3F16">
            <w:pPr>
              <w:jc w:val="center"/>
              <w:rPr>
                <w:lang w:val="zh-CN"/>
              </w:rPr>
            </w:pPr>
            <w:r>
              <w:rPr>
                <w:rFonts w:ascii="等线" w:eastAsia="等线" w:hAnsi="等线" w:hint="eastAsia"/>
                <w:color w:val="000000"/>
                <w:sz w:val="22"/>
              </w:rPr>
              <w:t>'010111'</w:t>
            </w:r>
          </w:p>
        </w:tc>
        <w:tc>
          <w:tcPr>
            <w:tcW w:w="3119" w:type="dxa"/>
            <w:vAlign w:val="bottom"/>
          </w:tcPr>
          <w:p w14:paraId="2CC0FB31" w14:textId="7BFDE42E"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027153C2" w14:textId="5627B6D0"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1B40CB2B" w14:textId="77777777" w:rsidTr="00EB3F16">
        <w:trPr>
          <w:trHeight w:val="129"/>
        </w:trPr>
        <w:tc>
          <w:tcPr>
            <w:tcW w:w="817" w:type="dxa"/>
            <w:vAlign w:val="bottom"/>
          </w:tcPr>
          <w:p w14:paraId="34C1D22F" w14:textId="4C9D3E60" w:rsidR="00EB3F16" w:rsidRPr="00374425" w:rsidRDefault="00EB3F16" w:rsidP="00EB3F16">
            <w:pPr>
              <w:jc w:val="center"/>
            </w:pPr>
            <w:r>
              <w:rPr>
                <w:rFonts w:ascii="等线" w:eastAsia="等线" w:hAnsi="等线" w:hint="eastAsia"/>
                <w:color w:val="000000"/>
                <w:sz w:val="22"/>
              </w:rPr>
              <w:t>24</w:t>
            </w:r>
          </w:p>
        </w:tc>
        <w:tc>
          <w:tcPr>
            <w:tcW w:w="1134" w:type="dxa"/>
            <w:vAlign w:val="bottom"/>
          </w:tcPr>
          <w:p w14:paraId="0AA9191D" w14:textId="160B137C" w:rsidR="00EB3F16" w:rsidRDefault="00EB3F16" w:rsidP="00EB3F16">
            <w:pPr>
              <w:jc w:val="center"/>
              <w:rPr>
                <w:lang w:val="zh-CN"/>
              </w:rPr>
            </w:pPr>
            <w:r>
              <w:rPr>
                <w:rFonts w:ascii="等线" w:eastAsia="等线" w:hAnsi="等线" w:hint="eastAsia"/>
                <w:color w:val="000000"/>
                <w:sz w:val="22"/>
              </w:rPr>
              <w:t>'011000'</w:t>
            </w:r>
          </w:p>
        </w:tc>
        <w:tc>
          <w:tcPr>
            <w:tcW w:w="3119" w:type="dxa"/>
            <w:vAlign w:val="bottom"/>
          </w:tcPr>
          <w:p w14:paraId="14351E51" w14:textId="00364C63"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54D8C66B" w14:textId="3E1D2D9C"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468C2C70" w14:textId="77777777" w:rsidTr="00EB3F16">
        <w:trPr>
          <w:trHeight w:val="150"/>
        </w:trPr>
        <w:tc>
          <w:tcPr>
            <w:tcW w:w="817" w:type="dxa"/>
            <w:vAlign w:val="bottom"/>
          </w:tcPr>
          <w:p w14:paraId="2F31CBF2" w14:textId="006B83A2" w:rsidR="00EB3F16" w:rsidRPr="00374425" w:rsidRDefault="00EB3F16" w:rsidP="00EB3F16">
            <w:pPr>
              <w:jc w:val="center"/>
            </w:pPr>
            <w:r>
              <w:rPr>
                <w:rFonts w:ascii="等线" w:eastAsia="等线" w:hAnsi="等线" w:hint="eastAsia"/>
                <w:color w:val="000000"/>
                <w:sz w:val="22"/>
              </w:rPr>
              <w:lastRenderedPageBreak/>
              <w:t>25</w:t>
            </w:r>
          </w:p>
        </w:tc>
        <w:tc>
          <w:tcPr>
            <w:tcW w:w="1134" w:type="dxa"/>
            <w:vAlign w:val="bottom"/>
          </w:tcPr>
          <w:p w14:paraId="2469CE5E" w14:textId="41F72BC7" w:rsidR="00EB3F16" w:rsidRDefault="00EB3F16" w:rsidP="00EB3F16">
            <w:pPr>
              <w:jc w:val="center"/>
              <w:rPr>
                <w:lang w:val="zh-CN"/>
              </w:rPr>
            </w:pPr>
            <w:r>
              <w:rPr>
                <w:rFonts w:ascii="等线" w:eastAsia="等线" w:hAnsi="等线" w:hint="eastAsia"/>
                <w:color w:val="000000"/>
                <w:sz w:val="22"/>
              </w:rPr>
              <w:t>'011001'</w:t>
            </w:r>
          </w:p>
        </w:tc>
        <w:tc>
          <w:tcPr>
            <w:tcW w:w="3119" w:type="dxa"/>
            <w:vAlign w:val="bottom"/>
          </w:tcPr>
          <w:p w14:paraId="0A1EC29F" w14:textId="63C84C1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591CF267" w14:textId="161B80A6"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4E9AEEF9" w14:textId="77777777" w:rsidTr="00EB3F16">
        <w:trPr>
          <w:trHeight w:val="129"/>
        </w:trPr>
        <w:tc>
          <w:tcPr>
            <w:tcW w:w="817" w:type="dxa"/>
            <w:vAlign w:val="bottom"/>
          </w:tcPr>
          <w:p w14:paraId="43837B20" w14:textId="38230A91" w:rsidR="00EB3F16" w:rsidRPr="00374425" w:rsidRDefault="00EB3F16" w:rsidP="00EB3F16">
            <w:pPr>
              <w:jc w:val="center"/>
            </w:pPr>
            <w:r>
              <w:rPr>
                <w:rFonts w:ascii="等线" w:eastAsia="等线" w:hAnsi="等线" w:hint="eastAsia"/>
                <w:color w:val="000000"/>
                <w:sz w:val="22"/>
              </w:rPr>
              <w:t>26</w:t>
            </w:r>
          </w:p>
        </w:tc>
        <w:tc>
          <w:tcPr>
            <w:tcW w:w="1134" w:type="dxa"/>
            <w:vAlign w:val="bottom"/>
          </w:tcPr>
          <w:p w14:paraId="2617506B" w14:textId="42573FD1" w:rsidR="00EB3F16" w:rsidRDefault="00EB3F16" w:rsidP="00EB3F16">
            <w:pPr>
              <w:jc w:val="center"/>
              <w:rPr>
                <w:lang w:val="zh-CN"/>
              </w:rPr>
            </w:pPr>
            <w:r>
              <w:rPr>
                <w:rFonts w:ascii="等线" w:eastAsia="等线" w:hAnsi="等线" w:hint="eastAsia"/>
                <w:color w:val="000000"/>
                <w:sz w:val="22"/>
              </w:rPr>
              <w:t>'011010'</w:t>
            </w:r>
          </w:p>
        </w:tc>
        <w:tc>
          <w:tcPr>
            <w:tcW w:w="3119" w:type="dxa"/>
            <w:vAlign w:val="bottom"/>
          </w:tcPr>
          <w:p w14:paraId="6774F1E2" w14:textId="7D5CDC5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0C706337" w14:textId="6E7E5590"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678F2694" w14:textId="77777777" w:rsidTr="00EB3F16">
        <w:trPr>
          <w:trHeight w:val="172"/>
        </w:trPr>
        <w:tc>
          <w:tcPr>
            <w:tcW w:w="817" w:type="dxa"/>
            <w:vAlign w:val="bottom"/>
          </w:tcPr>
          <w:p w14:paraId="39113296" w14:textId="7FA572AA" w:rsidR="00EB3F16" w:rsidRPr="00374425" w:rsidRDefault="00EB3F16" w:rsidP="00EB3F16">
            <w:pPr>
              <w:jc w:val="center"/>
            </w:pPr>
            <w:r>
              <w:rPr>
                <w:rFonts w:ascii="等线" w:eastAsia="等线" w:hAnsi="等线" w:hint="eastAsia"/>
                <w:color w:val="000000"/>
                <w:sz w:val="22"/>
              </w:rPr>
              <w:t>27</w:t>
            </w:r>
          </w:p>
        </w:tc>
        <w:tc>
          <w:tcPr>
            <w:tcW w:w="1134" w:type="dxa"/>
            <w:vAlign w:val="bottom"/>
          </w:tcPr>
          <w:p w14:paraId="63CE76B0" w14:textId="28381C8E" w:rsidR="00EB3F16" w:rsidRDefault="00EB3F16" w:rsidP="00EB3F16">
            <w:pPr>
              <w:jc w:val="center"/>
              <w:rPr>
                <w:lang w:val="zh-CN"/>
              </w:rPr>
            </w:pPr>
            <w:r>
              <w:rPr>
                <w:rFonts w:ascii="等线" w:eastAsia="等线" w:hAnsi="等线" w:hint="eastAsia"/>
                <w:color w:val="000000"/>
                <w:sz w:val="22"/>
              </w:rPr>
              <w:t>'011011'</w:t>
            </w:r>
          </w:p>
        </w:tc>
        <w:tc>
          <w:tcPr>
            <w:tcW w:w="3119" w:type="dxa"/>
            <w:vAlign w:val="bottom"/>
          </w:tcPr>
          <w:p w14:paraId="02AC21BF" w14:textId="198B6D9E"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20974DC4" w14:textId="14F9093D"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55D08BF1" w14:textId="77777777" w:rsidTr="00EB3F16">
        <w:trPr>
          <w:trHeight w:val="172"/>
        </w:trPr>
        <w:tc>
          <w:tcPr>
            <w:tcW w:w="817" w:type="dxa"/>
            <w:vAlign w:val="bottom"/>
          </w:tcPr>
          <w:p w14:paraId="7B360142" w14:textId="30E41D89" w:rsidR="00EB3F16" w:rsidRPr="00374425" w:rsidRDefault="00EB3F16" w:rsidP="00EB3F16">
            <w:pPr>
              <w:jc w:val="center"/>
            </w:pPr>
            <w:r>
              <w:rPr>
                <w:rFonts w:ascii="等线" w:eastAsia="等线" w:hAnsi="等线" w:hint="eastAsia"/>
                <w:color w:val="000000"/>
                <w:sz w:val="22"/>
              </w:rPr>
              <w:t>28</w:t>
            </w:r>
          </w:p>
        </w:tc>
        <w:tc>
          <w:tcPr>
            <w:tcW w:w="1134" w:type="dxa"/>
            <w:vAlign w:val="bottom"/>
          </w:tcPr>
          <w:p w14:paraId="61DB2FA5" w14:textId="0BAC2F15" w:rsidR="00EB3F16" w:rsidRDefault="00EB3F16" w:rsidP="00EB3F16">
            <w:pPr>
              <w:jc w:val="center"/>
              <w:rPr>
                <w:lang w:val="zh-CN"/>
              </w:rPr>
            </w:pPr>
            <w:r>
              <w:rPr>
                <w:rFonts w:ascii="等线" w:eastAsia="等线" w:hAnsi="等线" w:hint="eastAsia"/>
                <w:color w:val="000000"/>
                <w:sz w:val="22"/>
              </w:rPr>
              <w:t>'011100'</w:t>
            </w:r>
          </w:p>
        </w:tc>
        <w:tc>
          <w:tcPr>
            <w:tcW w:w="3119" w:type="dxa"/>
            <w:vAlign w:val="bottom"/>
          </w:tcPr>
          <w:p w14:paraId="30BFB1B9" w14:textId="59FD568A"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4511C572" w14:textId="66EDE537"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0F3F8A6F" w14:textId="77777777" w:rsidTr="00EB3F16">
        <w:trPr>
          <w:trHeight w:val="140"/>
        </w:trPr>
        <w:tc>
          <w:tcPr>
            <w:tcW w:w="817" w:type="dxa"/>
            <w:vAlign w:val="bottom"/>
          </w:tcPr>
          <w:p w14:paraId="55C08C3C" w14:textId="4F7F5D33" w:rsidR="00EB3F16" w:rsidRPr="00374425" w:rsidRDefault="00EB3F16" w:rsidP="00EB3F16">
            <w:pPr>
              <w:jc w:val="center"/>
            </w:pPr>
            <w:r>
              <w:rPr>
                <w:rFonts w:ascii="等线" w:eastAsia="等线" w:hAnsi="等线" w:hint="eastAsia"/>
                <w:color w:val="000000"/>
                <w:sz w:val="22"/>
              </w:rPr>
              <w:t>29</w:t>
            </w:r>
          </w:p>
        </w:tc>
        <w:tc>
          <w:tcPr>
            <w:tcW w:w="1134" w:type="dxa"/>
            <w:vAlign w:val="bottom"/>
          </w:tcPr>
          <w:p w14:paraId="56D0AF70" w14:textId="6796F4A5" w:rsidR="00EB3F16" w:rsidRDefault="00EB3F16" w:rsidP="00EB3F16">
            <w:pPr>
              <w:jc w:val="center"/>
              <w:rPr>
                <w:lang w:val="zh-CN"/>
              </w:rPr>
            </w:pPr>
            <w:r>
              <w:rPr>
                <w:rFonts w:ascii="等线" w:eastAsia="等线" w:hAnsi="等线" w:hint="eastAsia"/>
                <w:color w:val="000000"/>
                <w:sz w:val="22"/>
              </w:rPr>
              <w:t>'011101'</w:t>
            </w:r>
          </w:p>
        </w:tc>
        <w:tc>
          <w:tcPr>
            <w:tcW w:w="3119" w:type="dxa"/>
            <w:vAlign w:val="bottom"/>
          </w:tcPr>
          <w:p w14:paraId="1EE74D22" w14:textId="5306460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2A86C4FB" w14:textId="32B8EEDB"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68CC76AD" w14:textId="77777777" w:rsidTr="00EB3F16">
        <w:trPr>
          <w:trHeight w:val="86"/>
        </w:trPr>
        <w:tc>
          <w:tcPr>
            <w:tcW w:w="817" w:type="dxa"/>
            <w:vAlign w:val="bottom"/>
          </w:tcPr>
          <w:p w14:paraId="7F4E189E" w14:textId="7BB01482" w:rsidR="00EB3F16" w:rsidRPr="00374425" w:rsidRDefault="00EB3F16" w:rsidP="00EB3F16">
            <w:pPr>
              <w:jc w:val="center"/>
            </w:pPr>
            <w:r>
              <w:rPr>
                <w:rFonts w:ascii="等线" w:eastAsia="等线" w:hAnsi="等线" w:hint="eastAsia"/>
                <w:color w:val="000000"/>
                <w:sz w:val="22"/>
              </w:rPr>
              <w:t>30</w:t>
            </w:r>
          </w:p>
        </w:tc>
        <w:tc>
          <w:tcPr>
            <w:tcW w:w="1134" w:type="dxa"/>
            <w:vAlign w:val="bottom"/>
          </w:tcPr>
          <w:p w14:paraId="72135BB5" w14:textId="25344ABD" w:rsidR="00EB3F16" w:rsidRDefault="00EB3F16" w:rsidP="00EB3F16">
            <w:pPr>
              <w:jc w:val="center"/>
              <w:rPr>
                <w:lang w:val="zh-CN"/>
              </w:rPr>
            </w:pPr>
            <w:r>
              <w:rPr>
                <w:rFonts w:ascii="等线" w:eastAsia="等线" w:hAnsi="等线" w:hint="eastAsia"/>
                <w:color w:val="000000"/>
                <w:sz w:val="22"/>
              </w:rPr>
              <w:t>'011110'</w:t>
            </w:r>
          </w:p>
        </w:tc>
        <w:tc>
          <w:tcPr>
            <w:tcW w:w="3119" w:type="dxa"/>
            <w:vAlign w:val="bottom"/>
          </w:tcPr>
          <w:p w14:paraId="6BB227C3" w14:textId="4D91EEE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2CAC4B2B" w14:textId="72876F75"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25C56779" w14:textId="77777777" w:rsidTr="00EB3F16">
        <w:trPr>
          <w:trHeight w:val="215"/>
        </w:trPr>
        <w:tc>
          <w:tcPr>
            <w:tcW w:w="817" w:type="dxa"/>
            <w:vAlign w:val="bottom"/>
          </w:tcPr>
          <w:p w14:paraId="37C23C18" w14:textId="50CBBD49" w:rsidR="00EB3F16" w:rsidRPr="00374425" w:rsidRDefault="00EB3F16" w:rsidP="00EB3F16">
            <w:pPr>
              <w:jc w:val="center"/>
            </w:pPr>
            <w:r>
              <w:rPr>
                <w:rFonts w:ascii="等线" w:eastAsia="等线" w:hAnsi="等线" w:hint="eastAsia"/>
                <w:color w:val="000000"/>
                <w:sz w:val="22"/>
              </w:rPr>
              <w:t>31</w:t>
            </w:r>
          </w:p>
        </w:tc>
        <w:tc>
          <w:tcPr>
            <w:tcW w:w="1134" w:type="dxa"/>
            <w:vAlign w:val="bottom"/>
          </w:tcPr>
          <w:p w14:paraId="31882B01" w14:textId="6224049B" w:rsidR="00EB3F16" w:rsidRDefault="00EB3F16" w:rsidP="00EB3F16">
            <w:pPr>
              <w:jc w:val="center"/>
              <w:rPr>
                <w:lang w:val="zh-CN"/>
              </w:rPr>
            </w:pPr>
            <w:r>
              <w:rPr>
                <w:rFonts w:ascii="等线" w:eastAsia="等线" w:hAnsi="等线" w:hint="eastAsia"/>
                <w:color w:val="000000"/>
                <w:sz w:val="22"/>
              </w:rPr>
              <w:t>'011111'</w:t>
            </w:r>
          </w:p>
        </w:tc>
        <w:tc>
          <w:tcPr>
            <w:tcW w:w="3119" w:type="dxa"/>
            <w:vAlign w:val="bottom"/>
          </w:tcPr>
          <w:p w14:paraId="4FE68760" w14:textId="587A9F3F"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59E448B0" w14:textId="733C25B3"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3C87A774" w14:textId="77777777" w:rsidTr="00EB3F16">
        <w:trPr>
          <w:trHeight w:val="172"/>
        </w:trPr>
        <w:tc>
          <w:tcPr>
            <w:tcW w:w="817" w:type="dxa"/>
            <w:vAlign w:val="bottom"/>
          </w:tcPr>
          <w:p w14:paraId="0B0BC76A" w14:textId="657F40DB" w:rsidR="00EB3F16" w:rsidRPr="00374425" w:rsidRDefault="00EB3F16" w:rsidP="00EB3F16">
            <w:pPr>
              <w:jc w:val="center"/>
            </w:pPr>
            <w:r>
              <w:rPr>
                <w:rFonts w:ascii="等线" w:eastAsia="等线" w:hAnsi="等线" w:hint="eastAsia"/>
                <w:color w:val="000000"/>
                <w:sz w:val="22"/>
              </w:rPr>
              <w:t>32</w:t>
            </w:r>
          </w:p>
        </w:tc>
        <w:tc>
          <w:tcPr>
            <w:tcW w:w="1134" w:type="dxa"/>
            <w:vAlign w:val="bottom"/>
          </w:tcPr>
          <w:p w14:paraId="5DEDEF5E" w14:textId="1AD1A73F" w:rsidR="00EB3F16" w:rsidRDefault="00EB3F16" w:rsidP="00EB3F16">
            <w:pPr>
              <w:jc w:val="center"/>
              <w:rPr>
                <w:lang w:val="zh-CN"/>
              </w:rPr>
            </w:pPr>
            <w:r>
              <w:rPr>
                <w:rFonts w:ascii="等线" w:eastAsia="等线" w:hAnsi="等线" w:hint="eastAsia"/>
                <w:color w:val="000000"/>
                <w:sz w:val="22"/>
              </w:rPr>
              <w:t>'100000'</w:t>
            </w:r>
          </w:p>
        </w:tc>
        <w:tc>
          <w:tcPr>
            <w:tcW w:w="3119" w:type="dxa"/>
            <w:vAlign w:val="bottom"/>
          </w:tcPr>
          <w:p w14:paraId="0C04DC64" w14:textId="28CAD0DC"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3187A9BE" w14:textId="07BB636A" w:rsidR="00EB3F16" w:rsidRPr="000D0E7B" w:rsidRDefault="00EB3F16" w:rsidP="00EB3F16">
            <w:pPr>
              <w:jc w:val="center"/>
              <w:rPr>
                <w:lang w:val="zh-CN"/>
              </w:rPr>
            </w:pPr>
            <w:r>
              <w:rPr>
                <w:rFonts w:ascii="等线" w:eastAsia="等线" w:hAnsi="等线" w:hint="eastAsia"/>
                <w:color w:val="000000"/>
                <w:sz w:val="22"/>
              </w:rPr>
              <w:t>1.08012344973464 + 1.08012344973464i</w:t>
            </w:r>
          </w:p>
        </w:tc>
      </w:tr>
      <w:tr w:rsidR="00EB3F16" w14:paraId="6B753643" w14:textId="77777777" w:rsidTr="00EB3F16">
        <w:trPr>
          <w:trHeight w:val="312"/>
        </w:trPr>
        <w:tc>
          <w:tcPr>
            <w:tcW w:w="817" w:type="dxa"/>
            <w:vAlign w:val="bottom"/>
          </w:tcPr>
          <w:p w14:paraId="0125CD07" w14:textId="3AE184AB" w:rsidR="00EB3F16" w:rsidRPr="00374425" w:rsidRDefault="00EB3F16" w:rsidP="00EB3F16">
            <w:pPr>
              <w:jc w:val="center"/>
            </w:pPr>
            <w:r>
              <w:rPr>
                <w:rFonts w:ascii="等线" w:eastAsia="等线" w:hAnsi="等线" w:hint="eastAsia"/>
                <w:color w:val="000000"/>
                <w:sz w:val="22"/>
              </w:rPr>
              <w:t>33</w:t>
            </w:r>
          </w:p>
        </w:tc>
        <w:tc>
          <w:tcPr>
            <w:tcW w:w="1134" w:type="dxa"/>
            <w:vAlign w:val="bottom"/>
          </w:tcPr>
          <w:p w14:paraId="223724DD" w14:textId="7809D5CE" w:rsidR="00EB3F16" w:rsidRDefault="00EB3F16" w:rsidP="00EB3F16">
            <w:pPr>
              <w:jc w:val="center"/>
              <w:rPr>
                <w:lang w:val="zh-CN"/>
              </w:rPr>
            </w:pPr>
            <w:r>
              <w:rPr>
                <w:rFonts w:ascii="等线" w:eastAsia="等线" w:hAnsi="等线" w:hint="eastAsia"/>
                <w:color w:val="000000"/>
                <w:sz w:val="22"/>
              </w:rPr>
              <w:t>'100001'</w:t>
            </w:r>
          </w:p>
        </w:tc>
        <w:tc>
          <w:tcPr>
            <w:tcW w:w="3119" w:type="dxa"/>
            <w:vAlign w:val="bottom"/>
          </w:tcPr>
          <w:p w14:paraId="388E0947" w14:textId="617E60DE"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3C06C9B7" w14:textId="4857162A" w:rsidR="00EB3F16" w:rsidRPr="000D0E7B" w:rsidRDefault="00EB3F16" w:rsidP="00EB3F16">
            <w:pPr>
              <w:jc w:val="center"/>
              <w:rPr>
                <w:lang w:val="zh-CN"/>
              </w:rPr>
            </w:pPr>
            <w:r>
              <w:rPr>
                <w:rFonts w:ascii="等线" w:eastAsia="等线" w:hAnsi="等线" w:hint="eastAsia"/>
                <w:color w:val="000000"/>
                <w:sz w:val="22"/>
              </w:rPr>
              <w:t>1.08012344973464 + 0.771516749810460i</w:t>
            </w:r>
          </w:p>
        </w:tc>
      </w:tr>
    </w:tbl>
    <w:p w14:paraId="70447513" w14:textId="13525329" w:rsidR="00F43031" w:rsidRDefault="00D53632" w:rsidP="00A45160">
      <w:pPr>
        <w:pStyle w:val="3"/>
        <w:numPr>
          <w:ilvl w:val="2"/>
          <w:numId w:val="1"/>
        </w:numPr>
        <w:rPr>
          <w:lang w:val="zh-CN"/>
        </w:rPr>
      </w:pPr>
      <w:bookmarkStart w:id="126" w:name="_Toc35510296"/>
      <w:r>
        <w:rPr>
          <w:rFonts w:hint="eastAsia"/>
          <w:lang w:val="zh-CN"/>
        </w:rPr>
        <w:t>64</w:t>
      </w:r>
      <w:r>
        <w:rPr>
          <w:lang w:val="zh-CN"/>
        </w:rPr>
        <w:t>QAM</w:t>
      </w:r>
      <w:r w:rsidR="006F60F6">
        <w:rPr>
          <w:rFonts w:hint="eastAsia"/>
          <w:lang w:val="zh-CN"/>
        </w:rPr>
        <w:t>调制</w:t>
      </w:r>
      <w:r>
        <w:rPr>
          <w:rFonts w:hint="eastAsia"/>
          <w:lang w:val="zh-CN"/>
        </w:rPr>
        <w:t>实现</w:t>
      </w:r>
      <w:bookmarkEnd w:id="126"/>
    </w:p>
    <w:p w14:paraId="1CCE8407" w14:textId="0A920D3D" w:rsidR="00D53632" w:rsidRPr="001C181B" w:rsidRDefault="00D53632" w:rsidP="00F34EAE">
      <w:r>
        <w:t>根据</w:t>
      </w:r>
      <w:r>
        <w:rPr>
          <w:rFonts w:asciiTheme="minorEastAsia" w:hAnsiTheme="minorEastAsia" w:cs="Times New Roman" w:hint="eastAsia"/>
          <w:lang w:bidi="en-US"/>
        </w:rPr>
        <w:t>64</w:t>
      </w:r>
      <w:r>
        <w:rPr>
          <w:rFonts w:ascii="Times New Roman" w:eastAsia="Times New Roman" w:hAnsi="Times New Roman" w:cs="Times New Roman"/>
          <w:lang w:bidi="en-US"/>
        </w:rPr>
        <w:t>QAM</w:t>
      </w:r>
      <w:r>
        <w:t>调制原理，将串行数据流每</w:t>
      </w:r>
      <w:r w:rsidR="00452729">
        <w:rPr>
          <w:rFonts w:hint="eastAsia"/>
        </w:rPr>
        <w:t>6</w:t>
      </w:r>
      <w:r>
        <w:t>比特分成一组，映射并归一化得到调制后的</w:t>
      </w:r>
      <w:r w:rsidR="00452729">
        <w:rPr>
          <w:rFonts w:hint="eastAsia"/>
        </w:rPr>
        <w:t>I</w:t>
      </w:r>
      <w:r>
        <w:t>和</w:t>
      </w:r>
      <w:r w:rsidR="00452729">
        <w:rPr>
          <w:rFonts w:asciiTheme="minorEastAsia" w:hAnsiTheme="minorEastAsia" w:cs="Times New Roman" w:hint="eastAsia"/>
          <w:lang w:bidi="en-US"/>
        </w:rPr>
        <w:t>Q</w:t>
      </w:r>
      <w:r>
        <w:t>数据。程序实现时，可将数据存入一个</w:t>
      </w:r>
      <w:r w:rsidR="00452729">
        <w:rPr>
          <w:rFonts w:hint="eastAsia"/>
        </w:rPr>
        <w:t>6</w:t>
      </w:r>
      <w:r>
        <w:t>位缓存中。等</w:t>
      </w:r>
      <w:r w:rsidR="00452729">
        <w:rPr>
          <w:rFonts w:hint="eastAsia"/>
        </w:rPr>
        <w:t>6</w:t>
      </w:r>
      <w:r>
        <w:t>比特数据全部存入后，再进行映射。用硬件实现时，可以将映射后的值先写入</w:t>
      </w:r>
      <w:r>
        <w:rPr>
          <w:rFonts w:ascii="Times New Roman" w:eastAsia="Times New Roman" w:hAnsi="Times New Roman" w:cs="Times New Roman"/>
          <w:lang w:bidi="en-US"/>
        </w:rPr>
        <w:t>ROM</w:t>
      </w:r>
      <w:r>
        <w:t>中，映射时从</w:t>
      </w:r>
      <w:r>
        <w:rPr>
          <w:rFonts w:ascii="Times New Roman" w:eastAsia="Times New Roman" w:hAnsi="Times New Roman" w:cs="Times New Roman"/>
          <w:lang w:bidi="en-US"/>
        </w:rPr>
        <w:t>ROM</w:t>
      </w:r>
      <w:r>
        <w:t>中读取相应的值即可。</w:t>
      </w:r>
    </w:p>
    <w:p w14:paraId="510A6892" w14:textId="09E25ACE" w:rsidR="009D036A" w:rsidRPr="009D036A" w:rsidRDefault="00053A73" w:rsidP="009D036A">
      <w:pPr>
        <w:rPr>
          <w:color w:val="FF0000"/>
        </w:rPr>
      </w:pPr>
      <w:r w:rsidRPr="009D036A">
        <w:rPr>
          <w:rFonts w:asciiTheme="minorEastAsia" w:hAnsiTheme="minorEastAsia" w:cs="Times New Roman" w:hint="eastAsia"/>
          <w:color w:val="FF0000"/>
          <w:lang w:bidi="en-US"/>
        </w:rPr>
        <w:t>64</w:t>
      </w:r>
      <w:r w:rsidR="00373EA8" w:rsidRPr="009D036A">
        <w:rPr>
          <w:rFonts w:ascii="Times New Roman" w:eastAsia="Times New Roman" w:hAnsi="Times New Roman" w:cs="Times New Roman"/>
          <w:color w:val="FF0000"/>
          <w:lang w:bidi="en-US"/>
        </w:rPr>
        <w:t>QAM</w:t>
      </w:r>
      <w:r w:rsidR="00373EA8" w:rsidRPr="009D036A">
        <w:rPr>
          <w:color w:val="FF0000"/>
        </w:rPr>
        <w:t>映射模块</w:t>
      </w:r>
      <w:r w:rsidR="009D036A" w:rsidRPr="009D036A">
        <w:rPr>
          <w:rFonts w:hint="eastAsia"/>
          <w:color w:val="FF0000"/>
        </w:rPr>
        <w:t>输入</w:t>
      </w:r>
      <w:r w:rsidR="009D036A" w:rsidRPr="009D036A">
        <w:rPr>
          <w:rFonts w:hint="eastAsia"/>
          <w:color w:val="FF0000"/>
          <w:lang w:val="zh-CN"/>
        </w:rPr>
        <w:t>输出接口遵循</w:t>
      </w:r>
      <w:r w:rsidR="009D036A" w:rsidRPr="009D036A">
        <w:rPr>
          <w:color w:val="FF0000"/>
        </w:rPr>
        <w:t>AXI4-Stream</w:t>
      </w:r>
      <w:r w:rsidR="009D036A" w:rsidRPr="009D036A">
        <w:rPr>
          <w:rFonts w:hint="eastAsia"/>
          <w:color w:val="FF0000"/>
        </w:rPr>
        <w:t>，</w:t>
      </w:r>
      <w:r w:rsidR="009D036A" w:rsidRPr="009D036A">
        <w:rPr>
          <w:rFonts w:hint="eastAsia"/>
          <w:color w:val="FF0000"/>
          <w:lang w:val="zh-CN"/>
        </w:rPr>
        <w:t>接口详细介绍参考《</w:t>
      </w:r>
      <w:r w:rsidR="009D036A" w:rsidRPr="009D036A">
        <w:rPr>
          <w:color w:val="FF0000"/>
        </w:rPr>
        <w:t>AMBA® AXI4-Stream Protocol Specification</w:t>
      </w:r>
      <w:r w:rsidR="009D036A" w:rsidRPr="009D036A">
        <w:rPr>
          <w:rFonts w:hint="eastAsia"/>
          <w:color w:val="FF0000"/>
          <w:lang w:val="zh-CN"/>
        </w:rPr>
        <w:t>》。</w:t>
      </w:r>
    </w:p>
    <w:p w14:paraId="4CC208F3" w14:textId="57C69B4F" w:rsidR="00D95ACB" w:rsidRDefault="00900A64" w:rsidP="00A45160">
      <w:pPr>
        <w:pStyle w:val="2"/>
        <w:numPr>
          <w:ilvl w:val="1"/>
          <w:numId w:val="1"/>
        </w:numPr>
        <w:rPr>
          <w:lang w:val="zh-CN"/>
        </w:rPr>
      </w:pPr>
      <w:bookmarkStart w:id="127" w:name="_Toc35510297"/>
      <w:r>
        <w:rPr>
          <w:rFonts w:hint="eastAsia"/>
          <w:lang w:val="zh-CN"/>
        </w:rPr>
        <w:t>解调</w:t>
      </w:r>
      <w:bookmarkEnd w:id="127"/>
    </w:p>
    <w:p w14:paraId="4ADE3A21" w14:textId="16AAC9C5" w:rsidR="00BD2293" w:rsidRPr="00BD2293" w:rsidRDefault="00BD2293" w:rsidP="00A45160">
      <w:pPr>
        <w:pStyle w:val="3"/>
        <w:numPr>
          <w:ilvl w:val="2"/>
          <w:numId w:val="1"/>
        </w:numPr>
        <w:rPr>
          <w:lang w:val="zh-CN"/>
        </w:rPr>
      </w:pPr>
      <w:bookmarkStart w:id="128" w:name="_Toc35510298"/>
      <w:r w:rsidRPr="00BD2293">
        <w:rPr>
          <w:rFonts w:hint="eastAsia"/>
          <w:lang w:val="zh-CN"/>
        </w:rPr>
        <w:t>64QAM</w:t>
      </w:r>
      <w:r w:rsidRPr="00BD2293">
        <w:rPr>
          <w:rFonts w:hint="eastAsia"/>
          <w:lang w:val="zh-CN"/>
        </w:rPr>
        <w:t>解调原理</w:t>
      </w:r>
      <w:bookmarkEnd w:id="128"/>
    </w:p>
    <w:p w14:paraId="4A68D463" w14:textId="77777777" w:rsidR="0002026F" w:rsidRDefault="0002026F" w:rsidP="00A10910">
      <w:pPr>
        <w:rPr>
          <w:lang w:val="zh-CN"/>
        </w:rPr>
      </w:pPr>
      <w:r>
        <w:rPr>
          <w:rFonts w:hint="eastAsia"/>
          <w:lang w:val="zh-CN"/>
        </w:rPr>
        <w:t>在发射</w:t>
      </w:r>
      <w:r w:rsidR="00F43031" w:rsidRPr="00F43031">
        <w:rPr>
          <w:rFonts w:hint="eastAsia"/>
          <w:lang w:val="zh-CN"/>
        </w:rPr>
        <w:t>部分，为了使信息能够在信道中传输，对数据进行了调制，即把数字比特流映射到模拟形式。相应的，在接收端为了恢复传输的数据，需要进行解调。</w:t>
      </w:r>
    </w:p>
    <w:p w14:paraId="32A8AFFC" w14:textId="0EF6A33F" w:rsidR="00F43031" w:rsidRPr="00F43031" w:rsidRDefault="00F43031" w:rsidP="00E81A84">
      <w:r w:rsidRPr="00F43031">
        <w:rPr>
          <w:rFonts w:hint="eastAsia"/>
          <w:lang w:val="zh-CN"/>
        </w:rPr>
        <w:t>正交幅度调制</w:t>
      </w:r>
      <w:r w:rsidRPr="00F43031">
        <w:rPr>
          <w:rFonts w:ascii="Arial Unicode MS" w:eastAsia="Arial Unicode MS" w:cs="Arial Unicode MS"/>
          <w:sz w:val="19"/>
          <w:szCs w:val="19"/>
        </w:rPr>
        <w:t>(</w:t>
      </w:r>
      <w:r w:rsidRPr="00F43031">
        <w:t>QAM)</w:t>
      </w:r>
      <w:r w:rsidRPr="00F43031">
        <w:rPr>
          <w:rFonts w:hint="eastAsia"/>
          <w:lang w:val="zh-CN"/>
        </w:rPr>
        <w:t>同时改变了载波的幅度和相位，是</w:t>
      </w:r>
      <w:r w:rsidRPr="00F43031">
        <w:t>ASK</w:t>
      </w:r>
      <w:r w:rsidRPr="00F43031">
        <w:rPr>
          <w:lang w:val="zh-CN"/>
        </w:rPr>
        <w:t>(</w:t>
      </w:r>
      <w:r w:rsidRPr="00F43031">
        <w:rPr>
          <w:rFonts w:hint="eastAsia"/>
          <w:lang w:val="zh-CN"/>
        </w:rPr>
        <w:t>幅移键控</w:t>
      </w:r>
      <w:r w:rsidRPr="00F43031">
        <w:rPr>
          <w:lang w:val="zh-CN"/>
        </w:rPr>
        <w:t>)</w:t>
      </w:r>
      <w:r w:rsidRPr="00F43031">
        <w:rPr>
          <w:rFonts w:hint="eastAsia"/>
          <w:lang w:val="zh-CN"/>
        </w:rPr>
        <w:t>和</w:t>
      </w:r>
      <w:r w:rsidRPr="00F43031">
        <w:t>PSK</w:t>
      </w:r>
      <w:r w:rsidRPr="00F43031">
        <w:rPr>
          <w:lang w:val="zh-CN"/>
        </w:rPr>
        <w:t>(</w:t>
      </w:r>
      <w:r w:rsidRPr="00F43031">
        <w:rPr>
          <w:rFonts w:hint="eastAsia"/>
          <w:lang w:val="zh-CN"/>
        </w:rPr>
        <w:t>相移键控</w:t>
      </w:r>
      <w:r w:rsidRPr="00F43031">
        <w:rPr>
          <w:lang w:val="zh-CN"/>
        </w:rPr>
        <w:t>)</w:t>
      </w:r>
      <w:r w:rsidRPr="00F43031">
        <w:rPr>
          <w:rFonts w:hint="eastAsia"/>
          <w:lang w:val="zh-CN"/>
        </w:rPr>
        <w:t>的结合，其数学形式为</w:t>
      </w:r>
      <w:r w:rsidR="00AC4C1F">
        <w:tab/>
      </w:r>
      <w:r w:rsidRPr="00F43031">
        <w:rPr>
          <w:i/>
          <w:iCs/>
        </w:rPr>
        <w:t>s(t)</w:t>
      </w:r>
      <w:r w:rsidRPr="00F43031">
        <w:t xml:space="preserve"> </w:t>
      </w:r>
      <w:r w:rsidR="0081569F" w:rsidRPr="0081569F">
        <w:rPr>
          <w:rPrChange w:id="129" w:author="xbany" w:date="2019-12-07T15:50:00Z">
            <w:rPr>
              <w:rFonts w:ascii="Times New Roman" w:eastAsia="Times New Roman" w:cs="Times New Roman"/>
              <w:lang w:val="zh-CN"/>
            </w:rPr>
          </w:rPrChange>
        </w:rPr>
        <w:t xml:space="preserve">= </w:t>
      </w:r>
      <w:r w:rsidR="0081569F" w:rsidRPr="0081569F">
        <w:rPr>
          <w:rFonts w:asciiTheme="minorEastAsia" w:hAnsiTheme="minorEastAsia"/>
          <w:rPrChange w:id="130" w:author="xbany" w:date="2019-12-07T15:50:00Z">
            <w:rPr>
              <w:rFonts w:asciiTheme="minorEastAsia" w:hAnsiTheme="minorEastAsia" w:cs="Times New Roman"/>
              <w:lang w:val="zh-CN"/>
            </w:rPr>
          </w:rPrChange>
        </w:rPr>
        <w:t>I</w:t>
      </w:r>
      <w:r w:rsidRPr="00F43031">
        <w:t>sin(</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Pr="00F43031">
        <w:t xml:space="preserve">) </w:t>
      </w:r>
      <w:r w:rsidR="0002026F">
        <w:rPr>
          <w:rFonts w:asciiTheme="minorEastAsia" w:hAnsiTheme="minorEastAsia" w:hint="eastAsia"/>
        </w:rPr>
        <w:t>+</w:t>
      </w:r>
      <w:r w:rsidR="0081569F" w:rsidRPr="0081569F">
        <w:rPr>
          <w:rPrChange w:id="131" w:author="xbany" w:date="2019-12-07T15:50:00Z">
            <w:rPr>
              <w:rFonts w:ascii="Times New Roman" w:eastAsia="Times New Roman" w:cs="Times New Roman"/>
              <w:lang w:val="zh-CN"/>
            </w:rPr>
          </w:rPrChange>
        </w:rPr>
        <w:t xml:space="preserve"> </w:t>
      </w:r>
      <w:r w:rsidR="0002026F">
        <w:rPr>
          <w:rFonts w:asciiTheme="minorEastAsia" w:hAnsiTheme="minorEastAsia" w:hint="eastAsia"/>
        </w:rPr>
        <w:t>Q</w:t>
      </w:r>
      <w:r w:rsidRPr="00F43031">
        <w:t>cos(</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0002026F">
        <w:t>)</w:t>
      </w:r>
    </w:p>
    <w:p w14:paraId="0C741E1B" w14:textId="77777777" w:rsidR="00F43031" w:rsidRPr="00F43031" w:rsidRDefault="00F43031" w:rsidP="00E81A84">
      <w:r w:rsidRPr="00F43031">
        <w:rPr>
          <w:rFonts w:hint="eastAsia"/>
          <w:lang w:val="zh-CN"/>
        </w:rPr>
        <w:t>其中</w:t>
      </w:r>
      <w:r w:rsidR="0002026F">
        <w:rPr>
          <w:rFonts w:hint="eastAsia"/>
          <w:lang w:val="zh-CN"/>
        </w:rPr>
        <w:t>I</w:t>
      </w:r>
      <w:r w:rsidRPr="00F43031">
        <w:rPr>
          <w:rFonts w:hint="eastAsia"/>
        </w:rPr>
        <w:t>、</w:t>
      </w:r>
      <w:r w:rsidRPr="00F43031">
        <w:t>Q</w:t>
      </w:r>
      <w:r w:rsidRPr="00F43031">
        <w:rPr>
          <w:rFonts w:hint="eastAsia"/>
          <w:lang w:val="zh-CN"/>
        </w:rPr>
        <w:t>分别为同相分量和正交分量。</w:t>
      </w:r>
    </w:p>
    <w:p w14:paraId="02240C3B" w14:textId="66A153BE" w:rsidR="004861B4" w:rsidRDefault="00F43031" w:rsidP="00B2329A">
      <w:r w:rsidRPr="00E81A84">
        <w:rPr>
          <w:rFonts w:hint="eastAsia"/>
        </w:rPr>
        <w:t>在基带信号处理过程中，送入解调模块的一般是含有同相和正交两个分量的复数信号。而解调模块利用接收到的复数信号，依据调制时所使用的调制映射关系，恢复岀原始的数字信息。</w:t>
      </w:r>
    </w:p>
    <w:p w14:paraId="238579BB" w14:textId="4C1F9066" w:rsidR="004321AE" w:rsidRDefault="004321AE" w:rsidP="00A10910">
      <w:pPr>
        <w:rPr>
          <w:lang w:val="zh-CN"/>
        </w:rPr>
      </w:pPr>
      <w:r>
        <w:rPr>
          <w:rFonts w:hint="eastAsia"/>
          <w:lang w:val="zh-CN"/>
        </w:rPr>
        <w:t>解调过程中可以分别对</w:t>
      </w:r>
      <w:r>
        <w:rPr>
          <w:i/>
          <w:iCs/>
          <w:lang w:val="zh-CN"/>
        </w:rPr>
        <w:t>I</w:t>
      </w:r>
      <w:r>
        <w:rPr>
          <w:rFonts w:hint="eastAsia"/>
          <w:lang w:val="zh-CN"/>
        </w:rPr>
        <w:t>路和</w:t>
      </w:r>
      <w:r>
        <w:t>Q</w:t>
      </w:r>
      <w:r>
        <w:rPr>
          <w:rFonts w:hint="eastAsia"/>
          <w:lang w:val="zh-CN"/>
        </w:rPr>
        <w:t>路进行解调，</w:t>
      </w:r>
      <w:r w:rsidR="00CC2F2B">
        <w:rPr>
          <w:rFonts w:hint="eastAsia"/>
          <w:lang w:val="zh-CN"/>
        </w:rPr>
        <w:t>设</w:t>
      </w:r>
      <w:r w:rsidR="00CC2F2B">
        <w:rPr>
          <w:rFonts w:hint="eastAsia"/>
          <w:lang w:val="zh-CN"/>
        </w:rPr>
        <w:t>K</w:t>
      </w:r>
      <w:r w:rsidR="00CC2F2B" w:rsidRPr="007743EF">
        <w:rPr>
          <w:rFonts w:hint="eastAsia"/>
          <w:vertAlign w:val="subscript"/>
          <w:lang w:val="zh-CN"/>
        </w:rPr>
        <w:t>mod</w:t>
      </w:r>
      <w:r w:rsidR="00CC2F2B">
        <w:rPr>
          <w:rFonts w:hint="eastAsia"/>
          <w:lang w:val="zh-CN"/>
        </w:rPr>
        <w:t>=1/</w:t>
      </w:r>
      <m:oMath>
        <m:rad>
          <m:radPr>
            <m:degHide m:val="1"/>
            <m:ctrlPr>
              <w:rPr>
                <w:rFonts w:ascii="Cambria Math" w:hAnsi="Cambria Math"/>
                <w:lang w:val="zh-CN"/>
              </w:rPr>
            </m:ctrlPr>
          </m:radPr>
          <m:deg/>
          <m:e>
            <m:r>
              <m:rPr>
                <m:sty m:val="p"/>
              </m:rPr>
              <w:rPr>
                <w:rFonts w:ascii="Cambria Math" w:hAnsi="Cambria Math"/>
                <w:lang w:val="zh-CN"/>
              </w:rPr>
              <m:t>42</m:t>
            </m:r>
          </m:e>
        </m:rad>
      </m:oMath>
      <w:r w:rsidR="00CC2F2B">
        <w:rPr>
          <w:rFonts w:hint="eastAsia"/>
          <w:lang w:val="zh-CN"/>
        </w:rPr>
        <w:t>，</w:t>
      </w:r>
      <w:r>
        <w:rPr>
          <w:rFonts w:hint="eastAsia"/>
          <w:lang w:val="zh-CN"/>
        </w:rPr>
        <w:t>判决阈值分别设为</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lastRenderedPageBreak/>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0</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p>
    <w:p w14:paraId="529BB706" w14:textId="77777777" w:rsidR="001558AB" w:rsidRDefault="001558AB" w:rsidP="001558AB">
      <w:pPr>
        <w:pStyle w:val="af7"/>
        <w:keepNext/>
        <w:jc w:val="center"/>
      </w:pPr>
      <w:bookmarkStart w:id="132" w:name="_Toc35510381"/>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Pr>
          <w:noProof/>
        </w:rPr>
        <w:t>11</w:t>
      </w:r>
      <w:r w:rsidR="0081569F">
        <w:fldChar w:fldCharType="end"/>
      </w:r>
      <w:r w:rsidRPr="008C7D6B">
        <w:rPr>
          <w:rFonts w:hint="eastAsia"/>
        </w:rPr>
        <w:t>判决阈值</w:t>
      </w:r>
      <w:r>
        <w:rPr>
          <w:rFonts w:hint="eastAsia"/>
          <w:noProof/>
        </w:rPr>
        <w:t>及其表示</w:t>
      </w:r>
      <w:bookmarkEnd w:id="132"/>
    </w:p>
    <w:tbl>
      <w:tblPr>
        <w:tblStyle w:val="a4"/>
        <w:tblW w:w="0" w:type="auto"/>
        <w:tblInd w:w="-5" w:type="dxa"/>
        <w:tblLook w:val="04A0" w:firstRow="1" w:lastRow="0" w:firstColumn="1" w:lastColumn="0" w:noHBand="0" w:noVBand="1"/>
      </w:tblPr>
      <w:tblGrid>
        <w:gridCol w:w="1701"/>
        <w:gridCol w:w="6776"/>
      </w:tblGrid>
      <w:tr w:rsidR="00B2329A" w14:paraId="4D9BB243" w14:textId="77777777" w:rsidTr="00B2329A">
        <w:tc>
          <w:tcPr>
            <w:tcW w:w="1701" w:type="dxa"/>
          </w:tcPr>
          <w:p w14:paraId="3AC954F2" w14:textId="77777777" w:rsidR="00B2329A" w:rsidRDefault="00B2329A" w:rsidP="008D01A9">
            <w:pPr>
              <w:jc w:val="center"/>
              <w:rPr>
                <w:lang w:val="zh-CN"/>
              </w:rPr>
            </w:pPr>
            <w:r>
              <w:rPr>
                <w:rFonts w:hint="eastAsia"/>
                <w:lang w:val="zh-CN"/>
              </w:rPr>
              <w:t>I/Q</w:t>
            </w:r>
          </w:p>
          <w:p w14:paraId="58CC93BE" w14:textId="77777777" w:rsidR="00B2329A" w:rsidRDefault="00B2329A" w:rsidP="008D01A9">
            <w:pPr>
              <w:jc w:val="center"/>
              <w:rPr>
                <w:lang w:val="zh-CN"/>
              </w:rPr>
            </w:pPr>
            <w:r>
              <w:rPr>
                <w:rFonts w:hint="eastAsia"/>
                <w:lang w:val="zh-CN"/>
              </w:rPr>
              <w:t>判决阈值</w:t>
            </w:r>
          </w:p>
        </w:tc>
        <w:tc>
          <w:tcPr>
            <w:tcW w:w="6776" w:type="dxa"/>
          </w:tcPr>
          <w:p w14:paraId="3B4CB2F8" w14:textId="77777777" w:rsidR="00B2329A" w:rsidRDefault="00B2329A" w:rsidP="008D01A9">
            <w:pPr>
              <w:jc w:val="center"/>
              <w:rPr>
                <w:lang w:val="zh-CN"/>
              </w:rPr>
            </w:pPr>
            <w:r>
              <w:rPr>
                <w:lang w:val="zh-CN"/>
              </w:rPr>
              <w:t>(</w:t>
            </w:r>
            <w:r>
              <w:rPr>
                <w:rFonts w:hint="eastAsia"/>
                <w:lang w:val="zh-CN"/>
              </w:rPr>
              <w:t>I</w:t>
            </w:r>
            <w:r>
              <w:rPr>
                <w:lang w:val="zh-CN"/>
              </w:rPr>
              <w:t>/Q)</w:t>
            </w:r>
            <w:r>
              <w:rPr>
                <w:rFonts w:hint="eastAsia"/>
                <w:lang w:val="zh-CN"/>
              </w:rPr>
              <w:t>/</w:t>
            </w:r>
            <m:oMath>
              <m:rad>
                <m:radPr>
                  <m:degHide m:val="1"/>
                  <m:ctrlPr>
                    <w:rPr>
                      <w:rFonts w:ascii="Cambria Math" w:hAnsi="Cambria Math"/>
                      <w:lang w:val="zh-CN"/>
                    </w:rPr>
                  </m:ctrlPr>
                </m:radPr>
                <m:deg/>
                <m:e>
                  <m:r>
                    <m:rPr>
                      <m:sty m:val="p"/>
                    </m:rPr>
                    <w:rPr>
                      <w:rFonts w:ascii="Cambria Math" w:hAnsi="Cambria Math"/>
                      <w:lang w:val="zh-CN"/>
                    </w:rPr>
                    <m:t>42</m:t>
                  </m:r>
                </m:e>
              </m:rad>
            </m:oMath>
          </w:p>
        </w:tc>
      </w:tr>
      <w:tr w:rsidR="00B2329A" w14:paraId="3E747A9C" w14:textId="77777777" w:rsidTr="00B2329A">
        <w:trPr>
          <w:trHeight w:val="312"/>
        </w:trPr>
        <w:tc>
          <w:tcPr>
            <w:tcW w:w="1701" w:type="dxa"/>
          </w:tcPr>
          <w:p w14:paraId="6912912C" w14:textId="77777777" w:rsidR="00B2329A" w:rsidRDefault="00B2329A" w:rsidP="008D01A9">
            <w:pPr>
              <w:jc w:val="center"/>
              <w:rPr>
                <w:lang w:val="zh-CN"/>
              </w:rPr>
            </w:pPr>
            <w:r>
              <w:rPr>
                <w:rFonts w:hint="eastAsia"/>
                <w:lang w:val="zh-CN"/>
              </w:rPr>
              <w:t>-6</w:t>
            </w:r>
          </w:p>
        </w:tc>
        <w:tc>
          <w:tcPr>
            <w:tcW w:w="6776" w:type="dxa"/>
          </w:tcPr>
          <w:p w14:paraId="08584737" w14:textId="1EFB3301" w:rsidR="00B2329A" w:rsidRDefault="00B2329A" w:rsidP="008D01A9">
            <w:pPr>
              <w:jc w:val="center"/>
              <w:rPr>
                <w:lang w:val="zh-CN"/>
              </w:rPr>
            </w:pPr>
            <w:r>
              <w:rPr>
                <w:rFonts w:hint="eastAsia"/>
                <w:lang w:val="zh-CN"/>
              </w:rPr>
              <w:t>-</w:t>
            </w:r>
            <w:r w:rsidRPr="00B2329A">
              <w:rPr>
                <w:lang w:val="zh-CN"/>
              </w:rPr>
              <w:t>0.925820099772551</w:t>
            </w:r>
          </w:p>
        </w:tc>
      </w:tr>
      <w:tr w:rsidR="00B2329A" w14:paraId="61C90E1A" w14:textId="77777777" w:rsidTr="00B2329A">
        <w:trPr>
          <w:trHeight w:val="312"/>
        </w:trPr>
        <w:tc>
          <w:tcPr>
            <w:tcW w:w="1701" w:type="dxa"/>
          </w:tcPr>
          <w:p w14:paraId="15908B04" w14:textId="77777777" w:rsidR="00B2329A" w:rsidRDefault="00B2329A" w:rsidP="00816A3B">
            <w:pPr>
              <w:jc w:val="center"/>
              <w:rPr>
                <w:lang w:val="zh-CN"/>
              </w:rPr>
            </w:pPr>
            <w:r>
              <w:rPr>
                <w:rFonts w:hint="eastAsia"/>
                <w:lang w:val="zh-CN"/>
              </w:rPr>
              <w:t>-4</w:t>
            </w:r>
          </w:p>
        </w:tc>
        <w:tc>
          <w:tcPr>
            <w:tcW w:w="6776" w:type="dxa"/>
          </w:tcPr>
          <w:p w14:paraId="6531D1D9" w14:textId="2C797BC2" w:rsidR="00B2329A" w:rsidRDefault="00B2329A" w:rsidP="00816A3B">
            <w:pPr>
              <w:jc w:val="center"/>
              <w:rPr>
                <w:lang w:val="zh-CN"/>
              </w:rPr>
            </w:pPr>
            <w:r>
              <w:rPr>
                <w:rFonts w:hint="eastAsia"/>
                <w:lang w:val="zh-CN"/>
              </w:rPr>
              <w:t>-</w:t>
            </w:r>
            <w:r w:rsidRPr="00B2329A">
              <w:rPr>
                <w:lang w:val="zh-CN"/>
              </w:rPr>
              <w:t>0.617213399848368</w:t>
            </w:r>
          </w:p>
        </w:tc>
      </w:tr>
      <w:tr w:rsidR="00B2329A" w14:paraId="19745E6F" w14:textId="77777777" w:rsidTr="00B2329A">
        <w:trPr>
          <w:trHeight w:val="312"/>
        </w:trPr>
        <w:tc>
          <w:tcPr>
            <w:tcW w:w="1701" w:type="dxa"/>
          </w:tcPr>
          <w:p w14:paraId="792EE744" w14:textId="77777777" w:rsidR="00B2329A" w:rsidRDefault="00B2329A" w:rsidP="00816A3B">
            <w:pPr>
              <w:jc w:val="center"/>
              <w:rPr>
                <w:lang w:val="zh-CN"/>
              </w:rPr>
            </w:pPr>
            <w:r>
              <w:rPr>
                <w:rFonts w:hint="eastAsia"/>
                <w:lang w:val="zh-CN"/>
              </w:rPr>
              <w:t>-2</w:t>
            </w:r>
          </w:p>
        </w:tc>
        <w:tc>
          <w:tcPr>
            <w:tcW w:w="6776" w:type="dxa"/>
          </w:tcPr>
          <w:p w14:paraId="176B0428" w14:textId="0FDB3DFE" w:rsidR="00B2329A" w:rsidRDefault="00B2329A" w:rsidP="00816A3B">
            <w:pPr>
              <w:jc w:val="center"/>
              <w:rPr>
                <w:lang w:val="zh-CN"/>
              </w:rPr>
            </w:pPr>
            <w:r>
              <w:rPr>
                <w:rFonts w:hint="eastAsia"/>
                <w:lang w:val="zh-CN"/>
              </w:rPr>
              <w:t>-</w:t>
            </w:r>
            <w:r w:rsidRPr="00B2329A">
              <w:rPr>
                <w:lang w:val="zh-CN"/>
              </w:rPr>
              <w:t>0.308606699924184</w:t>
            </w:r>
          </w:p>
        </w:tc>
      </w:tr>
      <w:tr w:rsidR="00B2329A" w14:paraId="0A307729" w14:textId="77777777" w:rsidTr="00B2329A">
        <w:trPr>
          <w:trHeight w:val="312"/>
        </w:trPr>
        <w:tc>
          <w:tcPr>
            <w:tcW w:w="1701" w:type="dxa"/>
          </w:tcPr>
          <w:p w14:paraId="20578ACA" w14:textId="77777777" w:rsidR="00B2329A" w:rsidRDefault="00B2329A" w:rsidP="00816A3B">
            <w:pPr>
              <w:jc w:val="center"/>
              <w:rPr>
                <w:lang w:val="zh-CN"/>
              </w:rPr>
            </w:pPr>
            <w:r>
              <w:rPr>
                <w:rFonts w:hint="eastAsia"/>
                <w:lang w:val="zh-CN"/>
              </w:rPr>
              <w:t>0</w:t>
            </w:r>
          </w:p>
        </w:tc>
        <w:tc>
          <w:tcPr>
            <w:tcW w:w="6776" w:type="dxa"/>
          </w:tcPr>
          <w:p w14:paraId="59741F47" w14:textId="6446ED51" w:rsidR="00B2329A" w:rsidRDefault="00B2329A" w:rsidP="00816A3B">
            <w:pPr>
              <w:jc w:val="center"/>
              <w:rPr>
                <w:lang w:val="zh-CN"/>
              </w:rPr>
            </w:pPr>
            <w:r>
              <w:rPr>
                <w:rFonts w:hint="eastAsia"/>
                <w:lang w:val="zh-CN"/>
              </w:rPr>
              <w:t>0.000000000000000</w:t>
            </w:r>
          </w:p>
        </w:tc>
      </w:tr>
      <w:tr w:rsidR="00B2329A" w14:paraId="6010BF3A" w14:textId="77777777" w:rsidTr="00B2329A">
        <w:trPr>
          <w:trHeight w:val="312"/>
        </w:trPr>
        <w:tc>
          <w:tcPr>
            <w:tcW w:w="1701" w:type="dxa"/>
          </w:tcPr>
          <w:p w14:paraId="00581DDD" w14:textId="77777777" w:rsidR="00B2329A" w:rsidRDefault="00B2329A" w:rsidP="00D40824">
            <w:pPr>
              <w:jc w:val="center"/>
              <w:rPr>
                <w:lang w:val="zh-CN"/>
              </w:rPr>
            </w:pPr>
            <w:r>
              <w:rPr>
                <w:rFonts w:hint="eastAsia"/>
                <w:lang w:val="zh-CN"/>
              </w:rPr>
              <w:t>2</w:t>
            </w:r>
          </w:p>
        </w:tc>
        <w:tc>
          <w:tcPr>
            <w:tcW w:w="6776" w:type="dxa"/>
          </w:tcPr>
          <w:p w14:paraId="4F7E6314" w14:textId="4565CF10" w:rsidR="00B2329A" w:rsidRDefault="00B2329A" w:rsidP="00D40824">
            <w:pPr>
              <w:jc w:val="center"/>
              <w:rPr>
                <w:lang w:val="zh-CN"/>
              </w:rPr>
            </w:pPr>
            <w:r w:rsidRPr="00B2329A">
              <w:rPr>
                <w:lang w:val="zh-CN"/>
              </w:rPr>
              <w:t>0.308606699924184</w:t>
            </w:r>
          </w:p>
        </w:tc>
      </w:tr>
      <w:tr w:rsidR="00B2329A" w14:paraId="7ADDED18" w14:textId="77777777" w:rsidTr="00B2329A">
        <w:trPr>
          <w:trHeight w:val="312"/>
        </w:trPr>
        <w:tc>
          <w:tcPr>
            <w:tcW w:w="1701" w:type="dxa"/>
          </w:tcPr>
          <w:p w14:paraId="7D850715" w14:textId="77777777" w:rsidR="00B2329A" w:rsidRDefault="00B2329A" w:rsidP="00D40824">
            <w:pPr>
              <w:jc w:val="center"/>
              <w:rPr>
                <w:lang w:val="zh-CN"/>
              </w:rPr>
            </w:pPr>
            <w:r>
              <w:rPr>
                <w:rFonts w:hint="eastAsia"/>
                <w:lang w:val="zh-CN"/>
              </w:rPr>
              <w:t>4</w:t>
            </w:r>
          </w:p>
        </w:tc>
        <w:tc>
          <w:tcPr>
            <w:tcW w:w="6776" w:type="dxa"/>
          </w:tcPr>
          <w:p w14:paraId="736DA9DC" w14:textId="790166A6" w:rsidR="00B2329A" w:rsidRDefault="00B2329A" w:rsidP="00D40824">
            <w:pPr>
              <w:jc w:val="center"/>
              <w:rPr>
                <w:lang w:val="zh-CN"/>
              </w:rPr>
            </w:pPr>
            <w:r w:rsidRPr="00B2329A">
              <w:rPr>
                <w:lang w:val="zh-CN"/>
              </w:rPr>
              <w:t>0.617213399848368</w:t>
            </w:r>
          </w:p>
        </w:tc>
      </w:tr>
      <w:tr w:rsidR="00B2329A" w14:paraId="694FBFA5" w14:textId="77777777" w:rsidTr="00B2329A">
        <w:trPr>
          <w:trHeight w:val="312"/>
        </w:trPr>
        <w:tc>
          <w:tcPr>
            <w:tcW w:w="1701" w:type="dxa"/>
          </w:tcPr>
          <w:p w14:paraId="2EDDA88E" w14:textId="77777777" w:rsidR="00B2329A" w:rsidRDefault="00B2329A" w:rsidP="00D40824">
            <w:pPr>
              <w:jc w:val="center"/>
              <w:rPr>
                <w:lang w:val="zh-CN"/>
              </w:rPr>
            </w:pPr>
            <w:r>
              <w:rPr>
                <w:rFonts w:hint="eastAsia"/>
                <w:lang w:val="zh-CN"/>
              </w:rPr>
              <w:t>6</w:t>
            </w:r>
          </w:p>
        </w:tc>
        <w:tc>
          <w:tcPr>
            <w:tcW w:w="6776" w:type="dxa"/>
          </w:tcPr>
          <w:p w14:paraId="08982CBA" w14:textId="67241B85" w:rsidR="00B2329A" w:rsidRDefault="00B2329A" w:rsidP="00D40824">
            <w:pPr>
              <w:jc w:val="center"/>
              <w:rPr>
                <w:lang w:val="zh-CN"/>
              </w:rPr>
            </w:pPr>
            <w:r w:rsidRPr="00B2329A">
              <w:rPr>
                <w:lang w:val="zh-CN"/>
              </w:rPr>
              <w:t>0.925820099772551</w:t>
            </w:r>
          </w:p>
        </w:tc>
      </w:tr>
    </w:tbl>
    <w:p w14:paraId="028D4915" w14:textId="5BD75376" w:rsidR="002B6F50" w:rsidRDefault="002B6F50" w:rsidP="00A45160">
      <w:pPr>
        <w:pStyle w:val="3"/>
        <w:numPr>
          <w:ilvl w:val="2"/>
          <w:numId w:val="1"/>
        </w:numPr>
        <w:rPr>
          <w:lang w:val="zh-CN"/>
        </w:rPr>
      </w:pPr>
      <w:bookmarkStart w:id="133" w:name="_Toc35510299"/>
      <w:r>
        <w:rPr>
          <w:rFonts w:hint="eastAsia"/>
          <w:lang w:val="zh-CN"/>
        </w:rPr>
        <w:t>64QAM</w:t>
      </w:r>
      <w:r w:rsidR="00632E65">
        <w:rPr>
          <w:rFonts w:hint="eastAsia"/>
          <w:lang w:val="zh-CN"/>
        </w:rPr>
        <w:t>解调</w:t>
      </w:r>
      <w:r>
        <w:rPr>
          <w:rFonts w:hint="eastAsia"/>
          <w:lang w:val="zh-CN"/>
        </w:rPr>
        <w:t>实现</w:t>
      </w:r>
      <w:bookmarkEnd w:id="133"/>
    </w:p>
    <w:p w14:paraId="7CBE5BEA" w14:textId="25CA1ED6" w:rsidR="00783D41" w:rsidRPr="00FD3468" w:rsidRDefault="001129AB" w:rsidP="00F23115">
      <w:pPr>
        <w:rPr>
          <w:color w:val="FF0000"/>
        </w:rPr>
      </w:pPr>
      <w:r w:rsidRPr="00FD3468">
        <w:rPr>
          <w:color w:val="FF0000"/>
        </w:rPr>
        <w:t>当数据分组到达时，同时进行</w:t>
      </w:r>
      <w:r w:rsidRPr="00FD3468">
        <w:rPr>
          <w:rFonts w:hint="eastAsia"/>
          <w:color w:val="FF0000"/>
        </w:rPr>
        <w:t>I</w:t>
      </w:r>
      <w:r w:rsidRPr="00FD3468">
        <w:rPr>
          <w:color w:val="FF0000"/>
        </w:rPr>
        <w:t>路和</w:t>
      </w:r>
      <w:r w:rsidRPr="00FD3468">
        <w:rPr>
          <w:rFonts w:ascii="Times New Roman" w:eastAsia="Times New Roman" w:hAnsi="Times New Roman" w:cs="Times New Roman"/>
          <w:color w:val="FF0000"/>
          <w:lang w:bidi="en-US"/>
        </w:rPr>
        <w:t>Q</w:t>
      </w:r>
      <w:r w:rsidRPr="00FD3468">
        <w:rPr>
          <w:color w:val="FF0000"/>
        </w:rPr>
        <w:t>路分量的解调，</w:t>
      </w:r>
      <w:r w:rsidR="00783D41" w:rsidRPr="00FD3468">
        <w:rPr>
          <w:rFonts w:hint="eastAsia"/>
          <w:color w:val="FF0000"/>
        </w:rPr>
        <w:t>例如</w:t>
      </w:r>
      <w:r w:rsidR="00783D41" w:rsidRPr="00FD3468">
        <w:rPr>
          <w:rFonts w:hint="eastAsia"/>
          <w:color w:val="FF0000"/>
        </w:rPr>
        <w:t>I/Q&lt;</w:t>
      </w:r>
      <w:r w:rsidR="00783D41" w:rsidRPr="00FD3468">
        <w:rPr>
          <w:color w:val="FF0000"/>
        </w:rPr>
        <w:t>-6</w:t>
      </w:r>
      <w:r w:rsidR="00783D41" w:rsidRPr="00FD3468">
        <w:rPr>
          <w:rFonts w:hint="eastAsia"/>
          <w:color w:val="FF0000"/>
        </w:rPr>
        <w:t>时</w:t>
      </w:r>
      <w:r w:rsidR="00783D41" w:rsidRPr="00FD3468">
        <w:rPr>
          <w:rFonts w:hint="eastAsia"/>
          <w:color w:val="FF0000"/>
        </w:rPr>
        <w:t>I/Q=-7</w:t>
      </w:r>
      <w:r w:rsidR="00783D41" w:rsidRPr="00FD3468">
        <w:rPr>
          <w:rFonts w:hint="eastAsia"/>
          <w:color w:val="FF0000"/>
        </w:rPr>
        <w:t>，</w:t>
      </w:r>
      <w:r w:rsidR="00783D41" w:rsidRPr="00FD3468">
        <w:rPr>
          <w:rFonts w:hint="eastAsia"/>
          <w:color w:val="FF0000"/>
        </w:rPr>
        <w:t>-</w:t>
      </w:r>
      <w:r w:rsidR="00783D41" w:rsidRPr="00FD3468">
        <w:rPr>
          <w:color w:val="FF0000"/>
        </w:rPr>
        <w:t>4</w:t>
      </w:r>
      <w:r w:rsidR="00783D41" w:rsidRPr="00FD3468">
        <w:rPr>
          <w:rFonts w:hint="eastAsia"/>
          <w:color w:val="FF0000"/>
        </w:rPr>
        <w:t>&lt;I/Q&lt;</w:t>
      </w:r>
      <w:r w:rsidR="00783D41" w:rsidRPr="00FD3468">
        <w:rPr>
          <w:color w:val="FF0000"/>
        </w:rPr>
        <w:t>-6</w:t>
      </w:r>
      <w:r w:rsidR="00783D41" w:rsidRPr="00FD3468">
        <w:rPr>
          <w:rFonts w:hint="eastAsia"/>
          <w:color w:val="FF0000"/>
        </w:rPr>
        <w:t>时</w:t>
      </w:r>
      <w:r w:rsidR="00783D41" w:rsidRPr="00FD3468">
        <w:rPr>
          <w:rFonts w:hint="eastAsia"/>
          <w:color w:val="FF0000"/>
        </w:rPr>
        <w:t>I/Q=-</w:t>
      </w:r>
      <w:r w:rsidR="00783D41" w:rsidRPr="00FD3468">
        <w:rPr>
          <w:color w:val="FF0000"/>
        </w:rPr>
        <w:t>5,</w:t>
      </w:r>
      <w:r w:rsidR="00783D41" w:rsidRPr="00FD3468">
        <w:rPr>
          <w:rFonts w:hint="eastAsia"/>
          <w:color w:val="FF0000"/>
        </w:rPr>
        <w:t>其他数值以此类推。</w:t>
      </w:r>
    </w:p>
    <w:p w14:paraId="509DBC37" w14:textId="27A2894A" w:rsidR="007E3408" w:rsidRPr="00FD3468" w:rsidRDefault="00783D41" w:rsidP="002F7E2C">
      <w:pPr>
        <w:rPr>
          <w:color w:val="FF0000"/>
        </w:rPr>
      </w:pPr>
      <w:r w:rsidRPr="00FD3468">
        <w:rPr>
          <w:rFonts w:hint="eastAsia"/>
          <w:color w:val="FF0000"/>
        </w:rPr>
        <w:t>64QAM</w:t>
      </w:r>
      <w:r w:rsidRPr="00FD3468">
        <w:rPr>
          <w:rFonts w:hint="eastAsia"/>
          <w:color w:val="FF0000"/>
          <w:lang w:val="zh-CN"/>
        </w:rPr>
        <w:t>解调模块的对外接口</w:t>
      </w:r>
      <w:r w:rsidR="00E91445" w:rsidRPr="00FD3468">
        <w:rPr>
          <w:rFonts w:hint="eastAsia"/>
          <w:color w:val="FF0000"/>
        </w:rPr>
        <w:t>要求</w:t>
      </w:r>
      <w:r w:rsidR="00E91445" w:rsidRPr="00FD3468">
        <w:rPr>
          <w:rFonts w:hint="eastAsia"/>
          <w:color w:val="FF0000"/>
          <w:lang w:val="zh-CN"/>
        </w:rPr>
        <w:t>遵循</w:t>
      </w:r>
      <w:r w:rsidR="00E91445" w:rsidRPr="00FD3468">
        <w:rPr>
          <w:color w:val="FF0000"/>
        </w:rPr>
        <w:t>AXI4-Stream</w:t>
      </w:r>
      <w:r w:rsidR="00E91445" w:rsidRPr="00FD3468">
        <w:rPr>
          <w:rFonts w:hint="eastAsia"/>
          <w:color w:val="FF0000"/>
        </w:rPr>
        <w:t>，</w:t>
      </w:r>
      <w:r w:rsidR="00E91445" w:rsidRPr="00FD3468">
        <w:rPr>
          <w:rFonts w:hint="eastAsia"/>
          <w:color w:val="FF0000"/>
          <w:lang w:val="zh-CN"/>
        </w:rPr>
        <w:t>接口详细介绍参考《</w:t>
      </w:r>
      <w:r w:rsidR="00E91445" w:rsidRPr="00FD3468">
        <w:rPr>
          <w:color w:val="FF0000"/>
        </w:rPr>
        <w:t>AMBA® AXI4-Stream Protocol Specification</w:t>
      </w:r>
      <w:r w:rsidR="00E91445" w:rsidRPr="00FD3468">
        <w:rPr>
          <w:rFonts w:hint="eastAsia"/>
          <w:color w:val="FF0000"/>
          <w:lang w:val="zh-CN"/>
        </w:rPr>
        <w:t>》。</w:t>
      </w:r>
    </w:p>
    <w:p w14:paraId="44D3EE7D" w14:textId="09BB3938" w:rsidR="007E3408" w:rsidRDefault="007E3408" w:rsidP="007E3408">
      <w:pPr>
        <w:pStyle w:val="2"/>
        <w:numPr>
          <w:ilvl w:val="1"/>
          <w:numId w:val="1"/>
        </w:numPr>
      </w:pPr>
      <w:bookmarkStart w:id="134" w:name="_Toc35510300"/>
      <w:r>
        <w:rPr>
          <w:rFonts w:hint="eastAsia"/>
          <w:lang w:val="zh-CN"/>
        </w:rPr>
        <w:t>Matlab</w:t>
      </w:r>
      <w:r w:rsidR="00750351">
        <w:rPr>
          <w:rFonts w:hint="eastAsia"/>
          <w:lang w:val="zh-CN"/>
        </w:rPr>
        <w:t>仿真</w:t>
      </w:r>
      <w:bookmarkEnd w:id="134"/>
    </w:p>
    <w:p w14:paraId="1E1FE559" w14:textId="77777777" w:rsidR="00A23DA3" w:rsidRPr="0046412B" w:rsidRDefault="00A23DA3" w:rsidP="007E3408">
      <w:pPr>
        <w:rPr>
          <w:b/>
          <w:bCs/>
        </w:rPr>
      </w:pPr>
    </w:p>
    <w:p w14:paraId="48AE42C0" w14:textId="77777777" w:rsidR="00A23DA3" w:rsidRPr="00041BC1" w:rsidRDefault="00A23DA3" w:rsidP="00A23DA3">
      <w:r w:rsidRPr="00041BC1">
        <w:t>clear all</w:t>
      </w:r>
    </w:p>
    <w:p w14:paraId="60439B29" w14:textId="77777777" w:rsidR="00A23DA3" w:rsidRPr="00041BC1" w:rsidRDefault="00A23DA3" w:rsidP="00A23DA3">
      <w:r w:rsidRPr="00041BC1">
        <w:t>M = 64;</w:t>
      </w:r>
      <w:r w:rsidRPr="00041BC1">
        <w:tab/>
      </w:r>
      <w:r w:rsidRPr="00041BC1">
        <w:tab/>
      </w:r>
      <w:r w:rsidRPr="00041BC1">
        <w:tab/>
      </w:r>
      <w:r w:rsidRPr="00041BC1">
        <w:rPr>
          <w:rFonts w:hint="eastAsia"/>
        </w:rPr>
        <w:t>%64QAM</w:t>
      </w:r>
    </w:p>
    <w:p w14:paraId="1CA464D0" w14:textId="77777777" w:rsidR="00A23DA3" w:rsidRPr="00041BC1" w:rsidRDefault="00A23DA3" w:rsidP="00A23DA3">
      <w:r w:rsidRPr="00041BC1">
        <w:t>x = (0:M-1)';</w:t>
      </w:r>
      <w:r w:rsidRPr="00041BC1">
        <w:tab/>
      </w:r>
      <w:r w:rsidRPr="00041BC1">
        <w:tab/>
      </w:r>
      <w:r w:rsidRPr="00041BC1">
        <w:rPr>
          <w:rFonts w:hint="eastAsia"/>
        </w:rPr>
        <w:t>%</w:t>
      </w:r>
      <w:r w:rsidRPr="00041BC1">
        <w:rPr>
          <w:rFonts w:hint="eastAsia"/>
        </w:rPr>
        <w:t>生成</w:t>
      </w:r>
      <w:r w:rsidRPr="00041BC1">
        <w:rPr>
          <w:rFonts w:hint="eastAsia"/>
        </w:rPr>
        <w:t>0-63</w:t>
      </w:r>
      <w:r w:rsidRPr="00041BC1">
        <w:rPr>
          <w:rFonts w:hint="eastAsia"/>
        </w:rPr>
        <w:t>的向量</w:t>
      </w:r>
    </w:p>
    <w:p w14:paraId="69BC4F22" w14:textId="77777777" w:rsidR="00A23DA3" w:rsidRPr="00041BC1" w:rsidRDefault="00A23DA3" w:rsidP="00A23DA3">
      <w:r w:rsidRPr="00041BC1">
        <w:t xml:space="preserve">y = dec2bin(x) </w:t>
      </w:r>
      <w:r w:rsidRPr="00041BC1">
        <w:tab/>
      </w:r>
      <w:r w:rsidRPr="00041BC1">
        <w:rPr>
          <w:rFonts w:hint="eastAsia"/>
        </w:rPr>
        <w:t>%</w:t>
      </w:r>
      <w:r w:rsidRPr="00041BC1">
        <w:rPr>
          <w:rFonts w:hint="eastAsia"/>
        </w:rPr>
        <w:t>将</w:t>
      </w:r>
      <w:r w:rsidRPr="00041BC1">
        <w:rPr>
          <w:rFonts w:hint="eastAsia"/>
        </w:rPr>
        <w:t>x</w:t>
      </w:r>
      <w:r w:rsidRPr="00041BC1">
        <w:rPr>
          <w:rFonts w:hint="eastAsia"/>
        </w:rPr>
        <w:t>转换成</w:t>
      </w:r>
      <w:r w:rsidRPr="00041BC1">
        <w:rPr>
          <w:rFonts w:hint="eastAsia"/>
        </w:rPr>
        <w:t>2</w:t>
      </w:r>
      <w:r w:rsidRPr="00041BC1">
        <w:rPr>
          <w:rFonts w:hint="eastAsia"/>
        </w:rPr>
        <w:t>进制</w:t>
      </w:r>
    </w:p>
    <w:p w14:paraId="7834C7CE" w14:textId="77777777" w:rsidR="00A23DA3" w:rsidRPr="00041BC1" w:rsidRDefault="00A23DA3" w:rsidP="00A23DA3">
      <w:r w:rsidRPr="00041BC1">
        <w:t>z = qammod(x,M);</w:t>
      </w:r>
      <w:r w:rsidRPr="00041BC1">
        <w:tab/>
      </w:r>
      <w:r w:rsidRPr="00041BC1">
        <w:rPr>
          <w:rFonts w:hint="eastAsia"/>
        </w:rPr>
        <w:t>%</w:t>
      </w:r>
      <w:r w:rsidRPr="00041BC1">
        <w:rPr>
          <w:rFonts w:hint="eastAsia"/>
        </w:rPr>
        <w:t>将</w:t>
      </w:r>
      <w:r w:rsidRPr="00041BC1">
        <w:rPr>
          <w:rFonts w:hint="eastAsia"/>
        </w:rPr>
        <w:t>x</w:t>
      </w:r>
      <w:r w:rsidRPr="00041BC1">
        <w:t xml:space="preserve"> 64QAM</w:t>
      </w:r>
      <w:r w:rsidRPr="00041BC1">
        <w:rPr>
          <w:rFonts w:hint="eastAsia"/>
        </w:rPr>
        <w:t>调制</w:t>
      </w:r>
    </w:p>
    <w:p w14:paraId="1BE21EBA" w14:textId="77777777" w:rsidR="00A23DA3" w:rsidRPr="00041BC1" w:rsidRDefault="00A23DA3" w:rsidP="00A23DA3">
      <w:r w:rsidRPr="00041BC1">
        <w:t>o = qammod(x,M,'UnitAveragePower',true);</w:t>
      </w:r>
      <w:r w:rsidRPr="00041BC1">
        <w:rPr>
          <w:rFonts w:hint="eastAsia"/>
        </w:rPr>
        <w:t>%</w:t>
      </w:r>
      <w:r w:rsidRPr="00041BC1">
        <w:rPr>
          <w:rFonts w:hint="eastAsia"/>
        </w:rPr>
        <w:t>将</w:t>
      </w:r>
      <w:r w:rsidRPr="00041BC1">
        <w:rPr>
          <w:rFonts w:hint="eastAsia"/>
        </w:rPr>
        <w:t>x</w:t>
      </w:r>
      <w:bookmarkStart w:id="135" w:name="_Hlk29207179"/>
      <w:r w:rsidRPr="00041BC1">
        <w:rPr>
          <w:rFonts w:hint="eastAsia"/>
        </w:rPr>
        <w:t>进行</w:t>
      </w:r>
      <w:r w:rsidRPr="00041BC1">
        <w:rPr>
          <w:rFonts w:hint="eastAsia"/>
        </w:rPr>
        <w:t>64QAM</w:t>
      </w:r>
      <w:r w:rsidRPr="00041BC1">
        <w:rPr>
          <w:rFonts w:hint="eastAsia"/>
        </w:rPr>
        <w:t>功率归一化调制</w:t>
      </w:r>
      <w:bookmarkEnd w:id="135"/>
    </w:p>
    <w:p w14:paraId="4CC186D5" w14:textId="30439E25" w:rsidR="00A23DA3" w:rsidRPr="00041BC1" w:rsidRDefault="00A23DA3" w:rsidP="00A23DA3">
      <w:r w:rsidRPr="00041BC1">
        <w:t>scatterplot(z);</w:t>
      </w:r>
    </w:p>
    <w:p w14:paraId="2D16C164" w14:textId="5D05EBE6" w:rsidR="00A23DA3" w:rsidRPr="00041BC1" w:rsidRDefault="00A23DA3" w:rsidP="00A23DA3"/>
    <w:p w14:paraId="3F6E193E" w14:textId="23815773" w:rsidR="00A23DA3" w:rsidRPr="00041BC1" w:rsidRDefault="00A23DA3" w:rsidP="00A23DA3">
      <w:r w:rsidRPr="00041BC1">
        <w:t>p = qamdemod(z,M);</w:t>
      </w:r>
      <w:r w:rsidR="0046412B" w:rsidRPr="00041BC1">
        <w:rPr>
          <w:rFonts w:hint="eastAsia"/>
        </w:rPr>
        <w:t xml:space="preserve"> %</w:t>
      </w:r>
      <w:r w:rsidR="0046412B" w:rsidRPr="00041BC1">
        <w:rPr>
          <w:rFonts w:hint="eastAsia"/>
        </w:rPr>
        <w:t>将</w:t>
      </w:r>
      <w:r w:rsidR="0046412B" w:rsidRPr="00041BC1">
        <w:rPr>
          <w:rFonts w:hint="eastAsia"/>
        </w:rPr>
        <w:t>z</w:t>
      </w:r>
      <w:r w:rsidR="0046412B" w:rsidRPr="00041BC1">
        <w:t xml:space="preserve"> 64QAM</w:t>
      </w:r>
      <w:r w:rsidR="0046412B" w:rsidRPr="00041BC1">
        <w:rPr>
          <w:rFonts w:hint="eastAsia"/>
        </w:rPr>
        <w:t>解调</w:t>
      </w:r>
    </w:p>
    <w:p w14:paraId="7DCB2FC5" w14:textId="41C72F9B" w:rsidR="00A23DA3" w:rsidRPr="00041BC1" w:rsidRDefault="00A23DA3" w:rsidP="00A23DA3">
      <w:r w:rsidRPr="00041BC1">
        <w:t>q = qamdemod(o,M,'UnitAveragePower',true);</w:t>
      </w:r>
      <w:r w:rsidR="0046412B" w:rsidRPr="00041BC1">
        <w:rPr>
          <w:rFonts w:hint="eastAsia"/>
        </w:rPr>
        <w:t xml:space="preserve"> %</w:t>
      </w:r>
      <w:r w:rsidR="0046412B" w:rsidRPr="00041BC1">
        <w:rPr>
          <w:rFonts w:hint="eastAsia"/>
        </w:rPr>
        <w:t>将</w:t>
      </w:r>
      <w:r w:rsidR="0046412B" w:rsidRPr="00041BC1">
        <w:rPr>
          <w:rFonts w:hint="eastAsia"/>
        </w:rPr>
        <w:t>o</w:t>
      </w:r>
      <w:r w:rsidR="0046412B" w:rsidRPr="00041BC1">
        <w:t xml:space="preserve"> </w:t>
      </w:r>
      <w:r w:rsidR="0046412B" w:rsidRPr="00041BC1">
        <w:rPr>
          <w:rFonts w:hint="eastAsia"/>
        </w:rPr>
        <w:t>进行</w:t>
      </w:r>
      <w:r w:rsidR="0046412B" w:rsidRPr="00041BC1">
        <w:rPr>
          <w:rFonts w:hint="eastAsia"/>
        </w:rPr>
        <w:t>64QAM</w:t>
      </w:r>
      <w:r w:rsidR="0046412B" w:rsidRPr="00041BC1">
        <w:rPr>
          <w:rFonts w:hint="eastAsia"/>
        </w:rPr>
        <w:t>功率归一化解调</w:t>
      </w:r>
    </w:p>
    <w:p w14:paraId="4737B6D6" w14:textId="77777777" w:rsidR="00A23DA3" w:rsidRPr="00A23DA3" w:rsidRDefault="00A23DA3" w:rsidP="00A23DA3">
      <w:pPr>
        <w:rPr>
          <w:b/>
          <w:bCs/>
        </w:rPr>
      </w:pPr>
    </w:p>
    <w:p w14:paraId="116C162D" w14:textId="59C2B829" w:rsidR="008C310D" w:rsidRPr="00783D41" w:rsidRDefault="008C310D" w:rsidP="007E3408">
      <w:r w:rsidRPr="00783D41">
        <w:br w:type="page"/>
      </w:r>
    </w:p>
    <w:p w14:paraId="7A9B681A" w14:textId="3F9442D8" w:rsidR="00AD32AB" w:rsidRDefault="008C310D" w:rsidP="00A45160">
      <w:pPr>
        <w:pStyle w:val="1"/>
        <w:numPr>
          <w:ilvl w:val="0"/>
          <w:numId w:val="1"/>
        </w:numPr>
        <w:rPr>
          <w:lang w:val="zh-CN"/>
        </w:rPr>
      </w:pPr>
      <w:bookmarkStart w:id="136" w:name="_Toc35510301"/>
      <w:r>
        <w:rPr>
          <w:rFonts w:hint="eastAsia"/>
          <w:lang w:val="zh-CN"/>
        </w:rPr>
        <w:lastRenderedPageBreak/>
        <w:t>奈奎斯特滤波</w:t>
      </w:r>
      <w:bookmarkEnd w:id="136"/>
    </w:p>
    <w:p w14:paraId="0A8685E2" w14:textId="62660DC6" w:rsidR="005E47EE" w:rsidRDefault="00557D95" w:rsidP="00A45160">
      <w:pPr>
        <w:pStyle w:val="2"/>
        <w:numPr>
          <w:ilvl w:val="1"/>
          <w:numId w:val="1"/>
        </w:numPr>
        <w:rPr>
          <w:lang w:val="zh-CN"/>
        </w:rPr>
      </w:pPr>
      <w:bookmarkStart w:id="137" w:name="_Toc35510302"/>
      <w:r>
        <w:rPr>
          <w:rFonts w:hint="eastAsia"/>
          <w:lang w:val="zh-CN"/>
        </w:rPr>
        <w:t>概述</w:t>
      </w:r>
      <w:bookmarkEnd w:id="137"/>
    </w:p>
    <w:p w14:paraId="65CADDB4" w14:textId="77777777" w:rsidR="006230FE" w:rsidRDefault="006230FE" w:rsidP="006230FE">
      <w:r>
        <w:t>传输数字基带信号受到约束的主要因素是系统的频率特性，当基带脉冲信号通过系统时，系统的滤波作用使脉冲拖宽，在时域上，它们重叠到附近的时隙中去。接收端按约定的时隙对各点进行抽样，并以抽样时刻测定的信号幅度为依据进行判决，来导岀原脉冲的消息，若重叠到临近时隙内的信号太强，就可能发生错误判决，从而产生码间串扰。</w:t>
      </w:r>
    </w:p>
    <w:p w14:paraId="32A841D8" w14:textId="77777777" w:rsidR="006230FE" w:rsidRDefault="006230FE" w:rsidP="006230FE">
      <w:r>
        <w:t>奈奎斯特第一准则给岀了消除这种码间干扰的方法，并指岀了信道带宽与码速率的基本关系，即</w:t>
      </w:r>
    </w:p>
    <w:p w14:paraId="7BF2D42E" w14:textId="77777777" w:rsidR="00B118F2" w:rsidRDefault="00B118F2" w:rsidP="00B118F2">
      <w:pPr>
        <w:jc w:val="center"/>
      </w:pPr>
      <w:r>
        <w:rPr>
          <w:rFonts w:hint="eastAsia"/>
          <w:noProof/>
        </w:rPr>
        <w:drawing>
          <wp:inline distT="0" distB="0" distL="0" distR="0" wp14:anchorId="6DE7524F" wp14:editId="5E4D8A92">
            <wp:extent cx="1326383" cy="47749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395873" cy="502514"/>
                    </a:xfrm>
                    <a:prstGeom prst="rect">
                      <a:avLst/>
                    </a:prstGeom>
                    <a:noFill/>
                    <a:ln>
                      <a:noFill/>
                    </a:ln>
                  </pic:spPr>
                </pic:pic>
              </a:graphicData>
            </a:graphic>
          </wp:inline>
        </w:drawing>
      </w:r>
    </w:p>
    <w:p w14:paraId="2DC2EB50" w14:textId="77777777" w:rsidR="00B118F2" w:rsidRDefault="00B118F2" w:rsidP="00B118F2">
      <w:r>
        <w:t>其中</w:t>
      </w:r>
      <w:r w:rsidRPr="00B118F2">
        <w:t>R</w:t>
      </w:r>
      <w:r w:rsidRPr="00B118F2">
        <w:rPr>
          <w:vertAlign w:val="subscript"/>
        </w:rPr>
        <w:t>b</w:t>
      </w:r>
      <w:r>
        <w:t>为传码率，单位为</w:t>
      </w:r>
      <w:r w:rsidRPr="00B118F2">
        <w:t xml:space="preserve">B/s </w:t>
      </w:r>
      <w:r>
        <w:t>（波特</w:t>
      </w:r>
      <w:r>
        <w:t>/</w:t>
      </w:r>
      <w:r>
        <w:t>秒）。</w:t>
      </w:r>
      <w:r>
        <w:rPr>
          <w:rFonts w:hint="eastAsia"/>
        </w:rPr>
        <w:t>f</w:t>
      </w:r>
      <w:r w:rsidRPr="00B118F2">
        <w:rPr>
          <w:rFonts w:hint="eastAsia"/>
          <w:vertAlign w:val="subscript"/>
        </w:rPr>
        <w:t>N</w:t>
      </w:r>
      <w:r>
        <w:t>和</w:t>
      </w:r>
      <w:r w:rsidRPr="00B118F2">
        <w:rPr>
          <w:rFonts w:hint="eastAsia"/>
        </w:rPr>
        <w:t>B</w:t>
      </w:r>
      <w:r w:rsidRPr="00B118F2">
        <w:rPr>
          <w:rFonts w:hint="eastAsia"/>
          <w:vertAlign w:val="subscript"/>
        </w:rPr>
        <w:t>N</w:t>
      </w:r>
      <w:r>
        <w:t>分别为理想信道的低通截止频率和奈奎斯特带宽。</w:t>
      </w:r>
    </w:p>
    <w:p w14:paraId="29CA269E" w14:textId="77777777" w:rsidR="00B118F2" w:rsidRDefault="00B118F2" w:rsidP="00B118F2">
      <w:r>
        <w:t>假定有一数字基带信号，其码速率为</w:t>
      </w:r>
      <w:r w:rsidRPr="00B118F2">
        <w:t>100b/s,</w:t>
      </w:r>
      <w:r>
        <w:t>则按照奈奎斯特第一准则，为保证数字基带信号的无失真传输，传输信道的带宽必须要在</w:t>
      </w:r>
      <w:r w:rsidRPr="00B118F2">
        <w:t>50Hz</w:t>
      </w:r>
      <w:r>
        <w:t>以上。同理，如果数字基带信号的码速率高于</w:t>
      </w:r>
      <w:r w:rsidRPr="00B118F2">
        <w:t>100b/s,</w:t>
      </w:r>
      <w:r>
        <w:t>则在</w:t>
      </w:r>
      <w:r w:rsidRPr="00B118F2">
        <w:t>50Hz</w:t>
      </w:r>
      <w:r>
        <w:t>的带宽下不能保证信号的无失真传输。</w:t>
      </w:r>
    </w:p>
    <w:p w14:paraId="4B384AF9" w14:textId="77777777" w:rsidR="00B118F2" w:rsidRDefault="00B118F2" w:rsidP="006230FE"/>
    <w:p w14:paraId="49A1088D" w14:textId="77777777" w:rsidR="00557D95" w:rsidRDefault="00557D95" w:rsidP="008C344D">
      <w:pPr>
        <w:jc w:val="center"/>
        <w:rPr>
          <w:rFonts w:ascii="Arial" w:hAnsi="Arial" w:cs="Arial"/>
          <w:color w:val="333333"/>
          <w:szCs w:val="21"/>
        </w:rPr>
      </w:pPr>
      <w:r>
        <w:rPr>
          <w:rFonts w:ascii="Arial" w:hAnsi="Arial" w:cs="Arial"/>
          <w:noProof/>
          <w:color w:val="136EC2"/>
          <w:szCs w:val="21"/>
        </w:rPr>
        <w:drawing>
          <wp:inline distT="0" distB="0" distL="0" distR="0" wp14:anchorId="5FC9F634" wp14:editId="61F709B2">
            <wp:extent cx="1419101" cy="514590"/>
            <wp:effectExtent l="0" t="0" r="0" b="0"/>
            <wp:docPr id="74" name="图片 74" descr="https://gss3.bdstatic.com/7Po3dSag_xI4khGkpoWK1HF6hhy/baike/s%3D220/sign=8566f5d9e950352ab561220a6342fb1a/77c6a7efce1b9d16426f600ff3deb48f8c546430.jpg">
              <a:hlinkClick xmlns:a="http://schemas.openxmlformats.org/drawingml/2006/main" r:id="rId27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gss3.bdstatic.com/7Po3dSag_xI4khGkpoWK1HF6hhy/baike/s%3D220/sign=8566f5d9e950352ab561220a6342fb1a/77c6a7efce1b9d16426f600ff3deb48f8c546430.jpg">
                      <a:hlinkClick r:id="rId278" tgtFrame="&quot;_blank&quot;" tooltip="&quot;&quot;"/>
                    </pic:cNvPr>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455578" cy="527817"/>
                    </a:xfrm>
                    <a:prstGeom prst="rect">
                      <a:avLst/>
                    </a:prstGeom>
                    <a:noFill/>
                    <a:ln>
                      <a:noFill/>
                    </a:ln>
                  </pic:spPr>
                </pic:pic>
              </a:graphicData>
            </a:graphic>
          </wp:inline>
        </w:drawing>
      </w:r>
    </w:p>
    <w:p w14:paraId="41D1D7BF" w14:textId="77777777" w:rsidR="00557D95" w:rsidRPr="00BD5EC2" w:rsidRDefault="00557D95" w:rsidP="00BD5EC2">
      <w:pPr>
        <w:jc w:val="center"/>
      </w:pPr>
      <w:r w:rsidRPr="00BD5EC2">
        <w:rPr>
          <w:noProof/>
        </w:rPr>
        <w:drawing>
          <wp:inline distT="0" distB="0" distL="0" distR="0" wp14:anchorId="5D3BE594" wp14:editId="5DE33887">
            <wp:extent cx="1425039" cy="397871"/>
            <wp:effectExtent l="0" t="0" r="3810" b="2540"/>
            <wp:docPr id="73" name="图片 73" descr="https://gss3.bdstatic.com/7Po3dSag_xI4khGkpoWK1HF6hhy/baike/s%3D250/sign=55c8964eb912c8fcb0f3f1c8cc0292b4/024f78f0f736afc35e72db0bb319ebc4b7451265.jpg">
              <a:hlinkClick xmlns:a="http://schemas.openxmlformats.org/drawingml/2006/main" r:id="rId28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gss3.bdstatic.com/7Po3dSag_xI4khGkpoWK1HF6hhy/baike/s%3D250/sign=55c8964eb912c8fcb0f3f1c8cc0292b4/024f78f0f736afc35e72db0bb319ebc4b7451265.jpg">
                      <a:hlinkClick r:id="rId280" tgtFrame="&quot;_blank&quot;" tooltip="&quot;&quot;"/>
                    </pic:cNvPr>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470069" cy="410443"/>
                    </a:xfrm>
                    <a:prstGeom prst="rect">
                      <a:avLst/>
                    </a:prstGeom>
                    <a:noFill/>
                    <a:ln>
                      <a:noFill/>
                    </a:ln>
                  </pic:spPr>
                </pic:pic>
              </a:graphicData>
            </a:graphic>
          </wp:inline>
        </w:drawing>
      </w:r>
    </w:p>
    <w:p w14:paraId="08E4A5B0" w14:textId="1410957E" w:rsidR="000E0B6E" w:rsidRPr="004752FD" w:rsidRDefault="008C344D" w:rsidP="00C25307">
      <w:r w:rsidRPr="004752FD">
        <w:rPr>
          <w:rFonts w:hint="eastAsia"/>
        </w:rPr>
        <w:t>考虑到本方案中</w:t>
      </w:r>
      <w:r w:rsidR="004D4706" w:rsidRPr="004752FD">
        <w:rPr>
          <w:rFonts w:hint="eastAsia"/>
        </w:rPr>
        <w:t>每路经过调制后的码速率为</w:t>
      </w:r>
      <w:r w:rsidRPr="004752FD">
        <w:t>250M</w:t>
      </w:r>
      <w:r w:rsidR="004A6217" w:rsidRPr="004752FD">
        <w:rPr>
          <w:rFonts w:hint="eastAsia"/>
        </w:rPr>
        <w:t>s</w:t>
      </w:r>
      <w:r w:rsidRPr="004752FD">
        <w:rPr>
          <w:rFonts w:hint="eastAsia"/>
        </w:rPr>
        <w:t>ps</w:t>
      </w:r>
      <w:r w:rsidR="004D4706" w:rsidRPr="004752FD">
        <w:rPr>
          <w:rFonts w:hint="eastAsia"/>
        </w:rPr>
        <w:t>，码字位宽为</w:t>
      </w:r>
      <w:r w:rsidR="004D4706" w:rsidRPr="004752FD">
        <w:rPr>
          <w:rFonts w:hint="eastAsia"/>
        </w:rPr>
        <w:t>1</w:t>
      </w:r>
      <w:r w:rsidR="002711EF">
        <w:rPr>
          <w:rFonts w:hint="eastAsia"/>
        </w:rPr>
        <w:t>6</w:t>
      </w:r>
      <w:r w:rsidR="004D4706" w:rsidRPr="004752FD">
        <w:rPr>
          <w:rFonts w:hint="eastAsia"/>
        </w:rPr>
        <w:t>bit</w:t>
      </w:r>
      <w:r w:rsidRPr="004752FD">
        <w:rPr>
          <w:rFonts w:hint="eastAsia"/>
        </w:rPr>
        <w:t>，设定低通滤波器的带通截止频率大于</w:t>
      </w:r>
      <w:r w:rsidR="00BA2560">
        <w:rPr>
          <w:rFonts w:hint="eastAsia"/>
        </w:rPr>
        <w:t>112.5</w:t>
      </w:r>
      <w:r w:rsidRPr="004752FD">
        <w:rPr>
          <w:rFonts w:hint="eastAsia"/>
        </w:rPr>
        <w:t>M</w:t>
      </w:r>
      <w:r w:rsidR="0016071A" w:rsidRPr="004752FD">
        <w:t>H</w:t>
      </w:r>
      <w:r w:rsidR="00484A41" w:rsidRPr="004752FD">
        <w:rPr>
          <w:rFonts w:hint="eastAsia"/>
        </w:rPr>
        <w:t>z</w:t>
      </w:r>
      <w:r w:rsidR="00DF7104">
        <w:t>(</w:t>
      </w:r>
      <w:r w:rsidR="00915B4F">
        <w:rPr>
          <w:rFonts w:hint="eastAsia"/>
        </w:rPr>
        <w:t>最大码速</w:t>
      </w:r>
      <w:r w:rsidR="00915B4F">
        <w:rPr>
          <w:rFonts w:hint="eastAsia"/>
        </w:rPr>
        <w:t>/2=</w:t>
      </w:r>
      <w:r w:rsidR="00BA2560">
        <w:rPr>
          <w:rFonts w:hint="eastAsia"/>
        </w:rPr>
        <w:t>112.5</w:t>
      </w:r>
      <w:r w:rsidR="00915B4F">
        <w:t>Mhz</w:t>
      </w:r>
      <w:r w:rsidR="00DF7104">
        <w:t>)</w:t>
      </w:r>
      <w:r w:rsidR="000D1D4F" w:rsidRPr="004752FD">
        <w:rPr>
          <w:rFonts w:hint="eastAsia"/>
        </w:rPr>
        <w:t>，</w:t>
      </w:r>
      <w:r w:rsidR="00580A69" w:rsidRPr="00AC3456">
        <w:rPr>
          <w:rFonts w:hint="eastAsia"/>
          <w:lang w:val="zh-CN"/>
        </w:rPr>
        <w:t>截止频率</w:t>
      </w:r>
      <w:r w:rsidR="00580A69">
        <w:rPr>
          <w:rFonts w:hint="eastAsia"/>
          <w:lang w:val="zh-CN"/>
        </w:rPr>
        <w:t>125MHz</w:t>
      </w:r>
      <w:r w:rsidR="00580A69">
        <w:rPr>
          <w:rFonts w:hint="eastAsia"/>
          <w:lang w:val="zh-CN"/>
        </w:rPr>
        <w:t>，</w:t>
      </w:r>
      <w:r w:rsidR="004D4706" w:rsidRPr="004752FD">
        <w:rPr>
          <w:rFonts w:hint="eastAsia"/>
        </w:rPr>
        <w:t>滤波器的输入样值信号为</w:t>
      </w:r>
      <w:r w:rsidR="004D4706" w:rsidRPr="004752FD">
        <w:rPr>
          <w:rFonts w:hint="eastAsia"/>
        </w:rPr>
        <w:t>1</w:t>
      </w:r>
      <w:r w:rsidR="00106489">
        <w:rPr>
          <w:rFonts w:hint="eastAsia"/>
        </w:rPr>
        <w:t>6</w:t>
      </w:r>
      <w:r w:rsidR="004D4706" w:rsidRPr="004752FD">
        <w:rPr>
          <w:rFonts w:hint="eastAsia"/>
        </w:rPr>
        <w:t>bit</w:t>
      </w:r>
      <w:r w:rsidR="004D4706" w:rsidRPr="004752FD">
        <w:rPr>
          <w:rFonts w:hint="eastAsia"/>
        </w:rPr>
        <w:t>，</w:t>
      </w:r>
      <w:r w:rsidR="000D1D4F" w:rsidRPr="004752FD">
        <w:rPr>
          <w:rFonts w:hint="eastAsia"/>
        </w:rPr>
        <w:t>通带内波纹小于</w:t>
      </w:r>
      <m:oMath>
        <m:r>
          <m:rPr>
            <m:sty m:val="p"/>
          </m:rPr>
          <w:rPr>
            <w:rFonts w:ascii="Cambria Math" w:hAnsi="Cambria Math"/>
          </w:rPr>
          <m:t>±</m:t>
        </m:r>
        <m:r>
          <m:rPr>
            <m:sty m:val="p"/>
          </m:rPr>
          <w:rPr>
            <w:rFonts w:ascii="Cambria Math" w:hAnsi="Cambria Math" w:hint="eastAsia"/>
          </w:rPr>
          <m:t>0.</m:t>
        </m:r>
        <m:r>
          <m:rPr>
            <m:sty m:val="p"/>
          </m:rPr>
          <w:rPr>
            <w:rFonts w:ascii="Cambria Math" w:hAnsi="Cambria Math"/>
          </w:rPr>
          <m:t>05</m:t>
        </m:r>
        <m:r>
          <w:rPr>
            <w:rFonts w:ascii="Cambria Math" w:hAnsi="Cambria Math" w:hint="eastAsia"/>
          </w:rPr>
          <m:t>dB</m:t>
        </m:r>
      </m:oMath>
      <w:r w:rsidR="000D1D4F" w:rsidRPr="004752FD">
        <w:rPr>
          <w:rFonts w:hint="eastAsia"/>
        </w:rPr>
        <w:t>，阻带衰减大于</w:t>
      </w:r>
      <w:r w:rsidR="008E2C5C">
        <w:rPr>
          <w:rFonts w:hint="eastAsia"/>
        </w:rPr>
        <w:t>7</w:t>
      </w:r>
      <w:r w:rsidR="000D1D4F" w:rsidRPr="004752FD">
        <w:rPr>
          <w:rFonts w:hint="eastAsia"/>
        </w:rPr>
        <w:t>0</w:t>
      </w:r>
      <m:oMath>
        <m:r>
          <m:rPr>
            <m:sty m:val="p"/>
          </m:rPr>
          <w:rPr>
            <w:rFonts w:ascii="Cambria Math" w:hAnsi="Cambria Math" w:hint="eastAsia"/>
          </w:rPr>
          <m:t xml:space="preserve"> </m:t>
        </m:r>
        <m:r>
          <w:rPr>
            <w:rFonts w:ascii="Cambria Math" w:hAnsi="Cambria Math" w:hint="eastAsia"/>
          </w:rPr>
          <m:t>dB</m:t>
        </m:r>
      </m:oMath>
      <w:r w:rsidR="00D400BD">
        <w:rPr>
          <w:rFonts w:hint="eastAsia"/>
        </w:rPr>
        <w:t>，</w:t>
      </w:r>
      <w:r w:rsidR="00D400BD" w:rsidRPr="004752FD">
        <w:rPr>
          <w:rFonts w:hint="eastAsia"/>
        </w:rPr>
        <w:t>f</w:t>
      </w:r>
      <w:r w:rsidR="00D400BD" w:rsidRPr="004752FD">
        <w:t>s</w:t>
      </w:r>
      <w:r w:rsidR="00D400BD">
        <w:rPr>
          <w:rFonts w:hint="eastAsia"/>
        </w:rPr>
        <w:t>=</w:t>
      </w:r>
      <m:oMath>
        <m:r>
          <w:rPr>
            <w:rFonts w:ascii="Cambria Math" w:hAnsi="Cambria Math"/>
          </w:rPr>
          <m:t>250Mhz</m:t>
        </m:r>
      </m:oMath>
      <w:r w:rsidR="003F7FE0" w:rsidRPr="004752FD">
        <w:rPr>
          <w:rFonts w:hint="eastAsia"/>
        </w:rPr>
        <w:t>。</w:t>
      </w:r>
    </w:p>
    <w:p w14:paraId="25AA2EF3" w14:textId="31FD9DD2" w:rsidR="001179E8" w:rsidRDefault="00CB65C2" w:rsidP="00C25307">
      <w:r>
        <w:rPr>
          <w:rFonts w:hint="eastAsia"/>
        </w:rPr>
        <w:t>低通滤波器采用</w:t>
      </w:r>
      <w:r>
        <w:rPr>
          <w:rFonts w:hint="eastAsia"/>
        </w:rPr>
        <w:t>xilinx</w:t>
      </w:r>
      <w:r>
        <w:rPr>
          <w:rFonts w:hint="eastAsia"/>
        </w:rPr>
        <w:t>公司的</w:t>
      </w:r>
      <w:r>
        <w:rPr>
          <w:rFonts w:hint="eastAsia"/>
        </w:rPr>
        <w:t>FIR</w:t>
      </w:r>
      <w:r>
        <w:t xml:space="preserve"> </w:t>
      </w:r>
      <w:r>
        <w:rPr>
          <w:rFonts w:hint="eastAsia"/>
        </w:rPr>
        <w:t>compiler</w:t>
      </w:r>
      <w:r>
        <w:t xml:space="preserve"> </w:t>
      </w:r>
      <w:r>
        <w:rPr>
          <w:rFonts w:hint="eastAsia"/>
        </w:rPr>
        <w:t>IP</w:t>
      </w:r>
      <w:r>
        <w:rPr>
          <w:rFonts w:hint="eastAsia"/>
        </w:rPr>
        <w:t>核实现，具体使用方法参见《</w:t>
      </w:r>
      <w:r w:rsidRPr="001B027F">
        <w:t>FIR Compiler v7.2</w:t>
      </w:r>
      <w:r w:rsidRPr="001B027F">
        <w:rPr>
          <w:rFonts w:hint="eastAsia"/>
        </w:rPr>
        <w:t xml:space="preserve"> </w:t>
      </w:r>
      <w:r w:rsidRPr="001B027F">
        <w:t>LogiCORE IP Product Guide</w:t>
      </w:r>
      <w:r w:rsidRPr="001B027F">
        <w:rPr>
          <w:rFonts w:hint="eastAsia"/>
        </w:rPr>
        <w:t>.</w:t>
      </w:r>
      <w:r w:rsidRPr="001B027F">
        <w:t>PG149</w:t>
      </w:r>
      <w:r>
        <w:rPr>
          <w:rFonts w:hint="eastAsia"/>
        </w:rPr>
        <w:t>》</w:t>
      </w:r>
      <w:r w:rsidR="001B027F">
        <w:rPr>
          <w:rFonts w:hint="eastAsia"/>
        </w:rPr>
        <w:t>,</w:t>
      </w:r>
      <w:r w:rsidR="001B027F">
        <w:rPr>
          <w:rFonts w:hint="eastAsia"/>
        </w:rPr>
        <w:t>具体设计过程是先根据滤波器的设计参数用</w:t>
      </w:r>
      <w:r w:rsidR="00895DDB">
        <w:rPr>
          <w:rFonts w:hint="eastAsia"/>
        </w:rPr>
        <w:t>M</w:t>
      </w:r>
      <w:r w:rsidR="001B027F">
        <w:rPr>
          <w:rFonts w:hint="eastAsia"/>
        </w:rPr>
        <w:t>atlab</w:t>
      </w:r>
      <w:r w:rsidR="001B027F">
        <w:rPr>
          <w:rFonts w:hint="eastAsia"/>
        </w:rPr>
        <w:t>的</w:t>
      </w:r>
      <w:r w:rsidR="001B027F" w:rsidRPr="001B027F">
        <w:rPr>
          <w:rFonts w:hint="eastAsia"/>
        </w:rPr>
        <w:t>FDATool</w:t>
      </w:r>
      <w:r w:rsidR="001B027F" w:rsidRPr="001B027F">
        <w:rPr>
          <w:rFonts w:hint="eastAsia"/>
        </w:rPr>
        <w:t>工具生成</w:t>
      </w:r>
      <w:r w:rsidR="001B027F" w:rsidRPr="001B027F">
        <w:rPr>
          <w:rFonts w:hint="eastAsia"/>
        </w:rPr>
        <w:t>coe</w:t>
      </w:r>
      <w:r w:rsidR="001B027F" w:rsidRPr="001B027F">
        <w:rPr>
          <w:rFonts w:hint="eastAsia"/>
        </w:rPr>
        <w:t>文件，导入到</w:t>
      </w:r>
      <w:r w:rsidR="001B027F" w:rsidRPr="001B027F">
        <w:rPr>
          <w:rFonts w:hint="eastAsia"/>
        </w:rPr>
        <w:t>FIR</w:t>
      </w:r>
      <w:r w:rsidR="001B027F" w:rsidRPr="001B027F">
        <w:t xml:space="preserve"> </w:t>
      </w:r>
      <w:r w:rsidR="001B027F" w:rsidRPr="001B027F">
        <w:rPr>
          <w:rFonts w:hint="eastAsia"/>
        </w:rPr>
        <w:t>compiler</w:t>
      </w:r>
      <w:r w:rsidR="001B027F" w:rsidRPr="001B027F">
        <w:t xml:space="preserve"> </w:t>
      </w:r>
      <w:r w:rsidR="001B027F" w:rsidRPr="001B027F">
        <w:rPr>
          <w:rFonts w:hint="eastAsia"/>
        </w:rPr>
        <w:t>IP</w:t>
      </w:r>
      <w:r w:rsidR="001B027F" w:rsidRPr="001B027F">
        <w:rPr>
          <w:rFonts w:hint="eastAsia"/>
        </w:rPr>
        <w:t>中</w:t>
      </w:r>
      <w:r w:rsidR="00472125">
        <w:rPr>
          <w:rFonts w:hint="eastAsia"/>
        </w:rPr>
        <w:t>验证</w:t>
      </w:r>
      <w:r w:rsidR="001B027F" w:rsidRPr="001B027F">
        <w:rPr>
          <w:rFonts w:hint="eastAsia"/>
        </w:rPr>
        <w:t>即可</w:t>
      </w:r>
      <w:r w:rsidR="001B027F">
        <w:rPr>
          <w:rFonts w:hint="eastAsia"/>
        </w:rPr>
        <w:t>。</w:t>
      </w:r>
    </w:p>
    <w:p w14:paraId="0CD7DC4C" w14:textId="05E64BE7" w:rsidR="002966D1" w:rsidRPr="001B027F" w:rsidRDefault="002966D1" w:rsidP="00A45160">
      <w:pPr>
        <w:pStyle w:val="2"/>
        <w:numPr>
          <w:ilvl w:val="1"/>
          <w:numId w:val="1"/>
        </w:numPr>
        <w:rPr>
          <w:rFonts w:cstheme="minorBidi"/>
          <w:szCs w:val="22"/>
        </w:rPr>
      </w:pPr>
      <w:bookmarkStart w:id="138" w:name="_Toc35510303"/>
      <w:r w:rsidRPr="001B027F">
        <w:rPr>
          <w:rFonts w:hint="eastAsia"/>
        </w:rPr>
        <w:t>FIR</w:t>
      </w:r>
      <w:r w:rsidRPr="001B027F">
        <w:t xml:space="preserve"> </w:t>
      </w:r>
      <w:r w:rsidRPr="001B027F">
        <w:rPr>
          <w:rFonts w:hint="eastAsia"/>
        </w:rPr>
        <w:t>compiler</w:t>
      </w:r>
      <w:r w:rsidRPr="001B027F">
        <w:t xml:space="preserve"> </w:t>
      </w:r>
      <w:r w:rsidRPr="001B027F">
        <w:rPr>
          <w:rFonts w:hint="eastAsia"/>
        </w:rPr>
        <w:t>IP</w:t>
      </w:r>
      <w:r>
        <w:rPr>
          <w:rFonts w:hint="eastAsia"/>
        </w:rPr>
        <w:t>简介</w:t>
      </w:r>
      <w:bookmarkEnd w:id="138"/>
    </w:p>
    <w:p w14:paraId="502B160B" w14:textId="77777777" w:rsidR="00D70679" w:rsidRDefault="003744BF" w:rsidP="00D70679">
      <w:pPr>
        <w:keepNext/>
        <w:jc w:val="center"/>
      </w:pPr>
      <w:r>
        <w:rPr>
          <w:lang w:val="zh-CN"/>
        </w:rPr>
        <w:br w:type="page"/>
      </w:r>
      <w:r w:rsidR="002F33A8" w:rsidRPr="002F33A8">
        <w:rPr>
          <w:noProof/>
        </w:rPr>
        <w:lastRenderedPageBreak/>
        <w:drawing>
          <wp:inline distT="0" distB="0" distL="0" distR="0" wp14:anchorId="70FC841B" wp14:editId="226503AF">
            <wp:extent cx="2939143" cy="247291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951940" cy="2483681"/>
                    </a:xfrm>
                    <a:prstGeom prst="rect">
                      <a:avLst/>
                    </a:prstGeom>
                    <a:noFill/>
                    <a:ln>
                      <a:noFill/>
                    </a:ln>
                  </pic:spPr>
                </pic:pic>
              </a:graphicData>
            </a:graphic>
          </wp:inline>
        </w:drawing>
      </w:r>
    </w:p>
    <w:p w14:paraId="1FF973F2" w14:textId="531D2E1C" w:rsidR="002F33A8" w:rsidRDefault="00D70679" w:rsidP="00D70679">
      <w:pPr>
        <w:pStyle w:val="af7"/>
        <w:jc w:val="center"/>
      </w:pPr>
      <w:bookmarkStart w:id="139" w:name="_Toc3551035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31</w:t>
      </w:r>
      <w:r w:rsidR="0081569F">
        <w:fldChar w:fldCharType="end"/>
      </w:r>
      <w:r w:rsidRPr="0094251A">
        <w:t>FIR compiler IP</w:t>
      </w:r>
      <w:r w:rsidRPr="0094251A">
        <w:t>管脚</w:t>
      </w:r>
      <w:bookmarkEnd w:id="139"/>
    </w:p>
    <w:p w14:paraId="3FE1DD7C" w14:textId="77777777" w:rsidR="00B27EF1" w:rsidRDefault="0044623B" w:rsidP="0044623B">
      <w:pPr>
        <w:pStyle w:val="af7"/>
        <w:jc w:val="center"/>
      </w:pPr>
      <w:bookmarkStart w:id="140" w:name="_Toc35510382"/>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13</w:t>
      </w:r>
      <w:r w:rsidR="0081569F">
        <w:fldChar w:fldCharType="end"/>
      </w:r>
      <w:r w:rsidRPr="00B265A8">
        <w:t>FIR compiler IP</w:t>
      </w:r>
      <w:r w:rsidRPr="00B265A8">
        <w:t>管脚描述</w:t>
      </w:r>
      <w:bookmarkEnd w:id="140"/>
    </w:p>
    <w:tbl>
      <w:tblPr>
        <w:tblW w:w="8647" w:type="dxa"/>
        <w:tblInd w:w="-5" w:type="dxa"/>
        <w:tblLook w:val="04A0" w:firstRow="1" w:lastRow="0" w:firstColumn="1" w:lastColumn="0" w:noHBand="0" w:noVBand="1"/>
      </w:tblPr>
      <w:tblGrid>
        <w:gridCol w:w="2110"/>
        <w:gridCol w:w="6537"/>
      </w:tblGrid>
      <w:tr w:rsidR="00B37CD6" w:rsidRPr="00B37CD6" w14:paraId="677617B3" w14:textId="77777777" w:rsidTr="00B37CD6">
        <w:trPr>
          <w:trHeight w:val="285"/>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BE54"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537" w:type="dxa"/>
            <w:tcBorders>
              <w:top w:val="single" w:sz="4" w:space="0" w:color="auto"/>
              <w:left w:val="nil"/>
              <w:bottom w:val="single" w:sz="4" w:space="0" w:color="auto"/>
              <w:right w:val="single" w:sz="4" w:space="0" w:color="auto"/>
            </w:tcBorders>
            <w:shd w:val="clear" w:color="auto" w:fill="auto"/>
            <w:noWrap/>
            <w:vAlign w:val="center"/>
            <w:hideMark/>
          </w:tcPr>
          <w:p w14:paraId="6C648603"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B37CD6" w:rsidRPr="00B37CD6" w14:paraId="626DCA00"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8781C8C"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w:t>
            </w:r>
            <w:r>
              <w:rPr>
                <w:rFonts w:ascii="等线" w:eastAsia="等线" w:hAnsi="等线" w:cs="宋体" w:hint="eastAsia"/>
                <w:color w:val="000000"/>
                <w:kern w:val="0"/>
                <w:sz w:val="22"/>
              </w:rPr>
              <w:t>s</w:t>
            </w:r>
            <w:r>
              <w:rPr>
                <w:rFonts w:ascii="等线" w:eastAsia="等线" w:hAnsi="等线" w:cs="宋体"/>
                <w:color w:val="000000"/>
                <w:kern w:val="0"/>
                <w:sz w:val="22"/>
              </w:rPr>
              <w:t>_config_xx</w:t>
            </w:r>
          </w:p>
        </w:tc>
        <w:tc>
          <w:tcPr>
            <w:tcW w:w="6537" w:type="dxa"/>
            <w:tcBorders>
              <w:top w:val="nil"/>
              <w:left w:val="nil"/>
              <w:bottom w:val="single" w:sz="4" w:space="0" w:color="auto"/>
              <w:right w:val="single" w:sz="4" w:space="0" w:color="auto"/>
            </w:tcBorders>
            <w:shd w:val="clear" w:color="auto" w:fill="auto"/>
            <w:noWrap/>
            <w:vAlign w:val="center"/>
            <w:hideMark/>
          </w:tcPr>
          <w:p w14:paraId="72EBFDA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配置通道，遵循axi流模式。</w:t>
            </w:r>
          </w:p>
        </w:tc>
      </w:tr>
      <w:tr w:rsidR="00B37CD6" w:rsidRPr="00B37CD6" w14:paraId="7DACD198"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8EB4AFA"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reload</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5A81E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滤波器系数重载通道，遵循axi流模式。</w:t>
            </w:r>
          </w:p>
        </w:tc>
      </w:tr>
      <w:tr w:rsidR="00B37CD6" w:rsidRPr="00B37CD6" w14:paraId="62ECC9E3"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9F1A7C2"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76BD9A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数据输入通道，遵循axi流模式。</w:t>
            </w:r>
          </w:p>
        </w:tc>
      </w:tr>
      <w:tr w:rsidR="00B37CD6" w:rsidRPr="00B37CD6" w14:paraId="1E53A452"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10A036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83041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数据输出通道，遵循axi流模式。</w:t>
            </w:r>
          </w:p>
        </w:tc>
      </w:tr>
      <w:tr w:rsidR="00B37CD6" w:rsidRPr="00B37CD6" w14:paraId="5E6C882C"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D3B2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event_xx</w:t>
            </w:r>
          </w:p>
        </w:tc>
        <w:tc>
          <w:tcPr>
            <w:tcW w:w="6537" w:type="dxa"/>
            <w:tcBorders>
              <w:top w:val="nil"/>
              <w:left w:val="nil"/>
              <w:bottom w:val="single" w:sz="4" w:space="0" w:color="auto"/>
              <w:right w:val="single" w:sz="4" w:space="0" w:color="auto"/>
            </w:tcBorders>
            <w:shd w:val="clear" w:color="auto" w:fill="auto"/>
            <w:noWrap/>
            <w:vAlign w:val="center"/>
            <w:hideMark/>
          </w:tcPr>
          <w:p w14:paraId="1983554F"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事件表征信号，详见手册</w:t>
            </w:r>
          </w:p>
        </w:tc>
      </w:tr>
    </w:tbl>
    <w:p w14:paraId="1019FFE5" w14:textId="2D95DF0D" w:rsidR="008C310D" w:rsidRDefault="004B496D" w:rsidP="00A45160">
      <w:pPr>
        <w:pStyle w:val="1"/>
        <w:numPr>
          <w:ilvl w:val="0"/>
          <w:numId w:val="1"/>
        </w:numPr>
        <w:rPr>
          <w:lang w:val="zh-CN"/>
        </w:rPr>
      </w:pPr>
      <w:bookmarkStart w:id="141" w:name="_Toc35510304"/>
      <w:r>
        <w:rPr>
          <w:rFonts w:hint="eastAsia"/>
          <w:lang w:val="zh-CN"/>
        </w:rPr>
        <w:t>内插和抽取</w:t>
      </w:r>
      <w:bookmarkEnd w:id="141"/>
    </w:p>
    <w:p w14:paraId="17041A9D" w14:textId="4FAEB079" w:rsidR="008F3648" w:rsidRDefault="006D14D7" w:rsidP="00A45160">
      <w:pPr>
        <w:pStyle w:val="2"/>
        <w:numPr>
          <w:ilvl w:val="1"/>
          <w:numId w:val="1"/>
        </w:numPr>
      </w:pPr>
      <w:bookmarkStart w:id="142" w:name="_Toc35510305"/>
      <w:r>
        <w:rPr>
          <w:rFonts w:hint="eastAsia"/>
        </w:rPr>
        <w:t>内插原理</w:t>
      </w:r>
      <w:bookmarkEnd w:id="142"/>
    </w:p>
    <w:p w14:paraId="0499308E" w14:textId="77777777" w:rsidR="008F3648" w:rsidRDefault="008F3648" w:rsidP="008F3648">
      <w:r>
        <w:t>整数</w:t>
      </w:r>
      <w:r>
        <w:rPr>
          <w:rFonts w:hint="eastAsia"/>
        </w:rPr>
        <w:t>L</w:t>
      </w:r>
      <w:r>
        <w:t>倍内插指的是在原始序列的两个采样点之间等间隔的插入</w:t>
      </w:r>
      <w:r>
        <w:rPr>
          <w:rFonts w:hint="eastAsia"/>
        </w:rPr>
        <w:t>L</w:t>
      </w:r>
      <w:r w:rsidRPr="008F3648">
        <w:rPr>
          <w:rFonts w:ascii="Arial" w:eastAsia="Arial" w:hAnsi="Arial" w:cs="Arial"/>
          <w:sz w:val="18"/>
          <w:szCs w:val="18"/>
          <w:lang w:bidi="en-US"/>
        </w:rPr>
        <w:t>-1</w:t>
      </w:r>
      <w:r>
        <w:t>个数值，</w:t>
      </w:r>
      <w:r>
        <w:rPr>
          <w:rFonts w:hint="eastAsia"/>
        </w:rPr>
        <w:t>L</w:t>
      </w:r>
      <w:r>
        <w:t>叫做内插因子。</w:t>
      </w:r>
      <w:r>
        <w:rPr>
          <w:rFonts w:hint="eastAsia"/>
        </w:rPr>
        <w:t>常用的</w:t>
      </w:r>
      <w:r>
        <w:rPr>
          <w:rFonts w:hint="eastAsia"/>
        </w:rPr>
        <w:t>L</w:t>
      </w:r>
      <w:r>
        <w:t>倍内插的方法</w:t>
      </w:r>
      <w:r>
        <w:rPr>
          <w:rFonts w:hint="eastAsia"/>
        </w:rPr>
        <w:t>是将</w:t>
      </w:r>
      <w:r w:rsidRPr="00B77585">
        <w:t>相邻两点之间等间隔插入</w:t>
      </w:r>
      <w:r>
        <w:rPr>
          <w:rFonts w:hint="eastAsia"/>
        </w:rPr>
        <w:t>L</w:t>
      </w:r>
      <w:r w:rsidRPr="008F3648">
        <w:rPr>
          <w:rFonts w:ascii="Arial" w:eastAsia="Arial" w:hAnsi="Arial" w:cs="Arial"/>
          <w:sz w:val="18"/>
          <w:szCs w:val="18"/>
        </w:rPr>
        <w:t>-1</w:t>
      </w:r>
      <w:r w:rsidRPr="00B77585">
        <w:t>个</w:t>
      </w:r>
      <w:r w:rsidRPr="008F3648">
        <w:rPr>
          <w:rFonts w:ascii="Arial" w:eastAsia="Arial" w:hAnsi="Arial" w:cs="Arial"/>
          <w:sz w:val="18"/>
          <w:szCs w:val="18"/>
        </w:rPr>
        <w:t>0</w:t>
      </w:r>
      <w:r w:rsidRPr="00B77585">
        <w:t>值</w:t>
      </w:r>
      <w:r>
        <w:rPr>
          <w:rFonts w:hint="eastAsia"/>
        </w:rPr>
        <w:t>。</w:t>
      </w:r>
    </w:p>
    <w:p w14:paraId="53D745AF" w14:textId="598499EE" w:rsidR="008F3648" w:rsidRPr="006E5FBB" w:rsidRDefault="008F3648" w:rsidP="008F3648">
      <w:pPr>
        <w:rPr>
          <w:color w:val="FF0000"/>
        </w:rPr>
      </w:pPr>
      <w:r w:rsidRPr="006E5FBB">
        <w:rPr>
          <w:rFonts w:hint="eastAsia"/>
          <w:color w:val="FF0000"/>
        </w:rPr>
        <w:t>本设计的</w:t>
      </w:r>
      <w:r w:rsidRPr="006E5FBB">
        <w:rPr>
          <w:rFonts w:hint="eastAsia"/>
          <w:color w:val="FF0000"/>
        </w:rPr>
        <w:t>L=2</w:t>
      </w:r>
      <w:r w:rsidRPr="006E5FBB">
        <w:rPr>
          <w:rFonts w:hint="eastAsia"/>
          <w:color w:val="FF0000"/>
        </w:rPr>
        <w:t>，内插后加滤波器，截止频率</w:t>
      </w:r>
      <w:r w:rsidRPr="006E5FBB">
        <w:rPr>
          <w:rFonts w:hint="eastAsia"/>
          <w:color w:val="FF0000"/>
        </w:rPr>
        <w:t>125Mhz</w:t>
      </w:r>
      <w:r w:rsidRPr="006E5FBB">
        <w:rPr>
          <w:rFonts w:hint="eastAsia"/>
          <w:color w:val="FF0000"/>
        </w:rPr>
        <w:t>，数据速率</w:t>
      </w:r>
      <w:r w:rsidRPr="006E5FBB">
        <w:rPr>
          <w:rFonts w:hint="eastAsia"/>
          <w:color w:val="FF0000"/>
        </w:rPr>
        <w:t>500Msps</w:t>
      </w:r>
      <w:r w:rsidRPr="006E5FBB">
        <w:rPr>
          <w:rFonts w:hint="eastAsia"/>
          <w:color w:val="FF0000"/>
        </w:rPr>
        <w:t>，可参考奈奎斯特滤波器部分。</w:t>
      </w:r>
    </w:p>
    <w:p w14:paraId="507AB9F3" w14:textId="271F7A8E" w:rsidR="006D14D7" w:rsidRDefault="008F3648" w:rsidP="00A45160">
      <w:pPr>
        <w:pStyle w:val="2"/>
        <w:numPr>
          <w:ilvl w:val="1"/>
          <w:numId w:val="1"/>
        </w:numPr>
      </w:pPr>
      <w:bookmarkStart w:id="143" w:name="_Toc35510306"/>
      <w:r>
        <w:rPr>
          <w:rFonts w:hint="eastAsia"/>
        </w:rPr>
        <w:t>内插</w:t>
      </w:r>
      <w:r w:rsidR="006D14D7">
        <w:rPr>
          <w:rFonts w:hint="eastAsia"/>
        </w:rPr>
        <w:t>实现</w:t>
      </w:r>
      <w:bookmarkEnd w:id="143"/>
    </w:p>
    <w:p w14:paraId="146AD197" w14:textId="6FEB1B7F" w:rsidR="00CC763C" w:rsidRPr="00CC763C" w:rsidRDefault="006067AD" w:rsidP="00A45160">
      <w:pPr>
        <w:pStyle w:val="3"/>
        <w:numPr>
          <w:ilvl w:val="2"/>
          <w:numId w:val="1"/>
        </w:numPr>
      </w:pPr>
      <w:bookmarkStart w:id="144" w:name="_Toc35510307"/>
      <w:r>
        <w:rPr>
          <w:rFonts w:hint="eastAsia"/>
        </w:rPr>
        <w:t>Matlab</w:t>
      </w:r>
      <w:r>
        <w:rPr>
          <w:rFonts w:hint="eastAsia"/>
        </w:rPr>
        <w:t>仿真</w:t>
      </w:r>
      <w:bookmarkEnd w:id="144"/>
    </w:p>
    <w:p w14:paraId="47B0AC88" w14:textId="77777777" w:rsidR="00FD40EA" w:rsidRDefault="00FD40EA" w:rsidP="00FD40EA">
      <w:r>
        <w:t xml:space="preserve">clear </w:t>
      </w:r>
    </w:p>
    <w:p w14:paraId="5FD7C541" w14:textId="77777777" w:rsidR="00FD40EA" w:rsidRDefault="00FD40EA" w:rsidP="00FD40EA">
      <w:r>
        <w:t>close all</w:t>
      </w:r>
    </w:p>
    <w:p w14:paraId="73B7455F" w14:textId="77777777" w:rsidR="00FD40EA" w:rsidRDefault="00FD40EA" w:rsidP="00FD40EA">
      <w:r>
        <w:t>clc</w:t>
      </w:r>
    </w:p>
    <w:p w14:paraId="58ED49E4" w14:textId="2C0F33D2" w:rsidR="00FD40EA" w:rsidRDefault="00FD40EA" w:rsidP="00FD40EA">
      <w:r>
        <w:rPr>
          <w:rFonts w:hint="eastAsia"/>
        </w:rPr>
        <w:t>%%  signal</w:t>
      </w:r>
      <w:r>
        <w:tab/>
      </w:r>
      <w:r>
        <w:rPr>
          <w:rFonts w:hint="eastAsia"/>
        </w:rPr>
        <w:t xml:space="preserve">% </w:t>
      </w:r>
      <w:r>
        <w:rPr>
          <w:rFonts w:hint="eastAsia"/>
        </w:rPr>
        <w:t>三要素</w:t>
      </w:r>
    </w:p>
    <w:p w14:paraId="22389DC0" w14:textId="6C0D373C" w:rsidR="00FD40EA" w:rsidRDefault="00FD40EA" w:rsidP="00FD40EA">
      <w:r>
        <w:t xml:space="preserve">A=2;      </w:t>
      </w:r>
      <w:r>
        <w:tab/>
        <w:t>%amplify</w:t>
      </w:r>
    </w:p>
    <w:p w14:paraId="71089422" w14:textId="559CB379" w:rsidR="00FD40EA" w:rsidRDefault="00FD40EA" w:rsidP="00FD40EA">
      <w:r>
        <w:lastRenderedPageBreak/>
        <w:t xml:space="preserve">f=10;      </w:t>
      </w:r>
      <w:r>
        <w:tab/>
        <w:t>%Hz</w:t>
      </w:r>
    </w:p>
    <w:p w14:paraId="7127BDD5" w14:textId="07731488" w:rsidR="00FD40EA" w:rsidRDefault="00FD40EA" w:rsidP="00FD40EA">
      <w:r>
        <w:t xml:space="preserve">w=2*pi*f;  </w:t>
      </w:r>
      <w:r>
        <w:tab/>
        <w:t>%rad/s</w:t>
      </w:r>
    </w:p>
    <w:p w14:paraId="1CAA7A5C" w14:textId="18B17A24" w:rsidR="00FD40EA" w:rsidRDefault="00FD40EA" w:rsidP="00FD40EA">
      <w:r>
        <w:t xml:space="preserve">p=pi/2;    </w:t>
      </w:r>
      <w:r>
        <w:tab/>
        <w:t>%rad</w:t>
      </w:r>
    </w:p>
    <w:p w14:paraId="5324D724" w14:textId="77777777" w:rsidR="00FD40EA" w:rsidRDefault="00FD40EA" w:rsidP="00FD40EA">
      <w:r>
        <w:rPr>
          <w:rFonts w:hint="eastAsia"/>
        </w:rPr>
        <w:t>%</w:t>
      </w:r>
      <w:r>
        <w:rPr>
          <w:rFonts w:hint="eastAsia"/>
        </w:rPr>
        <w:t>采样</w:t>
      </w:r>
    </w:p>
    <w:p w14:paraId="475E5100" w14:textId="25FF56F6" w:rsidR="00FD40EA" w:rsidRDefault="00FD40EA" w:rsidP="00FD40EA">
      <w:r>
        <w:rPr>
          <w:rFonts w:hint="eastAsia"/>
        </w:rPr>
        <w:t xml:space="preserve">T=1;    </w:t>
      </w:r>
      <w:r>
        <w:tab/>
      </w:r>
      <w:r>
        <w:tab/>
      </w:r>
      <w:r>
        <w:rPr>
          <w:rFonts w:hint="eastAsia"/>
        </w:rPr>
        <w:t>%s  %</w:t>
      </w:r>
      <w:r>
        <w:rPr>
          <w:rFonts w:hint="eastAsia"/>
        </w:rPr>
        <w:t>观测时间</w:t>
      </w:r>
    </w:p>
    <w:p w14:paraId="08564D70" w14:textId="5B16942A" w:rsidR="00FD40EA" w:rsidRDefault="00FD40EA" w:rsidP="00FD40EA">
      <w:r>
        <w:rPr>
          <w:rFonts w:hint="eastAsia"/>
        </w:rPr>
        <w:t xml:space="preserve">fs=10*f;     </w:t>
      </w:r>
      <w:r>
        <w:tab/>
      </w:r>
      <w:r>
        <w:rPr>
          <w:rFonts w:hint="eastAsia"/>
        </w:rPr>
        <w:t>%Hz %</w:t>
      </w:r>
      <w:r>
        <w:rPr>
          <w:rFonts w:hint="eastAsia"/>
        </w:rPr>
        <w:t>采样频率</w:t>
      </w:r>
    </w:p>
    <w:p w14:paraId="71E56C65" w14:textId="64D49200" w:rsidR="00FD40EA" w:rsidRDefault="00FD40EA" w:rsidP="00FD40EA">
      <w:r>
        <w:rPr>
          <w:rFonts w:hint="eastAsia"/>
        </w:rPr>
        <w:t xml:space="preserve">d=1/fs;      </w:t>
      </w:r>
      <w:r>
        <w:tab/>
      </w:r>
      <w:r>
        <w:rPr>
          <w:rFonts w:hint="eastAsia"/>
        </w:rPr>
        <w:t>%s  %</w:t>
      </w:r>
      <w:r>
        <w:rPr>
          <w:rFonts w:hint="eastAsia"/>
        </w:rPr>
        <w:t>采样间隔</w:t>
      </w:r>
    </w:p>
    <w:p w14:paraId="097C4D10" w14:textId="64C366F7" w:rsidR="00FD40EA" w:rsidRDefault="00FD40EA" w:rsidP="00FD40EA">
      <w:r>
        <w:rPr>
          <w:rFonts w:hint="eastAsia"/>
        </w:rPr>
        <w:t xml:space="preserve">t=0:d:T;    </w:t>
      </w:r>
      <w:r>
        <w:tab/>
      </w:r>
      <w:r>
        <w:rPr>
          <w:rFonts w:hint="eastAsia"/>
        </w:rPr>
        <w:t>%</w:t>
      </w:r>
      <w:r>
        <w:rPr>
          <w:rFonts w:hint="eastAsia"/>
        </w:rPr>
        <w:t>离散时间</w:t>
      </w:r>
      <w:r>
        <w:rPr>
          <w:rFonts w:hint="eastAsia"/>
        </w:rPr>
        <w:t>t</w:t>
      </w:r>
    </w:p>
    <w:p w14:paraId="00A527B9" w14:textId="625BB16F" w:rsidR="00FD40EA" w:rsidRDefault="00FD40EA" w:rsidP="00FD40EA">
      <w:r>
        <w:rPr>
          <w:rFonts w:hint="eastAsia"/>
        </w:rPr>
        <w:t xml:space="preserve">t1=0:d/2:T;  </w:t>
      </w:r>
      <w:r>
        <w:tab/>
      </w:r>
      <w:r>
        <w:rPr>
          <w:rFonts w:hint="eastAsia"/>
        </w:rPr>
        <w:t>%</w:t>
      </w:r>
      <w:r>
        <w:rPr>
          <w:rFonts w:hint="eastAsia"/>
        </w:rPr>
        <w:t>离散时间</w:t>
      </w:r>
      <w:r>
        <w:rPr>
          <w:rFonts w:hint="eastAsia"/>
        </w:rPr>
        <w:t>t</w:t>
      </w:r>
    </w:p>
    <w:p w14:paraId="5AF18D91" w14:textId="77777777" w:rsidR="00FD40EA" w:rsidRDefault="00FD40EA" w:rsidP="00FD40EA">
      <w:r>
        <w:rPr>
          <w:rFonts w:hint="eastAsia"/>
        </w:rPr>
        <w:t>x=A*sin(w*t+p);     %</w:t>
      </w:r>
      <w:r>
        <w:rPr>
          <w:rFonts w:hint="eastAsia"/>
        </w:rPr>
        <w:t>正弦信号</w:t>
      </w:r>
    </w:p>
    <w:p w14:paraId="7FD0D7B4" w14:textId="77777777" w:rsidR="00FD40EA" w:rsidRDefault="00FD40EA" w:rsidP="00FD40EA"/>
    <w:p w14:paraId="09F00C81" w14:textId="77777777" w:rsidR="00FD40EA" w:rsidRDefault="00FD40EA" w:rsidP="00FD40EA">
      <w:r>
        <w:t>figure(1)</w:t>
      </w:r>
    </w:p>
    <w:p w14:paraId="591C6AEE" w14:textId="77777777" w:rsidR="00FD40EA" w:rsidRDefault="00FD40EA" w:rsidP="00FD40EA">
      <w:r>
        <w:rPr>
          <w:rFonts w:hint="eastAsia"/>
        </w:rPr>
        <w:t>subplot(4,1,1);%</w:t>
      </w:r>
      <w:r>
        <w:rPr>
          <w:rFonts w:hint="eastAsia"/>
        </w:rPr>
        <w:t>画图</w:t>
      </w:r>
      <w:r>
        <w:rPr>
          <w:rFonts w:hint="eastAsia"/>
        </w:rPr>
        <w:t xml:space="preserve"> </w:t>
      </w:r>
    </w:p>
    <w:p w14:paraId="323F23E6" w14:textId="77777777" w:rsidR="00FD40EA" w:rsidRDefault="00FD40EA" w:rsidP="00FD40EA">
      <w:r>
        <w:rPr>
          <w:rFonts w:hint="eastAsia"/>
        </w:rPr>
        <w:t>stem(t,x);xlabel('t');title('x');%</w:t>
      </w:r>
      <w:r>
        <w:rPr>
          <w:rFonts w:hint="eastAsia"/>
        </w:rPr>
        <w:t>画</w:t>
      </w:r>
      <w:r>
        <w:rPr>
          <w:rFonts w:hint="eastAsia"/>
        </w:rPr>
        <w:t>x</w:t>
      </w:r>
      <w:r>
        <w:rPr>
          <w:rFonts w:hint="eastAsia"/>
        </w:rPr>
        <w:t>的原始波形</w:t>
      </w:r>
    </w:p>
    <w:p w14:paraId="3B50F690" w14:textId="77777777" w:rsidR="00FD40EA" w:rsidRDefault="00FD40EA" w:rsidP="00FD40EA">
      <w:r>
        <w:t>[t1x,t1y]=size(t1);</w:t>
      </w:r>
    </w:p>
    <w:p w14:paraId="2C0FBB25" w14:textId="77777777" w:rsidR="00FD40EA" w:rsidRDefault="00FD40EA" w:rsidP="00FD40EA">
      <w:r>
        <w:t>y=zeros(t1x,t1y);</w:t>
      </w:r>
    </w:p>
    <w:p w14:paraId="728B4332" w14:textId="77777777" w:rsidR="00FD40EA" w:rsidRDefault="00FD40EA" w:rsidP="00FD40EA">
      <w:r>
        <w:t>for i=1:t1y</w:t>
      </w:r>
    </w:p>
    <w:p w14:paraId="639DBD50" w14:textId="77777777" w:rsidR="00FD40EA" w:rsidRDefault="00FD40EA" w:rsidP="00FD40EA">
      <w:r>
        <w:t>ii = mod(i,2);</w:t>
      </w:r>
    </w:p>
    <w:p w14:paraId="3574927C" w14:textId="77777777" w:rsidR="00FD40EA" w:rsidRDefault="00FD40EA" w:rsidP="00FD40EA">
      <w:r>
        <w:tab/>
      </w:r>
      <w:r>
        <w:tab/>
        <w:t>if (ii==1)</w:t>
      </w:r>
    </w:p>
    <w:p w14:paraId="54247284" w14:textId="77777777" w:rsidR="00FD40EA" w:rsidRDefault="00FD40EA" w:rsidP="00FD40EA">
      <w:r>
        <w:tab/>
      </w:r>
      <w:r>
        <w:tab/>
      </w:r>
      <w:r>
        <w:tab/>
        <w:t>y(i)=0;</w:t>
      </w:r>
    </w:p>
    <w:p w14:paraId="154A1922" w14:textId="42250CD6" w:rsidR="00FD40EA" w:rsidRDefault="00FD40EA" w:rsidP="00FD40EA">
      <w:r>
        <w:tab/>
      </w:r>
      <w:r>
        <w:tab/>
        <w:t>else</w:t>
      </w:r>
    </w:p>
    <w:p w14:paraId="56B2E566" w14:textId="77777777" w:rsidR="00FD40EA" w:rsidRDefault="00FD40EA" w:rsidP="00FD40EA">
      <w:r>
        <w:tab/>
      </w:r>
      <w:r>
        <w:tab/>
      </w:r>
      <w:r>
        <w:tab/>
        <w:t>y(i)=x(i/2);</w:t>
      </w:r>
    </w:p>
    <w:p w14:paraId="28174ECD" w14:textId="77777777" w:rsidR="00FD40EA" w:rsidRDefault="00FD40EA" w:rsidP="00FD40EA">
      <w:r>
        <w:tab/>
      </w:r>
      <w:r>
        <w:tab/>
        <w:t>end</w:t>
      </w:r>
    </w:p>
    <w:p w14:paraId="2136D2A9" w14:textId="77777777" w:rsidR="00FD40EA" w:rsidRDefault="00FD40EA" w:rsidP="00FD40EA">
      <w:r>
        <w:tab/>
        <w:t>end</w:t>
      </w:r>
    </w:p>
    <w:p w14:paraId="4F3C5C1C" w14:textId="3E12F401" w:rsidR="00FD40EA" w:rsidRDefault="00FD40EA" w:rsidP="00FD40EA">
      <w:r>
        <w:rPr>
          <w:rFonts w:hint="eastAsia"/>
        </w:rPr>
        <w:t>subplot(4,1,2);</w:t>
      </w:r>
      <w:r>
        <w:tab/>
      </w:r>
      <w:r>
        <w:rPr>
          <w:rFonts w:hint="eastAsia"/>
        </w:rPr>
        <w:t>%</w:t>
      </w:r>
      <w:r>
        <w:rPr>
          <w:rFonts w:hint="eastAsia"/>
        </w:rPr>
        <w:t>画图</w:t>
      </w:r>
      <w:r>
        <w:rPr>
          <w:rFonts w:hint="eastAsia"/>
        </w:rPr>
        <w:t xml:space="preserve">  </w:t>
      </w:r>
    </w:p>
    <w:p w14:paraId="59A67949" w14:textId="77777777" w:rsidR="00FD40EA" w:rsidRDefault="00FD40EA" w:rsidP="00FD40EA">
      <w:r>
        <w:rPr>
          <w:rFonts w:hint="eastAsia"/>
        </w:rPr>
        <w:t>stem(t1,y);xlabel('t');title('y');%</w:t>
      </w:r>
      <w:r>
        <w:rPr>
          <w:rFonts w:hint="eastAsia"/>
        </w:rPr>
        <w:t>画内插后</w:t>
      </w:r>
      <w:r>
        <w:rPr>
          <w:rFonts w:hint="eastAsia"/>
        </w:rPr>
        <w:t>y</w:t>
      </w:r>
      <w:r>
        <w:rPr>
          <w:rFonts w:hint="eastAsia"/>
        </w:rPr>
        <w:t>函数图</w:t>
      </w:r>
    </w:p>
    <w:p w14:paraId="6287BA90" w14:textId="77777777" w:rsidR="00FD40EA" w:rsidRDefault="00FD40EA" w:rsidP="00FD40EA"/>
    <w:p w14:paraId="0C0D0660" w14:textId="77777777" w:rsidR="00FD40EA" w:rsidRDefault="00FD40EA" w:rsidP="00FD40EA">
      <w:r>
        <w:t>df=fs/length(t);</w:t>
      </w:r>
    </w:p>
    <w:p w14:paraId="6ABA3F1A" w14:textId="77777777" w:rsidR="00FD40EA" w:rsidRDefault="00FD40EA" w:rsidP="00FD40EA">
      <w:r>
        <w:t>f=-fs/2:df:fs/2-df;</w:t>
      </w:r>
    </w:p>
    <w:p w14:paraId="0613CB6C" w14:textId="77777777" w:rsidR="00FD40EA" w:rsidRDefault="00FD40EA" w:rsidP="00FD40EA">
      <w:r>
        <w:t>X=fft(x)/fs;</w:t>
      </w:r>
    </w:p>
    <w:p w14:paraId="406FB531" w14:textId="7827B00A" w:rsidR="00FD40EA" w:rsidRDefault="00FD40EA" w:rsidP="00FD40EA">
      <w:r>
        <w:rPr>
          <w:rFonts w:hint="eastAsia"/>
        </w:rPr>
        <w:t>subplot(4,1,3);</w:t>
      </w:r>
      <w:r>
        <w:tab/>
      </w:r>
      <w:r>
        <w:rPr>
          <w:rFonts w:hint="eastAsia"/>
        </w:rPr>
        <w:t>%</w:t>
      </w:r>
      <w:r>
        <w:rPr>
          <w:rFonts w:hint="eastAsia"/>
        </w:rPr>
        <w:t>画图</w:t>
      </w:r>
    </w:p>
    <w:p w14:paraId="1886F32B" w14:textId="77777777" w:rsidR="00FD40EA" w:rsidRDefault="00FD40EA" w:rsidP="00FD40EA">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C2B6E59" w14:textId="77777777" w:rsidR="00FD40EA" w:rsidRDefault="00FD40EA" w:rsidP="00FD40EA"/>
    <w:p w14:paraId="793508DF" w14:textId="77777777" w:rsidR="00FD40EA" w:rsidRDefault="00FD40EA" w:rsidP="00FD40EA">
      <w:r>
        <w:t>df1=fs/length(t1);</w:t>
      </w:r>
    </w:p>
    <w:p w14:paraId="02A24A3A" w14:textId="77777777" w:rsidR="00FD40EA" w:rsidRDefault="00FD40EA" w:rsidP="00FD40EA">
      <w:r>
        <w:t>f1=-fs/2:df1:fs/2-df1;</w:t>
      </w:r>
    </w:p>
    <w:p w14:paraId="27064640" w14:textId="77777777" w:rsidR="00FD40EA" w:rsidRDefault="00FD40EA" w:rsidP="00FD40EA">
      <w:r>
        <w:t>Y=fft(y)/fs;</w:t>
      </w:r>
    </w:p>
    <w:p w14:paraId="36C1BB0D" w14:textId="77777777" w:rsidR="00FD40EA" w:rsidRDefault="00FD40EA" w:rsidP="00FD40EA">
      <w:r>
        <w:rPr>
          <w:rFonts w:hint="eastAsia"/>
        </w:rPr>
        <w:t>subplot(4,1,4);%</w:t>
      </w:r>
      <w:r>
        <w:rPr>
          <w:rFonts w:hint="eastAsia"/>
        </w:rPr>
        <w:t>画图</w:t>
      </w:r>
    </w:p>
    <w:p w14:paraId="5A80EE81" w14:textId="036E9F26" w:rsidR="005047F8" w:rsidRDefault="00FD40EA" w:rsidP="00FD40EA">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r>
        <w:rPr>
          <w:rFonts w:hint="eastAsia"/>
          <w:noProof/>
        </w:rPr>
        <w:lastRenderedPageBreak/>
        <w:drawing>
          <wp:inline distT="0" distB="0" distL="0" distR="0" wp14:anchorId="2C0BD154" wp14:editId="0F73076C">
            <wp:extent cx="5267960" cy="4688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67960" cy="4688205"/>
                    </a:xfrm>
                    <a:prstGeom prst="rect">
                      <a:avLst/>
                    </a:prstGeom>
                    <a:noFill/>
                    <a:ln>
                      <a:noFill/>
                    </a:ln>
                  </pic:spPr>
                </pic:pic>
              </a:graphicData>
            </a:graphic>
          </wp:inline>
        </w:drawing>
      </w:r>
    </w:p>
    <w:p w14:paraId="326D2C8C" w14:textId="2F35F6D2" w:rsidR="00303E4D" w:rsidRPr="00D8244E" w:rsidRDefault="00303E4D" w:rsidP="00303E4D">
      <w:pPr>
        <w:pStyle w:val="af7"/>
        <w:jc w:val="center"/>
      </w:pPr>
      <w:bookmarkStart w:id="145" w:name="_Toc3551035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32</w:t>
      </w:r>
      <w:r>
        <w:fldChar w:fldCharType="end"/>
      </w:r>
      <w:r>
        <w:rPr>
          <w:rFonts w:hint="eastAsia"/>
        </w:rPr>
        <w:t>内插</w:t>
      </w:r>
      <w:r>
        <w:rPr>
          <w:rFonts w:hint="eastAsia"/>
        </w:rPr>
        <w:t>Matlab</w:t>
      </w:r>
      <w:r>
        <w:rPr>
          <w:rFonts w:hint="eastAsia"/>
        </w:rPr>
        <w:t>仿真</w:t>
      </w:r>
      <w:bookmarkEnd w:id="145"/>
    </w:p>
    <w:p w14:paraId="3F9B2054" w14:textId="6E2A9361" w:rsidR="006067AD" w:rsidRPr="001E4039" w:rsidRDefault="006067AD" w:rsidP="00A45160">
      <w:pPr>
        <w:pStyle w:val="3"/>
        <w:numPr>
          <w:ilvl w:val="2"/>
          <w:numId w:val="1"/>
        </w:numPr>
      </w:pPr>
      <w:bookmarkStart w:id="146" w:name="_Toc35510308"/>
      <w:r>
        <w:rPr>
          <w:rFonts w:hint="eastAsia"/>
        </w:rPr>
        <w:t>硬件实现</w:t>
      </w:r>
      <w:bookmarkEnd w:id="146"/>
    </w:p>
    <w:p w14:paraId="25FBB322" w14:textId="75030659" w:rsidR="00316E30" w:rsidRPr="00C050E1" w:rsidRDefault="00316E30" w:rsidP="007952F8">
      <w:r w:rsidRPr="00C050E1">
        <w:rPr>
          <w:rFonts w:hint="eastAsia"/>
        </w:rPr>
        <w:t>要求内插模块输入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21A4456" w14:textId="4F91C33C" w:rsidR="007952F8" w:rsidRPr="007952F8" w:rsidRDefault="007952F8" w:rsidP="007952F8">
      <w:pPr>
        <w:rPr>
          <w:lang w:val="zh-CN"/>
        </w:rPr>
      </w:pPr>
      <w:r w:rsidRPr="007952F8">
        <w:rPr>
          <w:rFonts w:hint="eastAsia"/>
          <w:lang w:val="zh-CN"/>
        </w:rPr>
        <w:t>内插的</w:t>
      </w:r>
      <w:r w:rsidRPr="007952F8">
        <w:rPr>
          <w:rFonts w:hint="eastAsia"/>
          <w:lang w:val="zh-CN"/>
        </w:rPr>
        <w:t xml:space="preserve"> Verilog </w:t>
      </w:r>
      <w:r w:rsidRPr="007952F8">
        <w:rPr>
          <w:rFonts w:hint="eastAsia"/>
          <w:lang w:val="zh-CN"/>
        </w:rPr>
        <w:t>实现：</w:t>
      </w:r>
    </w:p>
    <w:p w14:paraId="54BC877C" w14:textId="39CD668E" w:rsidR="007952F8" w:rsidRDefault="007952F8" w:rsidP="007952F8">
      <w:pPr>
        <w:rPr>
          <w:lang w:val="zh-CN"/>
        </w:rPr>
      </w:pPr>
      <w:r w:rsidRPr="007952F8">
        <w:rPr>
          <w:rFonts w:hint="eastAsia"/>
          <w:lang w:val="zh-CN"/>
        </w:rPr>
        <w:t>内插就是增加样值，在</w:t>
      </w:r>
      <w:r w:rsidRPr="007952F8">
        <w:rPr>
          <w:rFonts w:hint="eastAsia"/>
          <w:lang w:val="zh-CN"/>
        </w:rPr>
        <w:t xml:space="preserve">HDL </w:t>
      </w:r>
      <w:r>
        <w:rPr>
          <w:rFonts w:hint="eastAsia"/>
          <w:lang w:val="zh-CN"/>
        </w:rPr>
        <w:t>语言实现的时候，</w:t>
      </w:r>
      <w:r w:rsidR="006D14D7">
        <w:rPr>
          <w:rFonts w:hint="eastAsia"/>
          <w:lang w:val="zh-CN"/>
        </w:rPr>
        <w:t>需要由</w:t>
      </w:r>
      <w:r w:rsidR="008F175E">
        <w:rPr>
          <w:rFonts w:hint="eastAsia"/>
          <w:lang w:val="zh-CN"/>
        </w:rPr>
        <w:t>L</w:t>
      </w:r>
      <w:r w:rsidR="006D14D7">
        <w:rPr>
          <w:rFonts w:hint="eastAsia"/>
          <w:lang w:val="zh-CN"/>
        </w:rPr>
        <w:t>倍频与输入信号的时钟，</w:t>
      </w:r>
      <w:r w:rsidRPr="007952F8">
        <w:rPr>
          <w:rFonts w:hint="eastAsia"/>
          <w:lang w:val="zh-CN"/>
        </w:rPr>
        <w:t>如下对一个信号</w:t>
      </w:r>
      <w:r w:rsidR="006D14D7">
        <w:rPr>
          <w:rFonts w:hint="eastAsia"/>
          <w:lang w:val="zh-CN"/>
        </w:rPr>
        <w:t>x</w:t>
      </w:r>
      <w:r w:rsidRPr="007952F8">
        <w:rPr>
          <w:rFonts w:hint="eastAsia"/>
          <w:lang w:val="zh-CN"/>
        </w:rPr>
        <w:t>进行</w:t>
      </w:r>
      <w:r w:rsidR="008F175E">
        <w:rPr>
          <w:rFonts w:hint="eastAsia"/>
          <w:lang w:val="zh-CN"/>
        </w:rPr>
        <w:t>L</w:t>
      </w:r>
      <w:r w:rsidRPr="007952F8">
        <w:rPr>
          <w:rFonts w:hint="eastAsia"/>
          <w:lang w:val="zh-CN"/>
        </w:rPr>
        <w:t>倍</w:t>
      </w:r>
      <w:r w:rsidR="006D14D7">
        <w:rPr>
          <w:rFonts w:hint="eastAsia"/>
          <w:lang w:val="zh-CN"/>
        </w:rPr>
        <w:t>内插</w:t>
      </w:r>
      <w:r w:rsidRPr="007952F8">
        <w:rPr>
          <w:rFonts w:hint="eastAsia"/>
          <w:lang w:val="zh-CN"/>
        </w:rPr>
        <w:t>的代码如下：</w:t>
      </w:r>
    </w:p>
    <w:p w14:paraId="17E415E1" w14:textId="65D27BCF" w:rsidR="00A565B9" w:rsidRDefault="00A565B9" w:rsidP="007952F8">
      <w:pPr>
        <w:rPr>
          <w:lang w:val="zh-CN"/>
        </w:rPr>
      </w:pPr>
      <w:r>
        <w:rPr>
          <w:lang w:val="zh-CN"/>
        </w:rPr>
        <w:tab/>
        <w:t>r</w:t>
      </w:r>
      <w:r>
        <w:rPr>
          <w:rFonts w:hint="eastAsia"/>
          <w:lang w:val="zh-CN"/>
        </w:rPr>
        <w:t>eg</w:t>
      </w:r>
      <w:r>
        <w:rPr>
          <w:lang w:val="zh-CN"/>
        </w:rPr>
        <w:t xml:space="preserve"> </w:t>
      </w:r>
      <w:r>
        <w:rPr>
          <w:rFonts w:hint="eastAsia"/>
          <w:lang w:val="zh-CN"/>
        </w:rPr>
        <w:t>x;</w:t>
      </w:r>
      <w:r>
        <w:rPr>
          <w:lang w:val="zh-CN"/>
        </w:rPr>
        <w:t>//</w:t>
      </w:r>
      <w:r>
        <w:rPr>
          <w:rFonts w:hint="eastAsia"/>
          <w:lang w:val="zh-CN"/>
        </w:rPr>
        <w:t>待抽取的数据</w:t>
      </w:r>
    </w:p>
    <w:p w14:paraId="66EE74C8" w14:textId="7E327C63" w:rsidR="00A565B9" w:rsidRPr="007952F8" w:rsidRDefault="00A565B9" w:rsidP="007952F8">
      <w:pPr>
        <w:rPr>
          <w:lang w:val="zh-CN"/>
        </w:rPr>
      </w:pPr>
      <w:r>
        <w:rPr>
          <w:lang w:val="zh-CN"/>
        </w:rPr>
        <w:tab/>
      </w:r>
      <w:r>
        <w:rPr>
          <w:rFonts w:hint="eastAsia"/>
          <w:lang w:val="zh-CN"/>
        </w:rPr>
        <w:t>reg</w:t>
      </w:r>
      <w:r>
        <w:rPr>
          <w:lang w:val="zh-CN"/>
        </w:rPr>
        <w:t xml:space="preserve"> </w:t>
      </w:r>
      <w:r>
        <w:rPr>
          <w:rFonts w:hint="eastAsia"/>
          <w:lang w:val="zh-CN"/>
        </w:rPr>
        <w:t>y;</w:t>
      </w:r>
      <w:r>
        <w:rPr>
          <w:lang w:val="zh-CN"/>
        </w:rPr>
        <w:t>//</w:t>
      </w:r>
      <w:r>
        <w:rPr>
          <w:rFonts w:hint="eastAsia"/>
          <w:lang w:val="zh-CN"/>
        </w:rPr>
        <w:t>抽取后的数据</w:t>
      </w:r>
    </w:p>
    <w:p w14:paraId="0B3A585A" w14:textId="74FAAB7D" w:rsidR="007952F8" w:rsidRPr="007952F8" w:rsidRDefault="00702D46" w:rsidP="007952F8">
      <w:pPr>
        <w:rPr>
          <w:lang w:val="zh-CN"/>
        </w:rPr>
      </w:pPr>
      <w:r>
        <w:rPr>
          <w:lang w:val="zh-CN"/>
        </w:rPr>
        <w:tab/>
      </w:r>
      <w:r w:rsidR="007952F8" w:rsidRPr="007952F8">
        <w:rPr>
          <w:lang w:val="zh-CN"/>
        </w:rPr>
        <w:t>always@(posedge clk or negedge rstn)</w:t>
      </w:r>
      <w:r w:rsidR="00316E30" w:rsidRPr="00316E30">
        <w:rPr>
          <w:rFonts w:hint="eastAsia"/>
          <w:lang w:val="zh-CN"/>
        </w:rPr>
        <w:t xml:space="preserve"> </w:t>
      </w:r>
      <w:r w:rsidR="00316E30" w:rsidRPr="007952F8">
        <w:rPr>
          <w:rFonts w:hint="eastAsia"/>
          <w:lang w:val="zh-CN"/>
        </w:rPr>
        <w:t>//</w:t>
      </w:r>
      <w:r w:rsidR="00316E30" w:rsidRPr="007952F8">
        <w:rPr>
          <w:rFonts w:hint="eastAsia"/>
          <w:lang w:val="zh-CN"/>
        </w:rPr>
        <w:t>采样时钟</w:t>
      </w:r>
      <w:r w:rsidR="00316E30">
        <w:rPr>
          <w:rFonts w:hint="eastAsia"/>
          <w:lang w:val="zh-CN"/>
        </w:rPr>
        <w:t>，此处时钟频率是</w:t>
      </w:r>
      <w:r w:rsidR="00316E30">
        <w:rPr>
          <w:rFonts w:hint="eastAsia"/>
          <w:lang w:val="zh-CN"/>
        </w:rPr>
        <w:t>x</w:t>
      </w:r>
      <w:r w:rsidR="00316E30">
        <w:rPr>
          <w:rFonts w:hint="eastAsia"/>
          <w:lang w:val="zh-CN"/>
        </w:rPr>
        <w:t>的</w:t>
      </w:r>
      <w:r w:rsidR="00316E30">
        <w:rPr>
          <w:lang w:val="zh-CN"/>
        </w:rPr>
        <w:t>L</w:t>
      </w:r>
      <w:r w:rsidR="00316E30">
        <w:rPr>
          <w:rFonts w:hint="eastAsia"/>
          <w:lang w:val="zh-CN"/>
        </w:rPr>
        <w:t>倍</w:t>
      </w:r>
    </w:p>
    <w:p w14:paraId="585C3C67" w14:textId="77777777" w:rsidR="007952F8" w:rsidRPr="00011D55" w:rsidRDefault="007952F8" w:rsidP="007952F8">
      <w:r w:rsidRPr="007952F8">
        <w:rPr>
          <w:lang w:val="zh-CN"/>
        </w:rPr>
        <w:t xml:space="preserve"> </w:t>
      </w:r>
      <w:r w:rsidR="00702D46">
        <w:rPr>
          <w:lang w:val="zh-CN"/>
        </w:rPr>
        <w:tab/>
      </w:r>
      <w:r w:rsidRPr="00011D55">
        <w:t>begin</w:t>
      </w:r>
    </w:p>
    <w:p w14:paraId="65860EBC" w14:textId="77777777" w:rsidR="007952F8" w:rsidRPr="00011D55" w:rsidRDefault="007952F8" w:rsidP="007952F8">
      <w:r w:rsidRPr="00011D55">
        <w:t xml:space="preserve">  </w:t>
      </w:r>
      <w:r w:rsidR="00702D46" w:rsidRPr="00011D55">
        <w:tab/>
      </w:r>
      <w:r w:rsidR="00702D46" w:rsidRPr="00011D55">
        <w:tab/>
      </w:r>
      <w:r w:rsidRPr="00011D55">
        <w:t>if (! rstn)</w:t>
      </w:r>
    </w:p>
    <w:p w14:paraId="62F041E6" w14:textId="77777777" w:rsidR="007952F8" w:rsidRPr="00011D55" w:rsidRDefault="007952F8" w:rsidP="007952F8">
      <w:r w:rsidRPr="00011D55">
        <w:t xml:space="preserve">   </w:t>
      </w:r>
      <w:r w:rsidR="00702D46" w:rsidRPr="00011D55">
        <w:tab/>
      </w:r>
      <w:r w:rsidR="00702D46" w:rsidRPr="00011D55">
        <w:tab/>
      </w:r>
      <w:r w:rsidR="00702D46" w:rsidRPr="00011D55">
        <w:tab/>
      </w:r>
      <w:r w:rsidRPr="00011D55">
        <w:t>cnt &lt;= 0;</w:t>
      </w:r>
    </w:p>
    <w:p w14:paraId="361CFB35" w14:textId="77777777" w:rsidR="007952F8" w:rsidRPr="00011D55" w:rsidRDefault="007952F8" w:rsidP="007952F8">
      <w:r w:rsidRPr="00011D55">
        <w:t xml:space="preserve">  </w:t>
      </w:r>
      <w:r w:rsidR="00702D46" w:rsidRPr="00011D55">
        <w:tab/>
      </w:r>
      <w:r w:rsidR="00702D46" w:rsidRPr="00011D55">
        <w:tab/>
      </w:r>
      <w:r w:rsidRPr="00011D55">
        <w:t>else</w:t>
      </w:r>
    </w:p>
    <w:p w14:paraId="10DDF440" w14:textId="77777777" w:rsidR="007952F8" w:rsidRPr="00011D55" w:rsidRDefault="007952F8" w:rsidP="00702D46">
      <w:pPr>
        <w:ind w:left="840" w:firstLine="420"/>
      </w:pPr>
      <w:r w:rsidRPr="00011D55">
        <w:t>begin</w:t>
      </w:r>
    </w:p>
    <w:p w14:paraId="2DF0067B" w14:textId="77777777" w:rsidR="007952F8" w:rsidRPr="00A317F0" w:rsidRDefault="007952F8" w:rsidP="007952F8">
      <w:r w:rsidRPr="00011D55">
        <w:t xml:space="preserve">    </w:t>
      </w:r>
      <w:r w:rsidR="00702D46" w:rsidRPr="00011D55">
        <w:tab/>
      </w:r>
      <w:r w:rsidR="00702D46" w:rsidRPr="00011D55">
        <w:tab/>
      </w:r>
      <w:r w:rsidRPr="00A317F0">
        <w:t>cnt &lt;= cnt +1;</w:t>
      </w:r>
    </w:p>
    <w:p w14:paraId="6C355E3E" w14:textId="626B15D5" w:rsidR="007952F8" w:rsidRPr="000B7E45" w:rsidRDefault="007952F8" w:rsidP="007952F8">
      <w:r w:rsidRPr="00A317F0">
        <w:t xml:space="preserve">  </w:t>
      </w:r>
      <w:r w:rsidR="00702D46" w:rsidRPr="00A317F0">
        <w:tab/>
      </w:r>
      <w:r w:rsidR="00702D46" w:rsidRPr="00A317F0">
        <w:tab/>
      </w:r>
      <w:r w:rsidR="00702D46" w:rsidRPr="00A317F0">
        <w:tab/>
      </w:r>
      <w:r w:rsidRPr="000B7E45">
        <w:t>if (cnt ==</w:t>
      </w:r>
      <w:r w:rsidR="00D36281">
        <w:rPr>
          <w:rFonts w:hint="eastAsia"/>
        </w:rPr>
        <w:t>0</w:t>
      </w:r>
      <w:r w:rsidRPr="000B7E45">
        <w:t>)</w:t>
      </w:r>
    </w:p>
    <w:p w14:paraId="566D6E41" w14:textId="77777777" w:rsidR="007952F8" w:rsidRPr="000B7E45" w:rsidRDefault="007952F8" w:rsidP="007952F8">
      <w:r w:rsidRPr="000B7E45">
        <w:t xml:space="preserve">   </w:t>
      </w:r>
      <w:r w:rsidR="00702D46" w:rsidRPr="000B7E45">
        <w:tab/>
      </w:r>
      <w:r w:rsidR="00702D46" w:rsidRPr="000B7E45">
        <w:tab/>
      </w:r>
      <w:r w:rsidR="00702D46" w:rsidRPr="000B7E45">
        <w:tab/>
      </w:r>
      <w:r w:rsidR="00702D46" w:rsidRPr="000B7E45">
        <w:tab/>
      </w:r>
      <w:r w:rsidRPr="000B7E45">
        <w:t>y &lt;= x;</w:t>
      </w:r>
    </w:p>
    <w:p w14:paraId="3F2B85A9" w14:textId="77777777" w:rsidR="007952F8" w:rsidRPr="000B7E45" w:rsidRDefault="007952F8" w:rsidP="007952F8">
      <w:r w:rsidRPr="000B7E45">
        <w:lastRenderedPageBreak/>
        <w:t xml:space="preserve">    </w:t>
      </w:r>
      <w:r w:rsidR="00702D46" w:rsidRPr="000B7E45">
        <w:tab/>
      </w:r>
      <w:r w:rsidR="00702D46" w:rsidRPr="000B7E45">
        <w:tab/>
      </w:r>
      <w:r w:rsidRPr="000B7E45">
        <w:t>else</w:t>
      </w:r>
    </w:p>
    <w:p w14:paraId="03B37A44" w14:textId="77777777" w:rsidR="007952F8" w:rsidRPr="00B27C77" w:rsidRDefault="007952F8" w:rsidP="00702D46">
      <w:pPr>
        <w:ind w:left="1260" w:firstLine="420"/>
      </w:pPr>
      <w:r w:rsidRPr="00B27C77">
        <w:t>y &lt;= 0;</w:t>
      </w:r>
    </w:p>
    <w:p w14:paraId="17663C53" w14:textId="77777777" w:rsidR="007952F8" w:rsidRPr="00B27C77" w:rsidRDefault="007952F8" w:rsidP="007952F8">
      <w:r w:rsidRPr="00B27C77">
        <w:t xml:space="preserve">   </w:t>
      </w:r>
      <w:r w:rsidR="00702D46" w:rsidRPr="00B27C77">
        <w:tab/>
      </w:r>
      <w:r w:rsidR="00702D46" w:rsidRPr="00B27C77">
        <w:tab/>
      </w:r>
      <w:r w:rsidR="00702D46" w:rsidRPr="00B27C77">
        <w:tab/>
      </w:r>
      <w:r w:rsidRPr="00B27C77">
        <w:t>end</w:t>
      </w:r>
    </w:p>
    <w:p w14:paraId="482509C7" w14:textId="77777777" w:rsidR="007952F8" w:rsidRPr="00B27C77" w:rsidRDefault="007952F8" w:rsidP="007952F8">
      <w:r w:rsidRPr="00B27C77">
        <w:t xml:space="preserve"> </w:t>
      </w:r>
      <w:r w:rsidR="00702D46" w:rsidRPr="00B27C77">
        <w:tab/>
      </w:r>
      <w:r w:rsidRPr="00B27C77">
        <w:t>end</w:t>
      </w:r>
    </w:p>
    <w:p w14:paraId="79A8765E" w14:textId="63FA520E" w:rsidR="00176AD5" w:rsidRDefault="00571608" w:rsidP="00A45160">
      <w:pPr>
        <w:pStyle w:val="2"/>
        <w:numPr>
          <w:ilvl w:val="1"/>
          <w:numId w:val="1"/>
        </w:numPr>
      </w:pPr>
      <w:bookmarkStart w:id="147" w:name="_Toc35510309"/>
      <w:r>
        <w:rPr>
          <w:rFonts w:hint="eastAsia"/>
        </w:rPr>
        <w:t>抽取原理</w:t>
      </w:r>
      <w:bookmarkEnd w:id="147"/>
    </w:p>
    <w:p w14:paraId="10BA284C" w14:textId="77777777" w:rsidR="000C1FB0" w:rsidRPr="000C1FB0" w:rsidRDefault="000C1FB0" w:rsidP="000C1FB0">
      <w:pPr>
        <w:rPr>
          <w:shd w:val="clear" w:color="auto" w:fill="FFFFFF"/>
        </w:rPr>
      </w:pPr>
      <w:r w:rsidRPr="000C1FB0">
        <w:rPr>
          <w:rFonts w:hint="eastAsia"/>
          <w:shd w:val="clear" w:color="auto" w:fill="FFFFFF"/>
        </w:rPr>
        <w:t>在信号处理过程中，很多时候由于前端的采样率过高，后端处理时，无法处理高速信号，或者受硬件条件的限制，无法处理这么高速率的数据，则此时就需要对信号进行重新采样，剔除不需要的点，等间隔的抽取数据，这就是抽取。对其进行整数</w:t>
      </w:r>
      <w:r w:rsidRPr="000C1FB0">
        <w:rPr>
          <w:rFonts w:hint="eastAsia"/>
          <w:shd w:val="clear" w:color="auto" w:fill="FFFFFF"/>
        </w:rPr>
        <w:t xml:space="preserve"> M </w:t>
      </w:r>
      <w:r w:rsidRPr="000C1FB0">
        <w:rPr>
          <w:rFonts w:hint="eastAsia"/>
          <w:shd w:val="clear" w:color="auto" w:fill="FFFFFF"/>
        </w:rPr>
        <w:t>倍抽取，</w:t>
      </w:r>
      <w:r w:rsidRPr="000C1FB0">
        <w:rPr>
          <w:rFonts w:hint="eastAsia"/>
          <w:shd w:val="clear" w:color="auto" w:fill="FFFFFF"/>
        </w:rPr>
        <w:t xml:space="preserve">M </w:t>
      </w:r>
      <w:r w:rsidRPr="000C1FB0">
        <w:rPr>
          <w:rFonts w:hint="eastAsia"/>
          <w:shd w:val="clear" w:color="auto" w:fill="FFFFFF"/>
        </w:rPr>
        <w:t>也叫抽取因子，这表示对离散序列每隔</w:t>
      </w:r>
      <w:r w:rsidRPr="000C1FB0">
        <w:rPr>
          <w:rFonts w:hint="eastAsia"/>
          <w:shd w:val="clear" w:color="auto" w:fill="FFFFFF"/>
        </w:rPr>
        <w:t> </w:t>
      </w:r>
      <w:r>
        <w:rPr>
          <w:rFonts w:hint="eastAsia"/>
          <w:noProof/>
        </w:rPr>
        <w:t>M-1</w:t>
      </w:r>
      <w:r w:rsidRPr="000C1FB0">
        <w:rPr>
          <w:rFonts w:hint="eastAsia"/>
          <w:shd w:val="clear" w:color="auto" w:fill="FFFFFF"/>
        </w:rPr>
        <w:t>个数值保留一个采样点。</w:t>
      </w:r>
    </w:p>
    <w:p w14:paraId="07BDA045" w14:textId="78CA2308" w:rsidR="000C1FB0" w:rsidRPr="000C1FB0" w:rsidRDefault="000C1FB0" w:rsidP="000C1FB0">
      <w:pPr>
        <w:rPr>
          <w:color w:val="FF0000"/>
        </w:rPr>
      </w:pPr>
      <w:r w:rsidRPr="000C1FB0">
        <w:rPr>
          <w:rFonts w:hint="eastAsia"/>
          <w:shd w:val="clear" w:color="auto" w:fill="FFFFFF"/>
        </w:rPr>
        <w:t>本设计</w:t>
      </w:r>
      <w:r w:rsidRPr="000C1FB0">
        <w:rPr>
          <w:rFonts w:hint="eastAsia"/>
          <w:shd w:val="clear" w:color="auto" w:fill="FFFFFF"/>
        </w:rPr>
        <w:t>M=2</w:t>
      </w:r>
      <w:r w:rsidRPr="000C1FB0">
        <w:rPr>
          <w:rFonts w:hint="eastAsia"/>
          <w:shd w:val="clear" w:color="auto" w:fill="FFFFFF"/>
        </w:rPr>
        <w:t>，</w:t>
      </w:r>
      <w:r>
        <w:rPr>
          <w:rFonts w:hint="eastAsia"/>
        </w:rPr>
        <w:t>抽取前加滤波器截止频率</w:t>
      </w:r>
      <w:r>
        <w:rPr>
          <w:rFonts w:hint="eastAsia"/>
        </w:rPr>
        <w:t>125Mhz</w:t>
      </w:r>
      <w:r>
        <w:rPr>
          <w:rFonts w:hint="eastAsia"/>
        </w:rPr>
        <w:t>，</w:t>
      </w:r>
      <w:r w:rsidRPr="000C1FB0">
        <w:rPr>
          <w:rFonts w:hint="eastAsia"/>
          <w:color w:val="FF0000"/>
        </w:rPr>
        <w:t>可参考奈奎斯特滤波器部分。</w:t>
      </w:r>
    </w:p>
    <w:p w14:paraId="4FF4F806" w14:textId="577AFFDC" w:rsidR="00571608" w:rsidRDefault="00176AD5" w:rsidP="00A45160">
      <w:pPr>
        <w:pStyle w:val="2"/>
        <w:numPr>
          <w:ilvl w:val="1"/>
          <w:numId w:val="1"/>
        </w:numPr>
      </w:pPr>
      <w:bookmarkStart w:id="148" w:name="_Toc35510310"/>
      <w:r>
        <w:rPr>
          <w:rFonts w:hint="eastAsia"/>
        </w:rPr>
        <w:t>抽取</w:t>
      </w:r>
      <w:r w:rsidR="00571608">
        <w:rPr>
          <w:rFonts w:hint="eastAsia"/>
        </w:rPr>
        <w:t>实现</w:t>
      </w:r>
      <w:bookmarkEnd w:id="148"/>
    </w:p>
    <w:p w14:paraId="071476F2" w14:textId="07BEE2CC" w:rsidR="000D05EE" w:rsidRPr="000D05EE" w:rsidRDefault="000D05EE" w:rsidP="00A45160">
      <w:pPr>
        <w:pStyle w:val="3"/>
        <w:numPr>
          <w:ilvl w:val="2"/>
          <w:numId w:val="1"/>
        </w:numPr>
      </w:pPr>
      <w:bookmarkStart w:id="149" w:name="_Toc35510311"/>
      <w:r>
        <w:rPr>
          <w:rFonts w:hint="eastAsia"/>
        </w:rPr>
        <w:t>Matlab</w:t>
      </w:r>
      <w:r>
        <w:rPr>
          <w:rFonts w:hint="eastAsia"/>
        </w:rPr>
        <w:t>仿真</w:t>
      </w:r>
      <w:bookmarkEnd w:id="149"/>
    </w:p>
    <w:p w14:paraId="6E2D692A" w14:textId="77777777" w:rsidR="00AC6C50" w:rsidRDefault="00AC6C50" w:rsidP="00AC6C50">
      <w:r>
        <w:t xml:space="preserve">clear </w:t>
      </w:r>
    </w:p>
    <w:p w14:paraId="5F285795" w14:textId="77777777" w:rsidR="00AC6C50" w:rsidRDefault="00AC6C50" w:rsidP="00AC6C50">
      <w:r>
        <w:t>close all</w:t>
      </w:r>
    </w:p>
    <w:p w14:paraId="29B4DB8D" w14:textId="77777777" w:rsidR="00AC6C50" w:rsidRDefault="00AC6C50" w:rsidP="00AC6C50">
      <w:r>
        <w:t>clc</w:t>
      </w:r>
    </w:p>
    <w:p w14:paraId="1A5783B2" w14:textId="77777777" w:rsidR="00AC6C50" w:rsidRDefault="00AC6C50" w:rsidP="00AC6C50">
      <w:r>
        <w:rPr>
          <w:rFonts w:hint="eastAsia"/>
        </w:rPr>
        <w:t xml:space="preserve">%%  signal% </w:t>
      </w:r>
      <w:r>
        <w:rPr>
          <w:rFonts w:hint="eastAsia"/>
        </w:rPr>
        <w:t>三要素</w:t>
      </w:r>
    </w:p>
    <w:p w14:paraId="2A64047B" w14:textId="47F7D67A" w:rsidR="00AC6C50" w:rsidRDefault="00AC6C50" w:rsidP="00AC6C50">
      <w:r>
        <w:t xml:space="preserve">A=2;      </w:t>
      </w:r>
      <w:r w:rsidR="00986D7A">
        <w:tab/>
      </w:r>
      <w:r>
        <w:t>%amplify</w:t>
      </w:r>
    </w:p>
    <w:p w14:paraId="5A0C9ABB" w14:textId="38EC579A" w:rsidR="00AC6C50" w:rsidRDefault="00AC6C50" w:rsidP="00AC6C50">
      <w:r>
        <w:t xml:space="preserve">f=10;     </w:t>
      </w:r>
      <w:r w:rsidR="00986D7A">
        <w:tab/>
      </w:r>
      <w:r>
        <w:t>%Hz</w:t>
      </w:r>
    </w:p>
    <w:p w14:paraId="3098CCAE" w14:textId="625122C7" w:rsidR="00AC6C50" w:rsidRDefault="00AC6C50" w:rsidP="00AC6C50">
      <w:r>
        <w:t xml:space="preserve">w=2*pi*f; </w:t>
      </w:r>
      <w:r w:rsidR="00986D7A">
        <w:tab/>
      </w:r>
      <w:r>
        <w:t>%rad/s</w:t>
      </w:r>
    </w:p>
    <w:p w14:paraId="70F0F365" w14:textId="47047FB6" w:rsidR="00AC6C50" w:rsidRDefault="00AC6C50" w:rsidP="00AC6C50">
      <w:r>
        <w:t xml:space="preserve">p=pi/2;   </w:t>
      </w:r>
      <w:r w:rsidR="00986D7A">
        <w:tab/>
      </w:r>
      <w:r>
        <w:t>%rad</w:t>
      </w:r>
    </w:p>
    <w:p w14:paraId="66B64EC5" w14:textId="77777777" w:rsidR="00AC6C50" w:rsidRDefault="00AC6C50" w:rsidP="00AC6C50">
      <w:r>
        <w:rPr>
          <w:rFonts w:hint="eastAsia"/>
        </w:rPr>
        <w:t>%</w:t>
      </w:r>
      <w:r>
        <w:rPr>
          <w:rFonts w:hint="eastAsia"/>
        </w:rPr>
        <w:t>采样</w:t>
      </w:r>
    </w:p>
    <w:p w14:paraId="7AF8B6C0" w14:textId="52DF27D3" w:rsidR="00AC6C50" w:rsidRDefault="00AC6C50" w:rsidP="00AC6C50">
      <w:r>
        <w:rPr>
          <w:rFonts w:hint="eastAsia"/>
        </w:rPr>
        <w:t xml:space="preserve">T=1;    </w:t>
      </w:r>
      <w:r w:rsidR="00986D7A">
        <w:tab/>
      </w:r>
      <w:r w:rsidR="00986D7A">
        <w:tab/>
      </w:r>
      <w:r>
        <w:rPr>
          <w:rFonts w:hint="eastAsia"/>
        </w:rPr>
        <w:t>%s  %</w:t>
      </w:r>
      <w:r>
        <w:rPr>
          <w:rFonts w:hint="eastAsia"/>
        </w:rPr>
        <w:t>观测时间</w:t>
      </w:r>
    </w:p>
    <w:p w14:paraId="3287E620" w14:textId="01E65E9C" w:rsidR="00AC6C50" w:rsidRDefault="00AC6C50" w:rsidP="00AC6C50">
      <w:r>
        <w:rPr>
          <w:rFonts w:hint="eastAsia"/>
        </w:rPr>
        <w:t xml:space="preserve">fs=10*f;   </w:t>
      </w:r>
      <w:r w:rsidR="00986D7A">
        <w:tab/>
      </w:r>
      <w:r>
        <w:rPr>
          <w:rFonts w:hint="eastAsia"/>
        </w:rPr>
        <w:t>%Hz %</w:t>
      </w:r>
      <w:r>
        <w:rPr>
          <w:rFonts w:hint="eastAsia"/>
        </w:rPr>
        <w:t>采样频率</w:t>
      </w:r>
    </w:p>
    <w:p w14:paraId="22943590" w14:textId="02F611CE" w:rsidR="00AC6C50" w:rsidRDefault="00AC6C50" w:rsidP="00AC6C50">
      <w:r>
        <w:rPr>
          <w:rFonts w:hint="eastAsia"/>
        </w:rPr>
        <w:t xml:space="preserve">d=1/fs;   </w:t>
      </w:r>
      <w:r w:rsidR="00986D7A">
        <w:tab/>
      </w:r>
      <w:r>
        <w:rPr>
          <w:rFonts w:hint="eastAsia"/>
        </w:rPr>
        <w:t>%s  %</w:t>
      </w:r>
      <w:r>
        <w:rPr>
          <w:rFonts w:hint="eastAsia"/>
        </w:rPr>
        <w:t>采样间隔</w:t>
      </w:r>
    </w:p>
    <w:p w14:paraId="2AD7AA48" w14:textId="1EFFEA3D" w:rsidR="00AC6C50" w:rsidRDefault="00AC6C50" w:rsidP="00AC6C50">
      <w:r>
        <w:rPr>
          <w:rFonts w:hint="eastAsia"/>
        </w:rPr>
        <w:t xml:space="preserve">t=0:d:T;  </w:t>
      </w:r>
      <w:r w:rsidR="00986D7A">
        <w:tab/>
      </w:r>
      <w:r>
        <w:rPr>
          <w:rFonts w:hint="eastAsia"/>
        </w:rPr>
        <w:t>%</w:t>
      </w:r>
      <w:r>
        <w:rPr>
          <w:rFonts w:hint="eastAsia"/>
        </w:rPr>
        <w:t>离散时间</w:t>
      </w:r>
      <w:r>
        <w:rPr>
          <w:rFonts w:hint="eastAsia"/>
        </w:rPr>
        <w:t>t</w:t>
      </w:r>
    </w:p>
    <w:p w14:paraId="2EAC653F" w14:textId="0EBD1C39" w:rsidR="00AC6C50" w:rsidRDefault="00AC6C50" w:rsidP="00AC6C50">
      <w:r>
        <w:rPr>
          <w:rFonts w:hint="eastAsia"/>
        </w:rPr>
        <w:t xml:space="preserve">t1=0:2*d:T; </w:t>
      </w:r>
      <w:r w:rsidR="00986D7A">
        <w:tab/>
      </w:r>
      <w:r>
        <w:rPr>
          <w:rFonts w:hint="eastAsia"/>
        </w:rPr>
        <w:t>%</w:t>
      </w:r>
      <w:r>
        <w:rPr>
          <w:rFonts w:hint="eastAsia"/>
        </w:rPr>
        <w:t>离散时间</w:t>
      </w:r>
      <w:r>
        <w:rPr>
          <w:rFonts w:hint="eastAsia"/>
        </w:rPr>
        <w:t>t1</w:t>
      </w:r>
    </w:p>
    <w:p w14:paraId="26B4FA9B" w14:textId="77777777" w:rsidR="00AC6C50" w:rsidRDefault="00AC6C50" w:rsidP="00AC6C50">
      <w:r>
        <w:rPr>
          <w:rFonts w:hint="eastAsia"/>
        </w:rPr>
        <w:t>x=A*sin(w*t+p);     %</w:t>
      </w:r>
      <w:r>
        <w:rPr>
          <w:rFonts w:hint="eastAsia"/>
        </w:rPr>
        <w:t>正弦信号</w:t>
      </w:r>
    </w:p>
    <w:p w14:paraId="07FEC230" w14:textId="77777777" w:rsidR="00AC6C50" w:rsidRDefault="00AC6C50" w:rsidP="00AC6C50"/>
    <w:p w14:paraId="536C4F8D" w14:textId="77777777" w:rsidR="00AC6C50" w:rsidRDefault="00AC6C50" w:rsidP="00AC6C50">
      <w:r>
        <w:t>figure(1)</w:t>
      </w:r>
    </w:p>
    <w:p w14:paraId="7D34C330" w14:textId="77777777" w:rsidR="00AC6C50" w:rsidRDefault="00AC6C50" w:rsidP="00AC6C50">
      <w:r>
        <w:rPr>
          <w:rFonts w:hint="eastAsia"/>
        </w:rPr>
        <w:t>subplot(4,1,1);%</w:t>
      </w:r>
      <w:r>
        <w:rPr>
          <w:rFonts w:hint="eastAsia"/>
        </w:rPr>
        <w:t>画图</w:t>
      </w:r>
      <w:r>
        <w:rPr>
          <w:rFonts w:hint="eastAsia"/>
        </w:rPr>
        <w:t xml:space="preserve"> </w:t>
      </w:r>
    </w:p>
    <w:p w14:paraId="6C310903" w14:textId="77777777" w:rsidR="00AC6C50" w:rsidRDefault="00AC6C50" w:rsidP="00AC6C50">
      <w:r>
        <w:rPr>
          <w:rFonts w:hint="eastAsia"/>
        </w:rPr>
        <w:t>stem(t,x);xlabel('t');title('x');%</w:t>
      </w:r>
      <w:r>
        <w:rPr>
          <w:rFonts w:hint="eastAsia"/>
        </w:rPr>
        <w:t>画</w:t>
      </w:r>
      <w:r>
        <w:rPr>
          <w:rFonts w:hint="eastAsia"/>
        </w:rPr>
        <w:t>x</w:t>
      </w:r>
      <w:r>
        <w:rPr>
          <w:rFonts w:hint="eastAsia"/>
        </w:rPr>
        <w:t>的原始波形</w:t>
      </w:r>
    </w:p>
    <w:p w14:paraId="3033AC9B" w14:textId="77777777" w:rsidR="00AC6C50" w:rsidRDefault="00AC6C50" w:rsidP="00AC6C50">
      <w:r>
        <w:t>y = downsample(x, 2);</w:t>
      </w:r>
    </w:p>
    <w:p w14:paraId="49717B2B" w14:textId="77777777" w:rsidR="00AC6C50" w:rsidRDefault="00AC6C50" w:rsidP="00AC6C50">
      <w:r>
        <w:rPr>
          <w:rFonts w:hint="eastAsia"/>
        </w:rPr>
        <w:t>subplot(4,1,2);%</w:t>
      </w:r>
      <w:r>
        <w:rPr>
          <w:rFonts w:hint="eastAsia"/>
        </w:rPr>
        <w:t>画图</w:t>
      </w:r>
      <w:r>
        <w:rPr>
          <w:rFonts w:hint="eastAsia"/>
        </w:rPr>
        <w:t xml:space="preserve">  </w:t>
      </w:r>
    </w:p>
    <w:p w14:paraId="218EF7B1" w14:textId="77777777" w:rsidR="00AC6C50" w:rsidRDefault="00AC6C50" w:rsidP="00AC6C50">
      <w:r>
        <w:rPr>
          <w:rFonts w:hint="eastAsia"/>
        </w:rPr>
        <w:t>stem(t1,y);xlabel('t');title('y');%</w:t>
      </w:r>
      <w:r>
        <w:rPr>
          <w:rFonts w:hint="eastAsia"/>
        </w:rPr>
        <w:t>画内插后</w:t>
      </w:r>
      <w:r>
        <w:rPr>
          <w:rFonts w:hint="eastAsia"/>
        </w:rPr>
        <w:t>y</w:t>
      </w:r>
      <w:r>
        <w:rPr>
          <w:rFonts w:hint="eastAsia"/>
        </w:rPr>
        <w:t>函数图</w:t>
      </w:r>
    </w:p>
    <w:p w14:paraId="04C0F754" w14:textId="77777777" w:rsidR="00AC6C50" w:rsidRDefault="00AC6C50" w:rsidP="00AC6C50"/>
    <w:p w14:paraId="79DD0391" w14:textId="77777777" w:rsidR="00AC6C50" w:rsidRDefault="00AC6C50" w:rsidP="00AC6C50">
      <w:r>
        <w:t>df=fs/length(t);</w:t>
      </w:r>
    </w:p>
    <w:p w14:paraId="2EDEB867" w14:textId="77777777" w:rsidR="00AC6C50" w:rsidRDefault="00AC6C50" w:rsidP="00AC6C50">
      <w:r>
        <w:t>f=-fs/2:df:fs/2-df;</w:t>
      </w:r>
    </w:p>
    <w:p w14:paraId="31552275" w14:textId="77777777" w:rsidR="00AC6C50" w:rsidRDefault="00AC6C50" w:rsidP="00AC6C50">
      <w:r>
        <w:lastRenderedPageBreak/>
        <w:t>X=fft(x)/fs;</w:t>
      </w:r>
    </w:p>
    <w:p w14:paraId="2A17B095" w14:textId="77777777" w:rsidR="00AC6C50" w:rsidRDefault="00AC6C50" w:rsidP="00AC6C50">
      <w:r>
        <w:rPr>
          <w:rFonts w:hint="eastAsia"/>
        </w:rPr>
        <w:t>subplot(4,1,3);%</w:t>
      </w:r>
      <w:r>
        <w:rPr>
          <w:rFonts w:hint="eastAsia"/>
        </w:rPr>
        <w:t>画图</w:t>
      </w:r>
    </w:p>
    <w:p w14:paraId="69DE01F1" w14:textId="77777777" w:rsidR="00AC6C50" w:rsidRDefault="00AC6C50" w:rsidP="00AC6C50">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4FD7523" w14:textId="77777777" w:rsidR="00AC6C50" w:rsidRDefault="00AC6C50" w:rsidP="00AC6C50"/>
    <w:p w14:paraId="0A83797D" w14:textId="77777777" w:rsidR="00AC6C50" w:rsidRDefault="00AC6C50" w:rsidP="00AC6C50">
      <w:r>
        <w:t>df1=fs/length(t1);</w:t>
      </w:r>
    </w:p>
    <w:p w14:paraId="70D8659B" w14:textId="77777777" w:rsidR="00AC6C50" w:rsidRDefault="00AC6C50" w:rsidP="00AC6C50">
      <w:r>
        <w:t>f1=-fs/2:df1:fs/2-df1;</w:t>
      </w:r>
    </w:p>
    <w:p w14:paraId="38BEEA2A" w14:textId="77777777" w:rsidR="00AC6C50" w:rsidRDefault="00AC6C50" w:rsidP="00AC6C50">
      <w:r>
        <w:t>Y=fft(y)/fs;</w:t>
      </w:r>
    </w:p>
    <w:p w14:paraId="0F2A14AB" w14:textId="77777777" w:rsidR="00AC6C50" w:rsidRDefault="00AC6C50" w:rsidP="00AC6C50">
      <w:r>
        <w:rPr>
          <w:rFonts w:hint="eastAsia"/>
        </w:rPr>
        <w:t>subplot(4,1,4);%</w:t>
      </w:r>
      <w:r>
        <w:rPr>
          <w:rFonts w:hint="eastAsia"/>
        </w:rPr>
        <w:t>画图</w:t>
      </w:r>
    </w:p>
    <w:p w14:paraId="10486B03" w14:textId="5C679B91" w:rsidR="00AC6C50" w:rsidRDefault="00AC6C50" w:rsidP="00AC6C50">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p>
    <w:p w14:paraId="2ACDD941" w14:textId="49FDA9BE" w:rsidR="0058050E" w:rsidRDefault="00AC6C50" w:rsidP="0058050E">
      <w:pPr>
        <w:keepNext/>
      </w:pPr>
      <w:r w:rsidRPr="00AC6C50">
        <w:rPr>
          <w:rFonts w:hint="eastAsia"/>
          <w:noProof/>
        </w:rPr>
        <w:drawing>
          <wp:inline distT="0" distB="0" distL="0" distR="0" wp14:anchorId="25C11BF5" wp14:editId="75D6BC2B">
            <wp:extent cx="5274310" cy="4745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74310" cy="4745990"/>
                    </a:xfrm>
                    <a:prstGeom prst="rect">
                      <a:avLst/>
                    </a:prstGeom>
                    <a:noFill/>
                    <a:ln>
                      <a:noFill/>
                    </a:ln>
                  </pic:spPr>
                </pic:pic>
              </a:graphicData>
            </a:graphic>
          </wp:inline>
        </w:drawing>
      </w:r>
    </w:p>
    <w:p w14:paraId="6810FAC4" w14:textId="3C6F743F" w:rsidR="000D05EE" w:rsidRDefault="0058050E" w:rsidP="0058050E">
      <w:pPr>
        <w:pStyle w:val="af7"/>
        <w:jc w:val="center"/>
      </w:pPr>
      <w:bookmarkStart w:id="150" w:name="_Toc3551035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33</w:t>
      </w:r>
      <w:r>
        <w:fldChar w:fldCharType="end"/>
      </w:r>
      <w:r>
        <w:rPr>
          <w:rFonts w:hint="eastAsia"/>
        </w:rPr>
        <w:t>抽取的</w:t>
      </w:r>
      <w:r>
        <w:rPr>
          <w:rFonts w:hint="eastAsia"/>
        </w:rPr>
        <w:t>Matlab</w:t>
      </w:r>
      <w:r>
        <w:rPr>
          <w:rFonts w:hint="eastAsia"/>
        </w:rPr>
        <w:t>仿真</w:t>
      </w:r>
      <w:bookmarkEnd w:id="150"/>
    </w:p>
    <w:p w14:paraId="3583BDB4" w14:textId="3825175E" w:rsidR="007E1CE0" w:rsidRPr="007E1CE0" w:rsidRDefault="007E1CE0" w:rsidP="00A45160">
      <w:pPr>
        <w:pStyle w:val="3"/>
        <w:numPr>
          <w:ilvl w:val="2"/>
          <w:numId w:val="1"/>
        </w:numPr>
      </w:pPr>
      <w:bookmarkStart w:id="151" w:name="_Toc35510312"/>
      <w:r>
        <w:rPr>
          <w:rFonts w:hint="eastAsia"/>
        </w:rPr>
        <w:t>硬件实现</w:t>
      </w:r>
      <w:bookmarkEnd w:id="151"/>
    </w:p>
    <w:p w14:paraId="3049845F" w14:textId="2A7CC75D" w:rsidR="00C050E1" w:rsidRPr="00C050E1" w:rsidRDefault="00C050E1" w:rsidP="00D92E49">
      <w:r w:rsidRPr="00C050E1">
        <w:rPr>
          <w:rFonts w:hint="eastAsia"/>
        </w:rPr>
        <w:t>要求</w:t>
      </w:r>
      <w:r>
        <w:rPr>
          <w:rFonts w:hint="eastAsia"/>
        </w:rPr>
        <w:t>抽取</w:t>
      </w:r>
      <w:r w:rsidRPr="00C050E1">
        <w:rPr>
          <w:rFonts w:hint="eastAsia"/>
        </w:rPr>
        <w:t>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01034E0" w14:textId="58EA519B" w:rsidR="004736E5" w:rsidRPr="004736E5" w:rsidRDefault="004736E5" w:rsidP="00D92E49">
      <w:pPr>
        <w:rPr>
          <w:lang w:val="zh-CN"/>
        </w:rPr>
      </w:pPr>
      <w:r w:rsidRPr="004736E5">
        <w:rPr>
          <w:rFonts w:hint="eastAsia"/>
          <w:lang w:val="zh-CN"/>
        </w:rPr>
        <w:t>抽取的</w:t>
      </w:r>
      <w:r w:rsidRPr="004736E5">
        <w:rPr>
          <w:rFonts w:hint="eastAsia"/>
          <w:lang w:val="zh-CN"/>
        </w:rPr>
        <w:t xml:space="preserve"> Verilog </w:t>
      </w:r>
      <w:r w:rsidRPr="004736E5">
        <w:rPr>
          <w:rFonts w:hint="eastAsia"/>
          <w:lang w:val="zh-CN"/>
        </w:rPr>
        <w:t>实现：</w:t>
      </w:r>
    </w:p>
    <w:p w14:paraId="18C942C7" w14:textId="1C2CA22D" w:rsidR="004736E5" w:rsidRPr="004736E5" w:rsidRDefault="004736E5" w:rsidP="00D92E49">
      <w:pPr>
        <w:rPr>
          <w:lang w:val="zh-CN"/>
        </w:rPr>
      </w:pPr>
      <w:r w:rsidRPr="004736E5">
        <w:rPr>
          <w:rFonts w:hint="eastAsia"/>
          <w:lang w:val="zh-CN"/>
        </w:rPr>
        <w:t>从前面所述，抽取就是减少样值，那么在</w:t>
      </w:r>
      <w:r w:rsidRPr="004736E5">
        <w:rPr>
          <w:rFonts w:hint="eastAsia"/>
          <w:lang w:val="zh-CN"/>
        </w:rPr>
        <w:t xml:space="preserve"> HDL </w:t>
      </w:r>
      <w:r w:rsidRPr="004736E5">
        <w:rPr>
          <w:rFonts w:hint="eastAsia"/>
          <w:lang w:val="zh-CN"/>
        </w:rPr>
        <w:t>语言实现的时候，也就是一个分频的过程。比如对一个信号进行</w:t>
      </w:r>
      <w:r w:rsidRPr="004736E5">
        <w:rPr>
          <w:rFonts w:hint="eastAsia"/>
          <w:lang w:val="zh-CN"/>
        </w:rPr>
        <w:t xml:space="preserve"> </w:t>
      </w:r>
      <w:r w:rsidR="0049287A">
        <w:rPr>
          <w:rFonts w:hint="eastAsia"/>
          <w:lang w:val="zh-CN"/>
        </w:rPr>
        <w:t>M</w:t>
      </w:r>
      <w:r w:rsidRPr="004736E5">
        <w:rPr>
          <w:rFonts w:hint="eastAsia"/>
          <w:lang w:val="zh-CN"/>
        </w:rPr>
        <w:t xml:space="preserve"> </w:t>
      </w:r>
      <w:r w:rsidRPr="004736E5">
        <w:rPr>
          <w:rFonts w:hint="eastAsia"/>
          <w:lang w:val="zh-CN"/>
        </w:rPr>
        <w:t>倍抽取的代码如下：</w:t>
      </w:r>
    </w:p>
    <w:p w14:paraId="57432B2E" w14:textId="69F45E2A" w:rsidR="004736E5" w:rsidRPr="004736E5" w:rsidRDefault="004736E5" w:rsidP="004736E5">
      <w:pPr>
        <w:rPr>
          <w:lang w:val="zh-CN"/>
        </w:rPr>
      </w:pPr>
      <w:r>
        <w:rPr>
          <w:lang w:val="zh-CN"/>
        </w:rPr>
        <w:tab/>
      </w:r>
      <w:r w:rsidR="00C050E1">
        <w:rPr>
          <w:rFonts w:hint="eastAsia"/>
          <w:lang w:val="zh-CN"/>
        </w:rPr>
        <w:t>r</w:t>
      </w:r>
      <w:r w:rsidRPr="004736E5">
        <w:rPr>
          <w:rFonts w:hint="eastAsia"/>
          <w:lang w:val="zh-CN"/>
        </w:rPr>
        <w:t>eg [</w:t>
      </w:r>
      <w:r w:rsidR="0049287A">
        <w:rPr>
          <w:lang w:val="zh-CN"/>
        </w:rPr>
        <w:t>log</w:t>
      </w:r>
      <w:r w:rsidR="0049287A" w:rsidRPr="00733C59">
        <w:rPr>
          <w:vertAlign w:val="subscript"/>
          <w:lang w:val="zh-CN"/>
        </w:rPr>
        <w:t>2</w:t>
      </w:r>
      <w:r w:rsidR="0049287A">
        <w:rPr>
          <w:rFonts w:hint="eastAsia"/>
          <w:lang w:val="zh-CN"/>
        </w:rPr>
        <w:t>M-1</w:t>
      </w:r>
      <w:r w:rsidRPr="004736E5">
        <w:rPr>
          <w:rFonts w:hint="eastAsia"/>
          <w:lang w:val="zh-CN"/>
        </w:rPr>
        <w:t>: 0] cnt; //</w:t>
      </w:r>
      <w:r w:rsidR="00D36281">
        <w:rPr>
          <w:rFonts w:hint="eastAsia"/>
          <w:lang w:val="zh-CN"/>
        </w:rPr>
        <w:t>M</w:t>
      </w:r>
      <w:r w:rsidRPr="004736E5">
        <w:rPr>
          <w:rFonts w:hint="eastAsia"/>
          <w:lang w:val="zh-CN"/>
        </w:rPr>
        <w:t>分频计数器</w:t>
      </w:r>
    </w:p>
    <w:p w14:paraId="46DC5C0D" w14:textId="1582E079" w:rsidR="004736E5" w:rsidRPr="000B7E45" w:rsidRDefault="004736E5" w:rsidP="004736E5">
      <w:r w:rsidRPr="004736E5">
        <w:rPr>
          <w:lang w:val="zh-CN"/>
        </w:rPr>
        <w:t xml:space="preserve"> </w:t>
      </w:r>
      <w:r>
        <w:rPr>
          <w:lang w:val="zh-CN"/>
        </w:rPr>
        <w:tab/>
      </w:r>
      <w:r w:rsidR="00C050E1">
        <w:rPr>
          <w:rFonts w:hint="eastAsia"/>
        </w:rPr>
        <w:t>r</w:t>
      </w:r>
      <w:r w:rsidRPr="000B7E45">
        <w:t>eg [</w:t>
      </w:r>
      <w:r w:rsidR="0096283A" w:rsidRPr="00A317F0">
        <w:t>n</w:t>
      </w:r>
      <w:r w:rsidRPr="000B7E45">
        <w:t>:0] y;</w:t>
      </w:r>
    </w:p>
    <w:p w14:paraId="0EC43E7C" w14:textId="4EA28356" w:rsidR="004736E5" w:rsidRPr="000B7E45" w:rsidRDefault="004736E5" w:rsidP="004736E5">
      <w:r w:rsidRPr="000B7E45">
        <w:lastRenderedPageBreak/>
        <w:t xml:space="preserve"> </w:t>
      </w:r>
      <w:r w:rsidRPr="000B7E45">
        <w:tab/>
        <w:t>always@(posedge clk or negedge rstn)</w:t>
      </w:r>
      <w:r w:rsidR="00A565B9" w:rsidRPr="004736E5">
        <w:rPr>
          <w:rFonts w:hint="eastAsia"/>
          <w:lang w:val="zh-CN"/>
        </w:rPr>
        <w:t xml:space="preserve"> //</w:t>
      </w:r>
      <w:r w:rsidR="00A565B9" w:rsidRPr="004736E5">
        <w:rPr>
          <w:rFonts w:hint="eastAsia"/>
          <w:lang w:val="zh-CN"/>
        </w:rPr>
        <w:t>采样时钟</w:t>
      </w:r>
      <w:r w:rsidR="00A565B9">
        <w:rPr>
          <w:rFonts w:hint="eastAsia"/>
          <w:lang w:val="zh-CN"/>
        </w:rPr>
        <w:t>,</w:t>
      </w:r>
      <w:r w:rsidR="00A565B9">
        <w:rPr>
          <w:rFonts w:hint="eastAsia"/>
          <w:lang w:val="zh-CN"/>
        </w:rPr>
        <w:t>此处时钟为</w:t>
      </w:r>
      <w:r w:rsidR="00A565B9">
        <w:rPr>
          <w:rFonts w:hint="eastAsia"/>
          <w:lang w:val="zh-CN"/>
        </w:rPr>
        <w:t>x</w:t>
      </w:r>
      <w:r w:rsidR="00A565B9">
        <w:rPr>
          <w:rFonts w:hint="eastAsia"/>
          <w:lang w:val="zh-CN"/>
        </w:rPr>
        <w:t>的同步时钟</w:t>
      </w:r>
    </w:p>
    <w:p w14:paraId="199DD3C5" w14:textId="77777777" w:rsidR="004736E5" w:rsidRPr="000B7E45" w:rsidRDefault="004736E5" w:rsidP="004736E5">
      <w:r w:rsidRPr="000B7E45">
        <w:t xml:space="preserve"> </w:t>
      </w:r>
      <w:r w:rsidRPr="000B7E45">
        <w:tab/>
        <w:t>begin</w:t>
      </w:r>
    </w:p>
    <w:p w14:paraId="56D1F34C" w14:textId="77777777" w:rsidR="004736E5" w:rsidRPr="000B7E45" w:rsidRDefault="004736E5" w:rsidP="004736E5">
      <w:r w:rsidRPr="000B7E45">
        <w:t xml:space="preserve">  </w:t>
      </w:r>
      <w:r w:rsidRPr="000B7E45">
        <w:tab/>
      </w:r>
      <w:r w:rsidRPr="000B7E45">
        <w:tab/>
        <w:t>if (! rstn)</w:t>
      </w:r>
    </w:p>
    <w:p w14:paraId="4F6F966E" w14:textId="77777777" w:rsidR="004736E5" w:rsidRPr="000B7E45" w:rsidRDefault="004736E5" w:rsidP="004736E5">
      <w:pPr>
        <w:ind w:left="840" w:firstLine="420"/>
      </w:pPr>
      <w:r w:rsidRPr="000B7E45">
        <w:t>cnt &lt;= 0;</w:t>
      </w:r>
    </w:p>
    <w:p w14:paraId="06EAE26A" w14:textId="77777777" w:rsidR="004736E5" w:rsidRPr="000B7E45" w:rsidRDefault="004736E5" w:rsidP="004736E5">
      <w:r w:rsidRPr="000B7E45">
        <w:t xml:space="preserve">  </w:t>
      </w:r>
      <w:r w:rsidRPr="000B7E45">
        <w:tab/>
      </w:r>
      <w:r w:rsidRPr="000B7E45">
        <w:tab/>
        <w:t>else</w:t>
      </w:r>
    </w:p>
    <w:p w14:paraId="7BFCB7EC" w14:textId="77777777" w:rsidR="004736E5" w:rsidRPr="000B7E45" w:rsidRDefault="004736E5" w:rsidP="004736E5">
      <w:r w:rsidRPr="000B7E45">
        <w:t xml:space="preserve">   </w:t>
      </w:r>
      <w:r w:rsidRPr="000B7E45">
        <w:tab/>
      </w:r>
      <w:r w:rsidRPr="000B7E45">
        <w:tab/>
        <w:t>begin</w:t>
      </w:r>
    </w:p>
    <w:p w14:paraId="2928DA83" w14:textId="77777777" w:rsidR="004736E5" w:rsidRPr="000B7E45" w:rsidRDefault="004736E5" w:rsidP="004736E5">
      <w:r w:rsidRPr="000B7E45">
        <w:t xml:space="preserve">    </w:t>
      </w:r>
      <w:r w:rsidRPr="000B7E45">
        <w:tab/>
      </w:r>
      <w:r w:rsidRPr="000B7E45">
        <w:tab/>
        <w:t>cnt &lt;= cnt +1;</w:t>
      </w:r>
    </w:p>
    <w:p w14:paraId="1F539E25" w14:textId="67ACF828" w:rsidR="004736E5" w:rsidRPr="000B7E45" w:rsidRDefault="004736E5" w:rsidP="004736E5">
      <w:r w:rsidRPr="000B7E45">
        <w:t xml:space="preserve"> </w:t>
      </w:r>
      <w:r w:rsidRPr="000B7E45">
        <w:tab/>
      </w:r>
      <w:r w:rsidRPr="000B7E45">
        <w:tab/>
      </w:r>
      <w:r w:rsidRPr="000B7E45">
        <w:tab/>
        <w:t>if (cnt ==</w:t>
      </w:r>
      <w:r w:rsidR="00D36281">
        <w:rPr>
          <w:rFonts w:hint="eastAsia"/>
        </w:rPr>
        <w:t>M</w:t>
      </w:r>
      <w:r w:rsidRPr="000B7E45">
        <w:t>)</w:t>
      </w:r>
    </w:p>
    <w:p w14:paraId="65E6C103" w14:textId="77777777" w:rsidR="004736E5" w:rsidRPr="000B7E45" w:rsidRDefault="004736E5" w:rsidP="004736E5">
      <w:r w:rsidRPr="000B7E45">
        <w:t xml:space="preserve">     </w:t>
      </w:r>
      <w:r w:rsidRPr="000B7E45">
        <w:tab/>
      </w:r>
      <w:r w:rsidRPr="000B7E45">
        <w:tab/>
      </w:r>
      <w:r w:rsidRPr="000B7E45">
        <w:tab/>
        <w:t>y &lt;= x;</w:t>
      </w:r>
    </w:p>
    <w:p w14:paraId="60878C8B" w14:textId="77777777" w:rsidR="004736E5" w:rsidRPr="000B7E45" w:rsidRDefault="004736E5" w:rsidP="004736E5">
      <w:r w:rsidRPr="000B7E45">
        <w:t xml:space="preserve">    </w:t>
      </w:r>
      <w:r w:rsidRPr="000B7E45">
        <w:tab/>
      </w:r>
      <w:r w:rsidRPr="000B7E45">
        <w:tab/>
        <w:t>else</w:t>
      </w:r>
    </w:p>
    <w:p w14:paraId="4B27A562" w14:textId="77777777" w:rsidR="004736E5" w:rsidRPr="000B7E45" w:rsidRDefault="004736E5" w:rsidP="004736E5">
      <w:r w:rsidRPr="000B7E45">
        <w:t xml:space="preserve">    </w:t>
      </w:r>
      <w:r w:rsidRPr="000B7E45">
        <w:tab/>
      </w:r>
      <w:r w:rsidRPr="000B7E45">
        <w:tab/>
      </w:r>
      <w:r w:rsidRPr="000B7E45">
        <w:tab/>
        <w:t>y &lt;= y;</w:t>
      </w:r>
    </w:p>
    <w:p w14:paraId="4B00883A" w14:textId="77777777" w:rsidR="004736E5" w:rsidRPr="000B7E45" w:rsidRDefault="004736E5" w:rsidP="004736E5">
      <w:r w:rsidRPr="000B7E45">
        <w:t xml:space="preserve">   </w:t>
      </w:r>
      <w:r w:rsidRPr="000B7E45">
        <w:tab/>
      </w:r>
      <w:r w:rsidRPr="000B7E45">
        <w:tab/>
        <w:t>end</w:t>
      </w:r>
    </w:p>
    <w:p w14:paraId="6E76FAED" w14:textId="77777777" w:rsidR="004B496D" w:rsidRDefault="004736E5" w:rsidP="004736E5">
      <w:pPr>
        <w:rPr>
          <w:lang w:val="zh-CN"/>
        </w:rPr>
      </w:pPr>
      <w:r w:rsidRPr="000B7E45">
        <w:t xml:space="preserve"> </w:t>
      </w:r>
      <w:r w:rsidRPr="000B7E45">
        <w:tab/>
      </w:r>
      <w:r w:rsidRPr="004736E5">
        <w:rPr>
          <w:lang w:val="zh-CN"/>
        </w:rPr>
        <w:t>end</w:t>
      </w:r>
      <w:r w:rsidR="004B496D">
        <w:rPr>
          <w:lang w:val="zh-CN"/>
        </w:rPr>
        <w:br w:type="page"/>
      </w:r>
    </w:p>
    <w:p w14:paraId="6585387A" w14:textId="327D0F1A" w:rsidR="004B496D" w:rsidRDefault="004B496D" w:rsidP="00A45160">
      <w:pPr>
        <w:pStyle w:val="1"/>
        <w:numPr>
          <w:ilvl w:val="0"/>
          <w:numId w:val="1"/>
        </w:numPr>
        <w:rPr>
          <w:lang w:val="zh-CN"/>
        </w:rPr>
      </w:pPr>
      <w:bookmarkStart w:id="152" w:name="_Toc35510313"/>
      <w:r>
        <w:rPr>
          <w:rFonts w:hint="eastAsia"/>
          <w:lang w:val="zh-CN"/>
        </w:rPr>
        <w:lastRenderedPageBreak/>
        <w:t>上变频下变频</w:t>
      </w:r>
      <w:bookmarkEnd w:id="152"/>
    </w:p>
    <w:p w14:paraId="562F81BB" w14:textId="47B60A39" w:rsidR="00020DC6" w:rsidRPr="00020DC6" w:rsidRDefault="00020DC6" w:rsidP="001E5059">
      <w:pPr>
        <w:pStyle w:val="2"/>
        <w:numPr>
          <w:ilvl w:val="1"/>
          <w:numId w:val="1"/>
        </w:numPr>
        <w:rPr>
          <w:lang w:val="zh-CN"/>
        </w:rPr>
      </w:pPr>
      <w:bookmarkStart w:id="153" w:name="_Toc35510314"/>
      <w:r>
        <w:rPr>
          <w:rFonts w:hint="eastAsia"/>
          <w:lang w:val="zh-CN"/>
        </w:rPr>
        <w:t>DUC</w:t>
      </w:r>
      <w:r>
        <w:rPr>
          <w:rFonts w:hint="eastAsia"/>
          <w:lang w:val="zh-CN"/>
        </w:rPr>
        <w:t>原理</w:t>
      </w:r>
      <w:bookmarkEnd w:id="153"/>
    </w:p>
    <w:p w14:paraId="6F3967B7" w14:textId="77777777" w:rsidR="00D16A88" w:rsidRPr="00D16A88" w:rsidRDefault="00D16A88" w:rsidP="008D5CDF">
      <w:pPr>
        <w:rPr>
          <w:lang w:val="zh-CN"/>
        </w:rPr>
      </w:pPr>
      <w:r w:rsidRPr="00D16A88">
        <w:rPr>
          <w:rFonts w:hint="eastAsia"/>
          <w:lang w:val="zh-CN"/>
        </w:rPr>
        <w:t>基带数据通过上变频变为数字中频信号，然后进行</w:t>
      </w:r>
      <w:r w:rsidRPr="00D16A88">
        <w:rPr>
          <w:rFonts w:hint="eastAsia"/>
          <w:lang w:val="zh-CN"/>
        </w:rPr>
        <w:t>DA</w:t>
      </w:r>
      <w:r w:rsidRPr="00D16A88">
        <w:rPr>
          <w:rFonts w:hint="eastAsia"/>
          <w:lang w:val="zh-CN"/>
        </w:rPr>
        <w:t>为模拟中频。设其输入复数信号为</w:t>
      </w:r>
      <w:r w:rsidRPr="00D16A88">
        <w:rPr>
          <w:rFonts w:hint="eastAsia"/>
          <w:lang w:val="zh-CN"/>
        </w:rPr>
        <w:t>I</w:t>
      </w:r>
      <w:r w:rsidRPr="00D66B09">
        <w:rPr>
          <w:rFonts w:hint="eastAsia"/>
          <w:vertAlign w:val="subscript"/>
          <w:lang w:val="zh-CN"/>
        </w:rPr>
        <w:t>data</w:t>
      </w:r>
      <w:r w:rsidRPr="00D16A88">
        <w:rPr>
          <w:rFonts w:hint="eastAsia"/>
          <w:lang w:val="zh-CN"/>
        </w:rPr>
        <w:t>和</w:t>
      </w:r>
      <w:r w:rsidRPr="00D16A88">
        <w:rPr>
          <w:rFonts w:hint="eastAsia"/>
          <w:lang w:val="zh-CN"/>
        </w:rPr>
        <w:t>Q</w:t>
      </w:r>
      <w:r w:rsidRPr="00D66B09">
        <w:rPr>
          <w:rFonts w:hint="eastAsia"/>
          <w:vertAlign w:val="subscript"/>
          <w:lang w:val="zh-CN"/>
        </w:rPr>
        <w:t>data</w:t>
      </w:r>
      <w:r w:rsidRPr="00D16A88">
        <w:rPr>
          <w:rFonts w:hint="eastAsia"/>
          <w:lang w:val="zh-CN"/>
        </w:rPr>
        <w:t>，其输出信号为也为复数：</w:t>
      </w:r>
    </w:p>
    <w:p w14:paraId="084CCC4C" w14:textId="77777777" w:rsidR="00D16A88" w:rsidRPr="000B7E45" w:rsidRDefault="00D16A88" w:rsidP="008D5CDF">
      <w:r w:rsidRPr="000B7E45">
        <w:t>OUT_I=I</w:t>
      </w:r>
      <w:r w:rsidRPr="000B7E45">
        <w:rPr>
          <w:vertAlign w:val="subscript"/>
        </w:rPr>
        <w:t>data</w:t>
      </w:r>
      <w:r w:rsidRPr="000B7E45">
        <w:t>cos(w</w:t>
      </w:r>
      <w:r w:rsidRPr="000B7E45">
        <w:rPr>
          <w:vertAlign w:val="subscript"/>
        </w:rPr>
        <w:t>n</w:t>
      </w:r>
      <w:r w:rsidRPr="000B7E45">
        <w:t>+</w:t>
      </w:r>
      <m:oMath>
        <m:r>
          <w:rPr>
            <w:rFonts w:ascii="Cambria Math" w:hAnsi="Cambria Math"/>
          </w:rPr>
          <m:t>θ</m:t>
        </m:r>
      </m:oMath>
      <w:r w:rsidRPr="000B7E45">
        <w:t>)-Q</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w:t>
      </w:r>
    </w:p>
    <w:p w14:paraId="054639FC" w14:textId="13D3A1C5" w:rsidR="00D16A88" w:rsidRDefault="00D16A88" w:rsidP="008D5CDF">
      <w:r w:rsidRPr="000B7E45">
        <w:t>OUT_Q=I</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)+Q</w:t>
      </w:r>
      <w:r w:rsidRPr="000B7E45">
        <w:rPr>
          <w:vertAlign w:val="subscript"/>
        </w:rPr>
        <w:t>data</w:t>
      </w:r>
      <w:r w:rsidR="00112403" w:rsidRPr="000B7E45">
        <w:rPr>
          <w:rFonts w:hint="eastAsia"/>
        </w:rPr>
        <w:t>C</w:t>
      </w:r>
      <w:r w:rsidRPr="000B7E45">
        <w:t>os(w</w:t>
      </w:r>
      <w:r w:rsidRPr="000B7E45">
        <w:rPr>
          <w:vertAlign w:val="subscript"/>
        </w:rPr>
        <w:t>n</w:t>
      </w:r>
      <w:r w:rsidRPr="000B7E45">
        <w:t>+</w:t>
      </w:r>
      <m:oMath>
        <m:r>
          <w:rPr>
            <w:rFonts w:ascii="Cambria Math" w:hAnsi="Cambria Math"/>
          </w:rPr>
          <m:t xml:space="preserve"> θ</m:t>
        </m:r>
      </m:oMath>
      <w:r w:rsidRPr="000B7E45">
        <w:t>)</w:t>
      </w:r>
    </w:p>
    <w:p w14:paraId="11E632E8" w14:textId="5DC2805C" w:rsidR="00BC3653" w:rsidRPr="00020DC6" w:rsidRDefault="00BC3653" w:rsidP="001E5059">
      <w:pPr>
        <w:pStyle w:val="2"/>
        <w:numPr>
          <w:ilvl w:val="1"/>
          <w:numId w:val="1"/>
        </w:numPr>
        <w:rPr>
          <w:lang w:val="zh-CN"/>
        </w:rPr>
      </w:pPr>
      <w:bookmarkStart w:id="154" w:name="_Toc35510315"/>
      <w:r>
        <w:rPr>
          <w:rFonts w:hint="eastAsia"/>
          <w:lang w:val="zh-CN"/>
        </w:rPr>
        <w:t>DUC</w:t>
      </w:r>
      <w:r>
        <w:rPr>
          <w:rFonts w:hint="eastAsia"/>
          <w:lang w:val="zh-CN"/>
        </w:rPr>
        <w:t>实现</w:t>
      </w:r>
      <w:bookmarkEnd w:id="154"/>
    </w:p>
    <w:p w14:paraId="7DAD66E5" w14:textId="3513ED77" w:rsidR="004E0E72" w:rsidRPr="00C050E1" w:rsidRDefault="004E0E72" w:rsidP="004E0E72">
      <w:r w:rsidRPr="00C050E1">
        <w:rPr>
          <w:rFonts w:hint="eastAsia"/>
        </w:rPr>
        <w:t>要求</w:t>
      </w:r>
      <w:r>
        <w:rPr>
          <w:rFonts w:hint="eastAsia"/>
        </w:rPr>
        <w:t>DUC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64286B68" w14:textId="77777777" w:rsidR="004E0E72" w:rsidRPr="004E0E72" w:rsidRDefault="004E0E72" w:rsidP="008D5CDF"/>
    <w:p w14:paraId="722B18C3" w14:textId="6B1A1F1C" w:rsidR="00D16A88" w:rsidRDefault="00D16A88" w:rsidP="008D5CDF">
      <w:pPr>
        <w:rPr>
          <w:lang w:val="zh-CN"/>
        </w:rPr>
      </w:pPr>
      <w:r>
        <w:rPr>
          <w:rFonts w:hint="eastAsia"/>
          <w:lang w:val="zh-CN"/>
        </w:rPr>
        <w:t>DUC</w:t>
      </w:r>
      <w:r>
        <w:rPr>
          <w:rFonts w:hint="eastAsia"/>
          <w:lang w:val="zh-CN"/>
        </w:rPr>
        <w:t>的硬件实现原理如下图所示</w:t>
      </w:r>
    </w:p>
    <w:p w14:paraId="7A61F516" w14:textId="77777777" w:rsidR="00EF162F" w:rsidRDefault="00D16A88" w:rsidP="00EF162F">
      <w:pPr>
        <w:keepNext/>
        <w:jc w:val="center"/>
      </w:pPr>
      <w:r>
        <w:rPr>
          <w:rFonts w:hint="eastAsia"/>
          <w:noProof/>
        </w:rPr>
        <w:drawing>
          <wp:inline distT="0" distB="0" distL="0" distR="0" wp14:anchorId="184B1E6D" wp14:editId="14DB0AE0">
            <wp:extent cx="3996047" cy="26568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006399" cy="2663694"/>
                    </a:xfrm>
                    <a:prstGeom prst="rect">
                      <a:avLst/>
                    </a:prstGeom>
                    <a:noFill/>
                    <a:ln>
                      <a:noFill/>
                    </a:ln>
                  </pic:spPr>
                </pic:pic>
              </a:graphicData>
            </a:graphic>
          </wp:inline>
        </w:drawing>
      </w:r>
    </w:p>
    <w:p w14:paraId="1B043DC3" w14:textId="5326F60B" w:rsidR="00D16A88" w:rsidRPr="00D16A88" w:rsidRDefault="00EF162F" w:rsidP="00EF162F">
      <w:pPr>
        <w:pStyle w:val="af7"/>
        <w:jc w:val="center"/>
        <w:rPr>
          <w:lang w:val="zh-CN"/>
        </w:rPr>
      </w:pPr>
      <w:bookmarkStart w:id="155" w:name="_Toc3551036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34</w:t>
      </w:r>
      <w:r w:rsidR="0081569F">
        <w:fldChar w:fldCharType="end"/>
      </w:r>
      <w:r w:rsidRPr="006657D1">
        <w:t>DUC</w:t>
      </w:r>
      <w:r w:rsidRPr="006657D1">
        <w:t>的硬件实现原理</w:t>
      </w:r>
      <w:bookmarkEnd w:id="155"/>
    </w:p>
    <w:p w14:paraId="0CC2238E" w14:textId="77777777" w:rsidR="00112403" w:rsidRDefault="00112403">
      <w:pPr>
        <w:widowControl/>
        <w:jc w:val="left"/>
        <w:rPr>
          <w:rFonts w:asciiTheme="majorHAnsi" w:eastAsiaTheme="majorEastAsia" w:hAnsiTheme="majorHAnsi" w:cstheme="majorBidi"/>
          <w:b/>
          <w:bCs/>
          <w:sz w:val="32"/>
          <w:szCs w:val="32"/>
          <w:lang w:val="zh-CN"/>
        </w:rPr>
      </w:pPr>
      <w:r>
        <w:rPr>
          <w:lang w:val="zh-CN"/>
        </w:rPr>
        <w:br w:type="page"/>
      </w:r>
    </w:p>
    <w:p w14:paraId="22BD511C" w14:textId="78BB7717" w:rsidR="00BE1BDC" w:rsidRPr="00BE1BDC" w:rsidRDefault="00BE1BDC" w:rsidP="00C02D58">
      <w:pPr>
        <w:pStyle w:val="2"/>
        <w:numPr>
          <w:ilvl w:val="1"/>
          <w:numId w:val="1"/>
        </w:numPr>
        <w:rPr>
          <w:lang w:val="zh-CN"/>
        </w:rPr>
      </w:pPr>
      <w:bookmarkStart w:id="156" w:name="_Toc35510316"/>
      <w:r>
        <w:rPr>
          <w:rFonts w:hint="eastAsia"/>
          <w:lang w:val="zh-CN"/>
        </w:rPr>
        <w:lastRenderedPageBreak/>
        <w:t>DDC</w:t>
      </w:r>
      <w:r>
        <w:rPr>
          <w:rFonts w:hint="eastAsia"/>
          <w:lang w:val="zh-CN"/>
        </w:rPr>
        <w:t>原理</w:t>
      </w:r>
      <w:bookmarkEnd w:id="156"/>
    </w:p>
    <w:p w14:paraId="78A5ADB2" w14:textId="77777777" w:rsidR="00D16A88" w:rsidRDefault="00112403" w:rsidP="008D5CDF">
      <w:pPr>
        <w:rPr>
          <w:shd w:val="clear" w:color="auto" w:fill="FFFFFF"/>
        </w:rPr>
      </w:pPr>
      <w:r>
        <w:rPr>
          <w:rFonts w:hint="eastAsia"/>
          <w:shd w:val="clear" w:color="auto" w:fill="FFFFFF"/>
        </w:rPr>
        <w:t>DDC</w:t>
      </w:r>
      <w:r>
        <w:rPr>
          <w:rFonts w:hint="eastAsia"/>
          <w:shd w:val="clear" w:color="auto" w:fill="FFFFFF"/>
        </w:rPr>
        <w:t>的主要目的是经过数字混频将</w:t>
      </w:r>
      <w:r>
        <w:rPr>
          <w:rFonts w:hint="eastAsia"/>
          <w:shd w:val="clear" w:color="auto" w:fill="FFFFFF"/>
        </w:rPr>
        <w:t>AD</w:t>
      </w:r>
      <w:r>
        <w:rPr>
          <w:rFonts w:hint="eastAsia"/>
          <w:shd w:val="clear" w:color="auto" w:fill="FFFFFF"/>
        </w:rPr>
        <w:t>采集的中频（</w:t>
      </w:r>
      <w:r>
        <w:rPr>
          <w:rFonts w:hint="eastAsia"/>
          <w:shd w:val="clear" w:color="auto" w:fill="FFFFFF"/>
        </w:rPr>
        <w:t>IF</w:t>
      </w:r>
      <w:r>
        <w:rPr>
          <w:rFonts w:hint="eastAsia"/>
          <w:shd w:val="clear" w:color="auto" w:fill="FFFFFF"/>
        </w:rPr>
        <w:t>）数字信号频谱下变频到基带信号</w:t>
      </w:r>
    </w:p>
    <w:p w14:paraId="070574B6" w14:textId="77777777" w:rsidR="00112403" w:rsidRDefault="00112403" w:rsidP="008D5CDF">
      <w:pPr>
        <w:rPr>
          <w:shd w:val="clear" w:color="auto" w:fill="FFFFFF"/>
        </w:rPr>
      </w:pPr>
      <w:r>
        <w:rPr>
          <w:rFonts w:hint="eastAsia"/>
          <w:shd w:val="clear" w:color="auto" w:fill="FFFFFF"/>
        </w:rPr>
        <w:t>设其输入复数信号为</w:t>
      </w:r>
      <w:r>
        <w:rPr>
          <w:rFonts w:hint="eastAsia"/>
          <w:shd w:val="clear" w:color="auto" w:fill="FFFFFF"/>
        </w:rPr>
        <w:t>Iin</w:t>
      </w:r>
      <w:r>
        <w:rPr>
          <w:rFonts w:hint="eastAsia"/>
          <w:shd w:val="clear" w:color="auto" w:fill="FFFFFF"/>
        </w:rPr>
        <w:t>和</w:t>
      </w:r>
      <w:r>
        <w:rPr>
          <w:rFonts w:hint="eastAsia"/>
          <w:shd w:val="clear" w:color="auto" w:fill="FFFFFF"/>
        </w:rPr>
        <w:t>Qin</w:t>
      </w:r>
      <w:r>
        <w:rPr>
          <w:rFonts w:hint="eastAsia"/>
          <w:shd w:val="clear" w:color="auto" w:fill="FFFFFF"/>
        </w:rPr>
        <w:t>，其输出信号为复数，输出也是正交的两路信号，即相位相差</w:t>
      </w:r>
      <w:r>
        <w:rPr>
          <w:rFonts w:hint="eastAsia"/>
          <w:shd w:val="clear" w:color="auto" w:fill="FFFFFF"/>
        </w:rPr>
        <w:t>90</w:t>
      </w:r>
      <w:r>
        <w:rPr>
          <w:rFonts w:hint="eastAsia"/>
          <w:shd w:val="clear" w:color="auto" w:fill="FFFFFF"/>
        </w:rPr>
        <w:t>度。</w:t>
      </w:r>
    </w:p>
    <w:p w14:paraId="775B2515" w14:textId="62024B6C" w:rsidR="00112403" w:rsidRDefault="00112403" w:rsidP="00112403">
      <w:pPr>
        <w:pStyle w:val="af4"/>
        <w:spacing w:before="0" w:beforeAutospacing="0" w:after="240" w:afterAutospacing="0" w:line="390" w:lineRule="atLeast"/>
        <w:jc w:val="center"/>
        <w:rPr>
          <w:rFonts w:ascii="&amp;quot" w:hAnsi="&amp;quot" w:hint="eastAsia"/>
          <w:color w:val="4D4D4D"/>
        </w:rPr>
      </w:pPr>
      <w:r>
        <w:rPr>
          <w:rFonts w:ascii="&amp;quot" w:hAnsi="&amp;quot" w:hint="eastAsia"/>
          <w:noProof/>
          <w:color w:val="4D4D4D"/>
        </w:rPr>
        <w:drawing>
          <wp:inline distT="0" distB="0" distL="0" distR="0" wp14:anchorId="323CED98" wp14:editId="6673BF3A">
            <wp:extent cx="5177641" cy="172299"/>
            <wp:effectExtent l="0" t="0" r="0" b="0"/>
            <wp:docPr id="7" name="图片 7" descr="https://private.codecogs.com/gif.latex?I_%7Bout%7D%3DI_%7Bin%7Dcos%28wt%29&amp;plus;Q_%7Bin%7Dsin%28wt%29.........Q_%7Bout%7D%3D-I_%7Bin%7Dsin%28wt%29&amp;plus;Q_%7Bin%7Dcos%28w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private.codecogs.com/gif.latex?I_%7Bout%7D%3DI_%7Bin%7Dcos%28wt%29&amp;plus;Q_%7Bin%7Dsin%28wt%29.........Q_%7Bout%7D%3D-I_%7Bin%7Dsin%28wt%29&amp;plus;Q_%7Bin%7Dcos%28wt%29"/>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603051" cy="186456"/>
                    </a:xfrm>
                    <a:prstGeom prst="rect">
                      <a:avLst/>
                    </a:prstGeom>
                    <a:noFill/>
                    <a:ln>
                      <a:noFill/>
                    </a:ln>
                  </pic:spPr>
                </pic:pic>
              </a:graphicData>
            </a:graphic>
          </wp:inline>
        </w:drawing>
      </w:r>
    </w:p>
    <w:p w14:paraId="0D146C31" w14:textId="24E4677D" w:rsidR="00C02D58" w:rsidRDefault="00C02D58" w:rsidP="00C02D58">
      <w:pPr>
        <w:pStyle w:val="2"/>
        <w:numPr>
          <w:ilvl w:val="1"/>
          <w:numId w:val="1"/>
        </w:numPr>
        <w:rPr>
          <w:lang w:val="zh-CN"/>
        </w:rPr>
      </w:pPr>
      <w:bookmarkStart w:id="157" w:name="_Toc35510317"/>
      <w:r>
        <w:rPr>
          <w:rFonts w:hint="eastAsia"/>
          <w:lang w:val="zh-CN"/>
        </w:rPr>
        <w:t>DDC</w:t>
      </w:r>
      <w:r>
        <w:rPr>
          <w:rFonts w:hint="eastAsia"/>
          <w:lang w:val="zh-CN"/>
        </w:rPr>
        <w:t>实现</w:t>
      </w:r>
      <w:bookmarkEnd w:id="157"/>
    </w:p>
    <w:p w14:paraId="309C6044" w14:textId="10634200" w:rsidR="004E0E72" w:rsidRPr="00C050E1" w:rsidRDefault="004E0E72" w:rsidP="004E0E72">
      <w:r w:rsidRPr="00C050E1">
        <w:rPr>
          <w:rFonts w:hint="eastAsia"/>
        </w:rPr>
        <w:t>要求</w:t>
      </w:r>
      <w:r>
        <w:rPr>
          <w:rFonts w:hint="eastAsia"/>
        </w:rPr>
        <w:t>DDC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36352A16" w14:textId="77777777" w:rsidR="004E0E72" w:rsidRPr="004E0E72" w:rsidRDefault="004E0E72" w:rsidP="00BE1BDC"/>
    <w:p w14:paraId="74C1B56D" w14:textId="5889B6C3" w:rsidR="00BE1BDC" w:rsidRPr="008D5CDF" w:rsidRDefault="00BE1BDC" w:rsidP="00BE1BDC">
      <w:pPr>
        <w:rPr>
          <w:lang w:val="zh-CN"/>
        </w:rPr>
      </w:pPr>
      <w:r>
        <w:rPr>
          <w:rFonts w:hint="eastAsia"/>
          <w:lang w:val="zh-CN"/>
        </w:rPr>
        <w:t>DDC</w:t>
      </w:r>
      <w:r>
        <w:rPr>
          <w:rFonts w:hint="eastAsia"/>
          <w:lang w:val="zh-CN"/>
        </w:rPr>
        <w:t>的硬件实现原理如下图所示</w:t>
      </w:r>
    </w:p>
    <w:p w14:paraId="465A191F" w14:textId="77777777" w:rsidR="00BE1BDC" w:rsidRDefault="00BE1BDC" w:rsidP="00BE1BDC">
      <w:pPr>
        <w:keepNext/>
        <w:jc w:val="center"/>
      </w:pPr>
      <w:r>
        <w:rPr>
          <w:rFonts w:hint="eastAsia"/>
          <w:noProof/>
        </w:rPr>
        <w:drawing>
          <wp:inline distT="0" distB="0" distL="0" distR="0" wp14:anchorId="73E55F2E" wp14:editId="41815FAC">
            <wp:extent cx="4797631" cy="156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800756" cy="1566269"/>
                    </a:xfrm>
                    <a:prstGeom prst="rect">
                      <a:avLst/>
                    </a:prstGeom>
                    <a:noFill/>
                    <a:ln>
                      <a:noFill/>
                    </a:ln>
                  </pic:spPr>
                </pic:pic>
              </a:graphicData>
            </a:graphic>
          </wp:inline>
        </w:drawing>
      </w:r>
    </w:p>
    <w:p w14:paraId="0982A44A" w14:textId="270A5C5C" w:rsidR="00BE1BDC" w:rsidRDefault="00BE1BDC" w:rsidP="00BE1BDC">
      <w:pPr>
        <w:pStyle w:val="af7"/>
        <w:jc w:val="center"/>
      </w:pPr>
      <w:bookmarkStart w:id="158" w:name="_Toc355103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35</w:t>
      </w:r>
      <w:r>
        <w:fldChar w:fldCharType="end"/>
      </w:r>
      <w:r w:rsidRPr="00E02D64">
        <w:t>DDC</w:t>
      </w:r>
      <w:r w:rsidRPr="00E02D64">
        <w:t>的硬件实现原理</w:t>
      </w:r>
      <w:bookmarkEnd w:id="158"/>
    </w:p>
    <w:p w14:paraId="2B4E4534" w14:textId="77777777" w:rsidR="00BE1BDC" w:rsidRPr="00BE1BDC" w:rsidRDefault="00BE1BDC" w:rsidP="00BE1BDC"/>
    <w:p w14:paraId="6D03746A" w14:textId="217FD228" w:rsidR="00FA17EE" w:rsidRDefault="00FA17EE" w:rsidP="00BC3653">
      <w:pPr>
        <w:pStyle w:val="2"/>
        <w:numPr>
          <w:ilvl w:val="1"/>
          <w:numId w:val="1"/>
        </w:numPr>
        <w:rPr>
          <w:lang w:val="zh-CN"/>
        </w:rPr>
      </w:pPr>
      <w:bookmarkStart w:id="159" w:name="_Toc35510318"/>
      <w:r>
        <w:rPr>
          <w:rFonts w:hint="eastAsia"/>
          <w:lang w:val="zh-CN"/>
        </w:rPr>
        <w:t>DDS</w:t>
      </w:r>
      <w:bookmarkEnd w:id="159"/>
    </w:p>
    <w:p w14:paraId="6EABE484" w14:textId="78EA25F2" w:rsidR="00FA17EE" w:rsidRDefault="00FA17EE" w:rsidP="00FA17EE">
      <w:pPr>
        <w:rPr>
          <w:shd w:val="clear" w:color="auto" w:fill="FFFFFF"/>
        </w:rPr>
      </w:pPr>
      <w:r w:rsidRPr="00944673">
        <w:rPr>
          <w:rFonts w:hint="eastAsia"/>
          <w:color w:val="FF0000"/>
          <w:lang w:val="zh-CN"/>
        </w:rPr>
        <w:t>D</w:t>
      </w:r>
      <w:r w:rsidRPr="00944673">
        <w:rPr>
          <w:rFonts w:hint="eastAsia"/>
          <w:color w:val="FF0000"/>
          <w:shd w:val="clear" w:color="auto" w:fill="FFFFFF"/>
        </w:rPr>
        <w:t>DC</w:t>
      </w:r>
      <w:r w:rsidRPr="00944673">
        <w:rPr>
          <w:rFonts w:hint="eastAsia"/>
          <w:color w:val="FF0000"/>
          <w:shd w:val="clear" w:color="auto" w:fill="FFFFFF"/>
        </w:rPr>
        <w:t>和</w:t>
      </w:r>
      <w:r w:rsidRPr="00944673">
        <w:rPr>
          <w:rFonts w:hint="eastAsia"/>
          <w:color w:val="FF0000"/>
          <w:shd w:val="clear" w:color="auto" w:fill="FFFFFF"/>
        </w:rPr>
        <w:t>DUC</w:t>
      </w:r>
      <w:r w:rsidRPr="00944673">
        <w:rPr>
          <w:rFonts w:hint="eastAsia"/>
          <w:color w:val="FF0000"/>
          <w:shd w:val="clear" w:color="auto" w:fill="FFFFFF"/>
        </w:rPr>
        <w:t>涉及到信号产生器</w:t>
      </w:r>
      <w:r w:rsidR="00CE0294">
        <w:rPr>
          <w:rFonts w:hint="eastAsia"/>
          <w:color w:val="FF0000"/>
          <w:shd w:val="clear" w:color="auto" w:fill="FFFFFF"/>
        </w:rPr>
        <w:t>DDS</w:t>
      </w:r>
      <w:r w:rsidRPr="00944673">
        <w:rPr>
          <w:rFonts w:hint="eastAsia"/>
          <w:color w:val="FF0000"/>
          <w:shd w:val="clear" w:color="auto" w:fill="FFFFFF"/>
        </w:rPr>
        <w:t>的部分，</w:t>
      </w:r>
      <w:r w:rsidR="0034106A" w:rsidRPr="00944673">
        <w:rPr>
          <w:rFonts w:hint="eastAsia"/>
          <w:color w:val="FF0000"/>
          <w:shd w:val="clear" w:color="auto" w:fill="FFFFFF"/>
        </w:rPr>
        <w:t>考虑到</w:t>
      </w:r>
      <w:r w:rsidR="0034106A" w:rsidRPr="00944673">
        <w:rPr>
          <w:rFonts w:hint="eastAsia"/>
          <w:color w:val="FF0000"/>
          <w:shd w:val="clear" w:color="auto" w:fill="FFFFFF"/>
        </w:rPr>
        <w:t>2GHz</w:t>
      </w:r>
      <w:r w:rsidR="0034106A" w:rsidRPr="00944673">
        <w:rPr>
          <w:rFonts w:hint="eastAsia"/>
          <w:color w:val="FF0000"/>
          <w:shd w:val="clear" w:color="auto" w:fill="FFFFFF"/>
        </w:rPr>
        <w:t>带宽，</w:t>
      </w:r>
      <w:r w:rsidR="0034106A" w:rsidRPr="00944673">
        <w:rPr>
          <w:rFonts w:hint="eastAsia"/>
          <w:color w:val="FF0000"/>
          <w:shd w:val="clear" w:color="auto" w:fill="FFFFFF"/>
        </w:rPr>
        <w:t>250MHz</w:t>
      </w:r>
      <w:r w:rsidR="0034106A" w:rsidRPr="00944673">
        <w:rPr>
          <w:rFonts w:hint="eastAsia"/>
          <w:color w:val="FF0000"/>
          <w:shd w:val="clear" w:color="auto" w:fill="FFFFFF"/>
        </w:rPr>
        <w:t>的波道间隔，分成</w:t>
      </w:r>
      <w:r w:rsidR="0034106A" w:rsidRPr="00944673">
        <w:rPr>
          <w:rFonts w:hint="eastAsia"/>
          <w:color w:val="FF0000"/>
          <w:shd w:val="clear" w:color="auto" w:fill="FFFFFF"/>
        </w:rPr>
        <w:t>8</w:t>
      </w:r>
      <w:r w:rsidR="0034106A" w:rsidRPr="00944673">
        <w:rPr>
          <w:rFonts w:hint="eastAsia"/>
          <w:color w:val="FF0000"/>
          <w:shd w:val="clear" w:color="auto" w:fill="FFFFFF"/>
        </w:rPr>
        <w:t>个通道，</w:t>
      </w:r>
      <w:r w:rsidR="0034106A" w:rsidRPr="00944673">
        <w:rPr>
          <w:rFonts w:hint="eastAsia"/>
          <w:color w:val="FF0000"/>
          <w:shd w:val="clear" w:color="auto" w:fill="FFFFFF"/>
        </w:rPr>
        <w:t>8</w:t>
      </w:r>
      <w:r w:rsidR="0034106A" w:rsidRPr="00944673">
        <w:rPr>
          <w:rFonts w:hint="eastAsia"/>
          <w:color w:val="FF0000"/>
          <w:shd w:val="clear" w:color="auto" w:fill="FFFFFF"/>
        </w:rPr>
        <w:t>个通道的</w:t>
      </w:r>
      <w:r w:rsidR="00A2008D">
        <w:rPr>
          <w:rFonts w:hint="eastAsia"/>
          <w:color w:val="FF0000"/>
          <w:shd w:val="clear" w:color="auto" w:fill="FFFFFF"/>
        </w:rPr>
        <w:t>DDS</w:t>
      </w:r>
      <w:r w:rsidR="0034106A" w:rsidRPr="00944673">
        <w:rPr>
          <w:rFonts w:hint="eastAsia"/>
          <w:color w:val="FF0000"/>
          <w:shd w:val="clear" w:color="auto" w:fill="FFFFFF"/>
        </w:rPr>
        <w:t>输出频率分别为</w:t>
      </w:r>
      <w:r w:rsidR="0034106A" w:rsidRPr="003515F4">
        <w:rPr>
          <w:rFonts w:hint="eastAsia"/>
          <w:i/>
          <w:color w:val="FF0000"/>
          <w:shd w:val="clear" w:color="auto" w:fill="FFFFFF"/>
        </w:rPr>
        <w:t>+-125MHz*1</w:t>
      </w:r>
      <w:r w:rsidR="0034106A" w:rsidRPr="00944673">
        <w:rPr>
          <w:rFonts w:hint="eastAsia"/>
          <w:color w:val="FF0000"/>
          <w:shd w:val="clear" w:color="auto" w:fill="FFFFFF"/>
        </w:rPr>
        <w:t>/2/3/4</w:t>
      </w:r>
      <w:r w:rsidR="0034106A" w:rsidRPr="00944673">
        <w:rPr>
          <w:rFonts w:hint="eastAsia"/>
          <w:color w:val="FF0000"/>
          <w:shd w:val="clear" w:color="auto" w:fill="FFFFFF"/>
        </w:rPr>
        <w:t>，</w:t>
      </w:r>
      <w:r w:rsidR="00723303">
        <w:rPr>
          <w:rFonts w:hint="eastAsia"/>
          <w:color w:val="FF0000"/>
          <w:lang w:val="zh-CN"/>
        </w:rPr>
        <w:t>采样率是</w:t>
      </w:r>
      <w:r w:rsidR="00723303">
        <w:rPr>
          <w:rFonts w:hint="eastAsia"/>
          <w:color w:val="FF0000"/>
          <w:lang w:val="zh-CN"/>
        </w:rPr>
        <w:t>500Msps</w:t>
      </w:r>
      <w:r w:rsidR="00DB4E95">
        <w:rPr>
          <w:rFonts w:hint="eastAsia"/>
          <w:color w:val="FF0000"/>
          <w:lang w:val="zh-CN"/>
        </w:rPr>
        <w:t>。</w:t>
      </w:r>
      <w:r w:rsidRPr="00FA17EE">
        <w:rPr>
          <w:rFonts w:hint="eastAsia"/>
          <w:shd w:val="clear" w:color="auto" w:fill="FFFFFF"/>
        </w:rPr>
        <w:t>本</w:t>
      </w:r>
      <w:r w:rsidR="00E76DCB">
        <w:rPr>
          <w:rFonts w:hint="eastAsia"/>
          <w:shd w:val="clear" w:color="auto" w:fill="FFFFFF"/>
        </w:rPr>
        <w:t>方案</w:t>
      </w:r>
      <w:r w:rsidRPr="00FA17EE">
        <w:rPr>
          <w:rFonts w:hint="eastAsia"/>
          <w:shd w:val="clear" w:color="auto" w:fill="FFFFFF"/>
        </w:rPr>
        <w:t>中用</w:t>
      </w:r>
      <w:r w:rsidRPr="00FA17EE">
        <w:rPr>
          <w:rFonts w:hint="eastAsia"/>
          <w:shd w:val="clear" w:color="auto" w:fill="FFFFFF"/>
        </w:rPr>
        <w:t>xilinx</w:t>
      </w:r>
      <w:r w:rsidRPr="00FA17EE">
        <w:rPr>
          <w:shd w:val="clear" w:color="auto" w:fill="FFFFFF"/>
        </w:rPr>
        <w:t xml:space="preserve"> </w:t>
      </w:r>
      <w:r w:rsidRPr="00FA17EE">
        <w:rPr>
          <w:rFonts w:hint="eastAsia"/>
          <w:shd w:val="clear" w:color="auto" w:fill="FFFFFF"/>
        </w:rPr>
        <w:t>DDS</w:t>
      </w:r>
      <w:r w:rsidRPr="00FA17EE">
        <w:rPr>
          <w:shd w:val="clear" w:color="auto" w:fill="FFFFFF"/>
        </w:rPr>
        <w:t xml:space="preserve"> </w:t>
      </w:r>
      <w:r w:rsidRPr="00FA17EE">
        <w:rPr>
          <w:rFonts w:hint="eastAsia"/>
          <w:shd w:val="clear" w:color="auto" w:fill="FFFFFF"/>
        </w:rPr>
        <w:t>IP</w:t>
      </w:r>
      <w:r w:rsidRPr="00FA17EE">
        <w:rPr>
          <w:rFonts w:hint="eastAsia"/>
          <w:shd w:val="clear" w:color="auto" w:fill="FFFFFF"/>
        </w:rPr>
        <w:t>核来实现，详见《</w:t>
      </w:r>
      <w:r w:rsidRPr="00FA17EE">
        <w:rPr>
          <w:shd w:val="clear" w:color="auto" w:fill="FFFFFF"/>
        </w:rPr>
        <w:t>DDS Compiler v6.0</w:t>
      </w:r>
      <w:r>
        <w:rPr>
          <w:rFonts w:hint="eastAsia"/>
          <w:shd w:val="clear" w:color="auto" w:fill="FFFFFF"/>
        </w:rPr>
        <w:t xml:space="preserve"> </w:t>
      </w:r>
      <w:r w:rsidRPr="00FA17EE">
        <w:rPr>
          <w:shd w:val="clear" w:color="auto" w:fill="FFFFFF"/>
        </w:rPr>
        <w:t>LogiCORE IP Product Guide</w:t>
      </w:r>
      <w:r>
        <w:rPr>
          <w:rFonts w:hint="eastAsia"/>
          <w:shd w:val="clear" w:color="auto" w:fill="FFFFFF"/>
        </w:rPr>
        <w:t>.</w:t>
      </w:r>
      <w:r>
        <w:rPr>
          <w:shd w:val="clear" w:color="auto" w:fill="FFFFFF"/>
        </w:rPr>
        <w:t>PG141</w:t>
      </w:r>
      <w:r w:rsidRPr="00FA17EE">
        <w:rPr>
          <w:rFonts w:hint="eastAsia"/>
          <w:shd w:val="clear" w:color="auto" w:fill="FFFFFF"/>
        </w:rPr>
        <w:t>》</w:t>
      </w:r>
      <w:r>
        <w:rPr>
          <w:rFonts w:hint="eastAsia"/>
          <w:shd w:val="clear" w:color="auto" w:fill="FFFFFF"/>
        </w:rPr>
        <w:t>此处仅</w:t>
      </w:r>
      <w:r w:rsidR="00E76DCB">
        <w:rPr>
          <w:rFonts w:hint="eastAsia"/>
          <w:shd w:val="clear" w:color="auto" w:fill="FFFFFF"/>
        </w:rPr>
        <w:t>对</w:t>
      </w:r>
      <w:r w:rsidR="00E76DCB">
        <w:rPr>
          <w:rFonts w:hint="eastAsia"/>
          <w:shd w:val="clear" w:color="auto" w:fill="FFFFFF"/>
        </w:rPr>
        <w:t>IP</w:t>
      </w:r>
      <w:r w:rsidR="00E76DCB">
        <w:rPr>
          <w:rFonts w:hint="eastAsia"/>
          <w:shd w:val="clear" w:color="auto" w:fill="FFFFFF"/>
        </w:rPr>
        <w:t>核</w:t>
      </w:r>
      <w:r>
        <w:rPr>
          <w:rFonts w:hint="eastAsia"/>
          <w:shd w:val="clear" w:color="auto" w:fill="FFFFFF"/>
        </w:rPr>
        <w:t>做简单介绍。</w:t>
      </w:r>
    </w:p>
    <w:p w14:paraId="536A7C4F" w14:textId="77777777" w:rsidR="00560D60" w:rsidRDefault="00560D60" w:rsidP="00560D60">
      <w:r>
        <w:t>直接数字合成器</w:t>
      </w:r>
      <w:r>
        <w:rPr>
          <w:rFonts w:ascii="宋体" w:eastAsia="宋体" w:hAnsi="宋体" w:cs="宋体"/>
          <w:lang w:bidi="en-US"/>
        </w:rPr>
        <w:t>（</w:t>
      </w:r>
      <w:r>
        <w:rPr>
          <w:rFonts w:ascii="Times New Roman" w:eastAsia="Times New Roman" w:hAnsi="Times New Roman" w:cs="Times New Roman"/>
          <w:lang w:bidi="en-US"/>
        </w:rPr>
        <w:t>DDS</w:t>
      </w:r>
      <w:r>
        <w:rPr>
          <w:rFonts w:ascii="宋体" w:eastAsia="宋体" w:hAnsi="宋体" w:cs="宋体" w:hint="eastAsia"/>
          <w:lang w:bidi="en-US"/>
        </w:rPr>
        <w:t>）</w:t>
      </w:r>
      <w:r>
        <w:t>或数控振荡器</w:t>
      </w:r>
      <w:r>
        <w:rPr>
          <w:rFonts w:ascii="宋体" w:eastAsia="宋体" w:hAnsi="宋体" w:cs="宋体"/>
          <w:lang w:bidi="en-US"/>
        </w:rPr>
        <w:t>（</w:t>
      </w:r>
      <w:r>
        <w:rPr>
          <w:rFonts w:ascii="Times New Roman" w:eastAsia="Times New Roman" w:hAnsi="Times New Roman" w:cs="Times New Roman"/>
          <w:lang w:bidi="en-US"/>
        </w:rPr>
        <w:t>NCO</w:t>
      </w:r>
      <w:r>
        <w:t>是许多数字通信系统的主要组成部分，</w:t>
      </w:r>
      <w:r>
        <w:br w:type="page"/>
      </w:r>
      <w:r>
        <w:lastRenderedPageBreak/>
        <w:t>积分合成器用于构造数字上</w:t>
      </w:r>
      <w:r>
        <w:t>/</w:t>
      </w:r>
      <w:r w:rsidR="00954E68">
        <w:t>下变频转换器、解调器，实现各种类型的调制方案</w:t>
      </w:r>
      <w:r>
        <w:t>。通常用正弦信号采样查找表实现复</w:t>
      </w:r>
      <w:r>
        <w:t xml:space="preserve"> </w:t>
      </w:r>
      <w:r>
        <w:t>数或实数正弦信号。数字积分器用于产生合适的相位参量并通过查找表映射得到输出波形。</w:t>
      </w:r>
      <w:r>
        <w:t xml:space="preserve"> </w:t>
      </w:r>
      <w:r>
        <w:t>通过查找表映射构造的正弦波的质量与处理过程相位和幅度量化有关，而査找表的深度和宽度分别决定了信号的相位分辨率和幅度分辨率。</w:t>
      </w:r>
      <w:r w:rsidR="00954E68">
        <w:rPr>
          <w:rFonts w:hint="eastAsia"/>
        </w:rPr>
        <w:t>DDS</w:t>
      </w:r>
      <w:r w:rsidR="00954E68">
        <w:rPr>
          <w:rFonts w:hint="eastAsia"/>
        </w:rPr>
        <w:t>我们比较关心的参数是</w:t>
      </w:r>
      <w:r>
        <w:t>输出频率。</w:t>
      </w:r>
      <w:r>
        <w:rPr>
          <w:rFonts w:ascii="Times New Roman" w:eastAsia="Times New Roman" w:hAnsi="Times New Roman" w:cs="Times New Roman"/>
          <w:lang w:bidi="en-US"/>
        </w:rPr>
        <w:t>DDS</w:t>
      </w:r>
      <w:r>
        <w:t>波形综合器的输出频率</w:t>
      </w:r>
      <w:r>
        <w:rPr>
          <w:rFonts w:hint="eastAsia"/>
        </w:rPr>
        <w:t>f</w:t>
      </w:r>
      <w:r w:rsidRPr="00560D60">
        <w:rPr>
          <w:rFonts w:hint="eastAsia"/>
          <w:vertAlign w:val="subscript"/>
        </w:rPr>
        <w:t>out</w:t>
      </w:r>
      <w:r>
        <w:t>是系统时钟频率</w:t>
      </w:r>
      <w:r>
        <w:rPr>
          <w:rFonts w:hint="eastAsia"/>
        </w:rPr>
        <w:t>f</w:t>
      </w:r>
      <w:r w:rsidRPr="00560D60">
        <w:rPr>
          <w:rFonts w:hint="eastAsia"/>
          <w:vertAlign w:val="subscript"/>
        </w:rPr>
        <w:t>clk</w:t>
      </w:r>
      <w:r>
        <w:rPr>
          <w:lang w:bidi="en-US"/>
        </w:rPr>
        <w:t>、</w:t>
      </w:r>
      <w:r>
        <w:t>相位累加器中相位数据位宽</w:t>
      </w:r>
      <m:oMath>
        <m:sSub>
          <m:sSubPr>
            <m:ctrlPr>
              <w:rPr>
                <w:rFonts w:ascii="Cambria Math" w:eastAsia="黑体" w:hAnsi="Cambria Math" w:cs="黑体"/>
                <w:sz w:val="22"/>
                <w:lang w:val="zh-CN" w:bidi="zh-CN"/>
              </w:rPr>
            </m:ctrlPr>
          </m:sSubPr>
          <m:e>
            <m:r>
              <m:rPr>
                <m:sty m:val="p"/>
              </m:rPr>
              <w:rPr>
                <w:rFonts w:ascii="Cambria Math" w:eastAsia="黑体" w:hAnsi="Cambria Math" w:cs="黑体"/>
                <w:sz w:val="22"/>
                <w:lang w:val="zh-CN" w:bidi="zh-CN"/>
              </w:rPr>
              <m:t>B</m:t>
            </m:r>
          </m:e>
          <m:sub>
            <m:r>
              <m:rPr>
                <m:sty m:val="p"/>
              </m:rPr>
              <w:rPr>
                <w:rFonts w:ascii="Cambria Math" w:eastAsia="黑体" w:hAnsi="Cambria Math" w:cs="黑体"/>
                <w:sz w:val="22"/>
                <w:lang w:val="zh-CN" w:bidi="zh-CN"/>
              </w:rPr>
              <m:t>θ</m:t>
            </m:r>
            <m:d>
              <m:dPr>
                <m:ctrlPr>
                  <w:rPr>
                    <w:rFonts w:ascii="Cambria Math" w:eastAsia="黑体" w:hAnsi="Cambria Math" w:cs="黑体"/>
                    <w:sz w:val="22"/>
                    <w:lang w:val="zh-CN" w:bidi="zh-CN"/>
                  </w:rPr>
                </m:ctrlPr>
              </m:dPr>
              <m:e>
                <m:r>
                  <m:rPr>
                    <m:sty m:val="p"/>
                  </m:rPr>
                  <w:rPr>
                    <w:rFonts w:ascii="Cambria Math" w:eastAsia="黑体" w:hAnsi="Cambria Math" w:cs="黑体"/>
                    <w:sz w:val="22"/>
                    <w:lang w:val="zh-CN" w:bidi="zh-CN"/>
                  </w:rPr>
                  <m:t>n</m:t>
                </m:r>
              </m:e>
            </m:d>
          </m:sub>
        </m:sSub>
      </m:oMath>
      <w:r>
        <w:t>和相位增量值</w:t>
      </w:r>
      <w:r>
        <w:rPr>
          <w:rFonts w:ascii="Cambria Math" w:hAnsi="Cambria Math" w:cs="Cambria Math"/>
        </w:rPr>
        <w:t>△</w:t>
      </w:r>
      <m:oMath>
        <m:r>
          <m:rPr>
            <m:sty m:val="p"/>
          </m:rPr>
          <w:rPr>
            <w:rFonts w:ascii="Cambria Math" w:eastAsia="黑体" w:hAnsi="Cambria Math" w:cs="黑体"/>
            <w:sz w:val="22"/>
            <w:lang w:val="zh-CN" w:bidi="zh-CN"/>
          </w:rPr>
          <m:t>θ</m:t>
        </m:r>
      </m:oMath>
      <w:r>
        <w:t>。的函数。</w:t>
      </w:r>
    </w:p>
    <w:p w14:paraId="372FD351" w14:textId="77777777" w:rsidR="00560D60" w:rsidRPr="00560D60" w:rsidRDefault="00560D60" w:rsidP="00560D60">
      <w:pPr>
        <w:jc w:val="center"/>
      </w:pPr>
      <w:r w:rsidRPr="00560D60">
        <w:rPr>
          <w:rFonts w:hint="eastAsia"/>
          <w:noProof/>
        </w:rPr>
        <w:drawing>
          <wp:inline distT="0" distB="0" distL="0" distR="0" wp14:anchorId="31BA33E3" wp14:editId="4F6555E8">
            <wp:extent cx="1207827" cy="7669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212433" cy="769839"/>
                    </a:xfrm>
                    <a:prstGeom prst="rect">
                      <a:avLst/>
                    </a:prstGeom>
                    <a:noFill/>
                    <a:ln>
                      <a:noFill/>
                    </a:ln>
                  </pic:spPr>
                </pic:pic>
              </a:graphicData>
            </a:graphic>
          </wp:inline>
        </w:drawing>
      </w:r>
    </w:p>
    <w:p w14:paraId="40CAA47D" w14:textId="77777777" w:rsidR="00560D60" w:rsidRDefault="00560D60" w:rsidP="00560D60">
      <w:pPr>
        <w:pStyle w:val="11"/>
        <w:shd w:val="clear" w:color="auto" w:fill="auto"/>
        <w:spacing w:after="0" w:line="307" w:lineRule="exact"/>
        <w:ind w:left="2100" w:firstLine="0"/>
        <w:jc w:val="both"/>
      </w:pPr>
    </w:p>
    <w:p w14:paraId="391535FD" w14:textId="77777777" w:rsidR="00560D60" w:rsidRDefault="00560D60" w:rsidP="008C4458">
      <w:r>
        <w:t>因此，要得到输出频率</w:t>
      </w:r>
      <w:r>
        <w:rPr>
          <w:rFonts w:hint="eastAsia"/>
        </w:rPr>
        <w:t>率</w:t>
      </w:r>
      <w:r>
        <w:rPr>
          <w:rFonts w:hint="eastAsia"/>
        </w:rPr>
        <w:t>f</w:t>
      </w:r>
      <w:r w:rsidRPr="00560D60">
        <w:rPr>
          <w:rFonts w:hint="eastAsia"/>
          <w:vertAlign w:val="subscript"/>
        </w:rPr>
        <w:t>out</w:t>
      </w:r>
      <w:r>
        <w:rPr>
          <w:rFonts w:ascii="宋体" w:eastAsia="宋体" w:hAnsi="宋体" w:cs="宋体"/>
          <w:lang w:bidi="en-US"/>
        </w:rPr>
        <w:t>，</w:t>
      </w:r>
      <w:r>
        <w:t>要求相位增量值</w:t>
      </w:r>
      <w:r>
        <w:rPr>
          <w:rFonts w:ascii="Cambria Math" w:hAnsi="Cambria Math" w:cs="Cambria Math"/>
        </w:rPr>
        <w:t>△</w:t>
      </w:r>
      <m:oMath>
        <m:r>
          <m:rPr>
            <m:sty m:val="p"/>
          </m:rPr>
          <w:rPr>
            <w:rFonts w:ascii="Cambria Math" w:eastAsia="黑体" w:hAnsi="Cambria Math" w:cs="黑体"/>
            <w:sz w:val="22"/>
            <w:lang w:val="zh-CN" w:bidi="zh-CN"/>
          </w:rPr>
          <m:t>θ</m:t>
        </m:r>
      </m:oMath>
      <w:r>
        <w:t>为</w:t>
      </w:r>
    </w:p>
    <w:p w14:paraId="7DC4F7EF" w14:textId="77777777" w:rsidR="00560D60" w:rsidRDefault="00560D60" w:rsidP="008C4458">
      <w:pPr>
        <w:pStyle w:val="22"/>
        <w:shd w:val="clear" w:color="auto" w:fill="auto"/>
        <w:tabs>
          <w:tab w:val="left" w:pos="835"/>
        </w:tabs>
        <w:spacing w:line="240" w:lineRule="auto"/>
        <w:ind w:left="0"/>
        <w:jc w:val="center"/>
      </w:pPr>
      <w:r w:rsidRPr="00560D60">
        <w:rPr>
          <w:rFonts w:ascii="宋体" w:eastAsia="宋体" w:hAnsi="宋体" w:cs="宋体"/>
          <w:noProof/>
          <w:color w:val="000000"/>
        </w:rPr>
        <w:drawing>
          <wp:inline distT="0" distB="0" distL="0" distR="0" wp14:anchorId="7D9D7D95" wp14:editId="1DE7ACA0">
            <wp:extent cx="1098853" cy="645971"/>
            <wp:effectExtent l="0" t="0" r="635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114812" cy="655353"/>
                    </a:xfrm>
                    <a:prstGeom prst="rect">
                      <a:avLst/>
                    </a:prstGeom>
                    <a:noFill/>
                    <a:ln>
                      <a:noFill/>
                    </a:ln>
                  </pic:spPr>
                </pic:pic>
              </a:graphicData>
            </a:graphic>
          </wp:inline>
        </w:drawing>
      </w:r>
    </w:p>
    <w:p w14:paraId="0868818A" w14:textId="77777777" w:rsidR="00560D60" w:rsidRDefault="00560D60" w:rsidP="00560D60"/>
    <w:p w14:paraId="2C3E4C66" w14:textId="77777777" w:rsidR="00EF162F" w:rsidRDefault="008F53B5" w:rsidP="00EF162F">
      <w:pPr>
        <w:keepNext/>
        <w:jc w:val="center"/>
      </w:pPr>
      <w:r w:rsidRPr="008F53B5">
        <w:rPr>
          <w:rFonts w:hint="eastAsia"/>
          <w:noProof/>
          <w:shd w:val="clear" w:color="auto" w:fill="FFFFFF"/>
        </w:rPr>
        <w:drawing>
          <wp:inline distT="0" distB="0" distL="0" distR="0" wp14:anchorId="5BD63464" wp14:editId="43A4B7FF">
            <wp:extent cx="3366654" cy="2933194"/>
            <wp:effectExtent l="0" t="0" r="571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3376999" cy="2942207"/>
                    </a:xfrm>
                    <a:prstGeom prst="rect">
                      <a:avLst/>
                    </a:prstGeom>
                    <a:noFill/>
                    <a:ln>
                      <a:noFill/>
                    </a:ln>
                  </pic:spPr>
                </pic:pic>
              </a:graphicData>
            </a:graphic>
          </wp:inline>
        </w:drawing>
      </w:r>
    </w:p>
    <w:p w14:paraId="6D05A08C" w14:textId="4DF84781" w:rsidR="008F53B5" w:rsidRDefault="00EF162F" w:rsidP="00EF162F">
      <w:pPr>
        <w:pStyle w:val="af7"/>
        <w:jc w:val="center"/>
      </w:pPr>
      <w:bookmarkStart w:id="160" w:name="_Toc3551036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36</w:t>
      </w:r>
      <w:r w:rsidR="0081569F">
        <w:fldChar w:fldCharType="end"/>
      </w:r>
      <w:r w:rsidRPr="00CB7842">
        <w:t>DDS IP</w:t>
      </w:r>
      <w:r w:rsidRPr="00CB7842">
        <w:t>和管脚</w:t>
      </w:r>
      <w:bookmarkEnd w:id="160"/>
    </w:p>
    <w:p w14:paraId="0BECFD3E" w14:textId="77777777" w:rsidR="000F176D" w:rsidRDefault="0044623B" w:rsidP="0044623B">
      <w:pPr>
        <w:pStyle w:val="af7"/>
        <w:jc w:val="center"/>
      </w:pPr>
      <w:bookmarkStart w:id="161" w:name="_Toc35510383"/>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14</w:t>
      </w:r>
      <w:r w:rsidR="0081569F">
        <w:fldChar w:fldCharType="end"/>
      </w:r>
      <w:r w:rsidRPr="00D45AE9">
        <w:t>DDS IP</w:t>
      </w:r>
      <w:r w:rsidRPr="00D45AE9">
        <w:t>管脚描述</w:t>
      </w:r>
      <w:bookmarkEnd w:id="161"/>
    </w:p>
    <w:tbl>
      <w:tblPr>
        <w:tblW w:w="8500" w:type="dxa"/>
        <w:tblLook w:val="04A0" w:firstRow="1" w:lastRow="0" w:firstColumn="1" w:lastColumn="0" w:noHBand="0" w:noVBand="1"/>
      </w:tblPr>
      <w:tblGrid>
        <w:gridCol w:w="2244"/>
        <w:gridCol w:w="6256"/>
      </w:tblGrid>
      <w:tr w:rsidR="00BB7C6A" w:rsidRPr="00BB7C6A" w14:paraId="2AC4FC1B" w14:textId="77777777" w:rsidTr="000F176D">
        <w:trPr>
          <w:trHeight w:val="285"/>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FA09"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256" w:type="dxa"/>
            <w:tcBorders>
              <w:top w:val="single" w:sz="4" w:space="0" w:color="auto"/>
              <w:left w:val="nil"/>
              <w:bottom w:val="single" w:sz="4" w:space="0" w:color="auto"/>
              <w:right w:val="single" w:sz="4" w:space="0" w:color="auto"/>
            </w:tcBorders>
            <w:shd w:val="clear" w:color="auto" w:fill="auto"/>
            <w:noWrap/>
            <w:vAlign w:val="center"/>
            <w:hideMark/>
          </w:tcPr>
          <w:p w14:paraId="4F73DBD3"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描述</w:t>
            </w:r>
            <w:r w:rsidRPr="00BB7C6A">
              <w:rPr>
                <w:rFonts w:ascii="等线" w:eastAsia="等线" w:hAnsi="等线" w:cs="宋体" w:hint="eastAsia"/>
                <w:color w:val="000000"/>
                <w:kern w:val="0"/>
                <w:sz w:val="22"/>
              </w:rPr>
              <w:t xml:space="preserve"> </w:t>
            </w:r>
          </w:p>
        </w:tc>
      </w:tr>
      <w:tr w:rsidR="00BB7C6A" w:rsidRPr="00BB7C6A" w14:paraId="396B323E"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208521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_axis_config</w:t>
            </w:r>
            <w:r>
              <w:rPr>
                <w:rFonts w:ascii="等线" w:eastAsia="等线" w:hAnsi="等线" w:cs="宋体"/>
                <w:color w:val="000000"/>
                <w:kern w:val="0"/>
                <w:sz w:val="22"/>
              </w:rPr>
              <w:t>_xx</w:t>
            </w:r>
          </w:p>
        </w:tc>
        <w:tc>
          <w:tcPr>
            <w:tcW w:w="6256" w:type="dxa"/>
            <w:tcBorders>
              <w:top w:val="nil"/>
              <w:left w:val="nil"/>
              <w:bottom w:val="single" w:sz="4" w:space="0" w:color="auto"/>
              <w:right w:val="single" w:sz="4" w:space="0" w:color="auto"/>
            </w:tcBorders>
            <w:shd w:val="clear" w:color="auto" w:fill="auto"/>
            <w:noWrap/>
            <w:vAlign w:val="center"/>
            <w:hideMark/>
          </w:tcPr>
          <w:p w14:paraId="7442956B"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配置通道，服从axi流模式</w:t>
            </w:r>
          </w:p>
        </w:tc>
      </w:tr>
      <w:tr w:rsidR="00BB7C6A" w:rsidRPr="00BB7C6A" w14:paraId="274B0C13"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0733E7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4030B2E0"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输入相位通道，服从axi流模式</w:t>
            </w:r>
          </w:p>
        </w:tc>
      </w:tr>
      <w:tr w:rsidR="00BB7C6A" w:rsidRPr="00BB7C6A" w14:paraId="412E64F0"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51B006F"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77EC5965"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输出相位通道，服从axi流模式</w:t>
            </w:r>
          </w:p>
        </w:tc>
      </w:tr>
      <w:tr w:rsidR="00BB7C6A" w:rsidRPr="00BB7C6A" w14:paraId="11A10B8F"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BE31EBC"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data_xx</w:t>
            </w:r>
          </w:p>
        </w:tc>
        <w:tc>
          <w:tcPr>
            <w:tcW w:w="6256" w:type="dxa"/>
            <w:tcBorders>
              <w:top w:val="nil"/>
              <w:left w:val="nil"/>
              <w:bottom w:val="single" w:sz="4" w:space="0" w:color="auto"/>
              <w:right w:val="single" w:sz="4" w:space="0" w:color="auto"/>
            </w:tcBorders>
            <w:shd w:val="clear" w:color="auto" w:fill="auto"/>
            <w:noWrap/>
            <w:vAlign w:val="center"/>
            <w:hideMark/>
          </w:tcPr>
          <w:p w14:paraId="431EDA14"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输出数据通道，服从axi流模式</w:t>
            </w:r>
          </w:p>
        </w:tc>
      </w:tr>
      <w:tr w:rsidR="00BB7C6A" w:rsidRPr="00BB7C6A" w14:paraId="7E0A6C57"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A451BB4" w14:textId="77777777" w:rsidR="00BB7C6A" w:rsidRPr="00BB7C6A" w:rsidRDefault="00CD1A03"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w:t>
            </w:r>
            <w:r w:rsidR="000F176D">
              <w:rPr>
                <w:rFonts w:ascii="等线" w:eastAsia="等线" w:hAnsi="等线" w:cs="宋体"/>
                <w:color w:val="000000"/>
                <w:kern w:val="0"/>
                <w:sz w:val="22"/>
              </w:rPr>
              <w:t>vent_</w:t>
            </w:r>
            <w:r w:rsidR="000F176D">
              <w:rPr>
                <w:rFonts w:ascii="等线" w:eastAsia="等线" w:hAnsi="等线" w:cs="宋体" w:hint="eastAsia"/>
                <w:color w:val="000000"/>
                <w:kern w:val="0"/>
                <w:sz w:val="22"/>
              </w:rPr>
              <w:t>xx</w:t>
            </w:r>
            <w:r w:rsidR="00BB7C6A" w:rsidRPr="00BB7C6A">
              <w:rPr>
                <w:rFonts w:ascii="等线" w:eastAsia="等线" w:hAnsi="等线" w:cs="宋体" w:hint="eastAsia"/>
                <w:color w:val="000000"/>
                <w:kern w:val="0"/>
                <w:sz w:val="22"/>
              </w:rPr>
              <w:t xml:space="preserve"> </w:t>
            </w:r>
          </w:p>
        </w:tc>
        <w:tc>
          <w:tcPr>
            <w:tcW w:w="6256" w:type="dxa"/>
            <w:tcBorders>
              <w:top w:val="nil"/>
              <w:left w:val="nil"/>
              <w:bottom w:val="single" w:sz="4" w:space="0" w:color="auto"/>
              <w:right w:val="single" w:sz="4" w:space="0" w:color="auto"/>
            </w:tcBorders>
            <w:shd w:val="clear" w:color="auto" w:fill="auto"/>
            <w:noWrap/>
            <w:vAlign w:val="center"/>
            <w:hideMark/>
          </w:tcPr>
          <w:p w14:paraId="7844AF6A" w14:textId="77777777" w:rsidR="00BB7C6A" w:rsidRPr="00BB7C6A" w:rsidRDefault="000F176D"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定义但未使用</w:t>
            </w:r>
          </w:p>
        </w:tc>
      </w:tr>
    </w:tbl>
    <w:p w14:paraId="70EB491A" w14:textId="3259C082" w:rsidR="00BB7C6A" w:rsidRDefault="00F2681B" w:rsidP="00F2681B">
      <w:pPr>
        <w:pStyle w:val="2"/>
        <w:numPr>
          <w:ilvl w:val="1"/>
          <w:numId w:val="1"/>
        </w:numPr>
        <w:rPr>
          <w:shd w:val="clear" w:color="auto" w:fill="FFFFFF"/>
        </w:rPr>
      </w:pPr>
      <w:bookmarkStart w:id="162" w:name="_Toc35510319"/>
      <w:r>
        <w:rPr>
          <w:shd w:val="clear" w:color="auto" w:fill="FFFFFF"/>
        </w:rPr>
        <w:lastRenderedPageBreak/>
        <w:t>M</w:t>
      </w:r>
      <w:r>
        <w:rPr>
          <w:rFonts w:hint="eastAsia"/>
          <w:shd w:val="clear" w:color="auto" w:fill="FFFFFF"/>
        </w:rPr>
        <w:t>atlab</w:t>
      </w:r>
      <w:r>
        <w:rPr>
          <w:rFonts w:hint="eastAsia"/>
          <w:shd w:val="clear" w:color="auto" w:fill="FFFFFF"/>
        </w:rPr>
        <w:t>仿真</w:t>
      </w:r>
      <w:bookmarkEnd w:id="162"/>
    </w:p>
    <w:p w14:paraId="1C69427F" w14:textId="77777777" w:rsidR="00F2681B" w:rsidRDefault="00F2681B" w:rsidP="00F2681B">
      <w:r>
        <w:t xml:space="preserve">clear </w:t>
      </w:r>
    </w:p>
    <w:p w14:paraId="0D28D3F6" w14:textId="77777777" w:rsidR="00F2681B" w:rsidRDefault="00F2681B" w:rsidP="00F2681B">
      <w:r>
        <w:t>close all</w:t>
      </w:r>
    </w:p>
    <w:p w14:paraId="72584554" w14:textId="77777777" w:rsidR="00F2681B" w:rsidRDefault="00F2681B" w:rsidP="00F2681B">
      <w:r>
        <w:t>clc</w:t>
      </w:r>
    </w:p>
    <w:p w14:paraId="3F6893DD" w14:textId="77777777" w:rsidR="00F2681B" w:rsidRDefault="00F2681B" w:rsidP="00F2681B">
      <w:r>
        <w:rPr>
          <w:rFonts w:hint="eastAsia"/>
        </w:rPr>
        <w:t>%</w:t>
      </w:r>
      <w:r>
        <w:rPr>
          <w:rFonts w:hint="eastAsia"/>
        </w:rPr>
        <w:t>原始信号参数</w:t>
      </w:r>
    </w:p>
    <w:p w14:paraId="29FD51F0" w14:textId="634A4868" w:rsidR="00F2681B" w:rsidRDefault="00F2681B" w:rsidP="00F2681B">
      <w:r>
        <w:t xml:space="preserve">Aa=2;            </w:t>
      </w:r>
      <w:r w:rsidR="00D2709C">
        <w:tab/>
      </w:r>
      <w:r>
        <w:t>%amplify</w:t>
      </w:r>
    </w:p>
    <w:p w14:paraId="763D370E" w14:textId="33C8A6C2" w:rsidR="00F2681B" w:rsidRDefault="00F2681B" w:rsidP="00F2681B">
      <w:r>
        <w:t xml:space="preserve">fa=5;               </w:t>
      </w:r>
      <w:r w:rsidR="00D2709C">
        <w:tab/>
      </w:r>
      <w:r>
        <w:t>%Hz</w:t>
      </w:r>
    </w:p>
    <w:p w14:paraId="2576103E" w14:textId="33B22650" w:rsidR="00F2681B" w:rsidRDefault="00F2681B" w:rsidP="00F2681B">
      <w:r>
        <w:t xml:space="preserve">wa=2*pi*fa;         </w:t>
      </w:r>
      <w:r w:rsidR="00D2709C">
        <w:tab/>
      </w:r>
      <w:r>
        <w:t>%rad/s</w:t>
      </w:r>
    </w:p>
    <w:p w14:paraId="3D59F39D" w14:textId="547489A0" w:rsidR="00F2681B" w:rsidRDefault="00F2681B" w:rsidP="00F2681B">
      <w:r>
        <w:t xml:space="preserve">pa=0;               </w:t>
      </w:r>
      <w:r w:rsidR="00D2709C">
        <w:tab/>
      </w:r>
      <w:r>
        <w:t>%rad</w:t>
      </w:r>
    </w:p>
    <w:p w14:paraId="3EE3A6C0" w14:textId="77777777" w:rsidR="00F2681B" w:rsidRDefault="00F2681B" w:rsidP="00F2681B">
      <w:r>
        <w:rPr>
          <w:rFonts w:hint="eastAsia"/>
        </w:rPr>
        <w:t>%</w:t>
      </w:r>
      <w:r>
        <w:rPr>
          <w:rFonts w:hint="eastAsia"/>
        </w:rPr>
        <w:t>载波信号参数</w:t>
      </w:r>
    </w:p>
    <w:p w14:paraId="3E80EFFD" w14:textId="4D95A5FA" w:rsidR="00F2681B" w:rsidRDefault="00F2681B" w:rsidP="00F2681B">
      <w:r>
        <w:t xml:space="preserve">Ac=2;           </w:t>
      </w:r>
      <w:r w:rsidR="00D2709C">
        <w:tab/>
      </w:r>
      <w:r w:rsidR="00D2709C">
        <w:tab/>
      </w:r>
      <w:r>
        <w:t>%amplify</w:t>
      </w:r>
    </w:p>
    <w:p w14:paraId="73838763" w14:textId="15D0B2AB" w:rsidR="00F2681B" w:rsidRDefault="00F2681B" w:rsidP="00F2681B">
      <w:r>
        <w:t xml:space="preserve">fc=10;              </w:t>
      </w:r>
      <w:r w:rsidR="00D2709C">
        <w:tab/>
      </w:r>
      <w:r>
        <w:t>%Hz</w:t>
      </w:r>
    </w:p>
    <w:p w14:paraId="17EDCFF0" w14:textId="010D37EC" w:rsidR="00F2681B" w:rsidRDefault="00F2681B" w:rsidP="00F2681B">
      <w:r>
        <w:t xml:space="preserve">wc=2*pi*fc;         </w:t>
      </w:r>
      <w:r w:rsidR="00D2709C">
        <w:tab/>
      </w:r>
      <w:r>
        <w:t>%rad/s</w:t>
      </w:r>
    </w:p>
    <w:p w14:paraId="194EDE1E" w14:textId="732712E0" w:rsidR="00F2681B" w:rsidRDefault="00F2681B" w:rsidP="00F2681B">
      <w:r>
        <w:t xml:space="preserve">pc=0;               </w:t>
      </w:r>
      <w:r w:rsidR="00D2709C">
        <w:tab/>
      </w:r>
      <w:r>
        <w:t>%rad</w:t>
      </w:r>
    </w:p>
    <w:p w14:paraId="01ABD3A8" w14:textId="77777777" w:rsidR="00F2681B" w:rsidRDefault="00F2681B" w:rsidP="00F2681B">
      <w:r>
        <w:rPr>
          <w:rFonts w:hint="eastAsia"/>
        </w:rPr>
        <w:t>%</w:t>
      </w:r>
      <w:r>
        <w:rPr>
          <w:rFonts w:hint="eastAsia"/>
        </w:rPr>
        <w:t>采样</w:t>
      </w:r>
    </w:p>
    <w:p w14:paraId="37E394B2" w14:textId="574216A8" w:rsidR="00F2681B" w:rsidRDefault="00F2681B" w:rsidP="00F2681B">
      <w:r>
        <w:rPr>
          <w:rFonts w:hint="eastAsia"/>
        </w:rPr>
        <w:t xml:space="preserve">T=1;                </w:t>
      </w:r>
      <w:r w:rsidR="00D2709C">
        <w:tab/>
      </w:r>
      <w:r>
        <w:rPr>
          <w:rFonts w:hint="eastAsia"/>
        </w:rPr>
        <w:t>%s  %</w:t>
      </w:r>
      <w:r>
        <w:rPr>
          <w:rFonts w:hint="eastAsia"/>
        </w:rPr>
        <w:t>观测时间</w:t>
      </w:r>
    </w:p>
    <w:p w14:paraId="30CC4124" w14:textId="3D0C19C8" w:rsidR="00F2681B" w:rsidRDefault="00F2681B" w:rsidP="00F2681B">
      <w:r>
        <w:rPr>
          <w:rFonts w:hint="eastAsia"/>
        </w:rPr>
        <w:t xml:space="preserve">fs=100*fc;          </w:t>
      </w:r>
      <w:r w:rsidR="00D2709C">
        <w:tab/>
      </w:r>
      <w:r>
        <w:rPr>
          <w:rFonts w:hint="eastAsia"/>
        </w:rPr>
        <w:t>%Hz %</w:t>
      </w:r>
      <w:r>
        <w:rPr>
          <w:rFonts w:hint="eastAsia"/>
        </w:rPr>
        <w:t>采样频率</w:t>
      </w:r>
    </w:p>
    <w:p w14:paraId="26EBCFB5" w14:textId="1445DD28" w:rsidR="00F2681B" w:rsidRDefault="00F2681B" w:rsidP="00F2681B">
      <w:r>
        <w:rPr>
          <w:rFonts w:hint="eastAsia"/>
        </w:rPr>
        <w:t xml:space="preserve">d=1/fs;             </w:t>
      </w:r>
      <w:r w:rsidR="00D2709C">
        <w:tab/>
      </w:r>
      <w:r>
        <w:rPr>
          <w:rFonts w:hint="eastAsia"/>
        </w:rPr>
        <w:t>%s  %</w:t>
      </w:r>
      <w:r>
        <w:rPr>
          <w:rFonts w:hint="eastAsia"/>
        </w:rPr>
        <w:t>采样间隔</w:t>
      </w:r>
    </w:p>
    <w:p w14:paraId="3F8C0D20" w14:textId="77777777" w:rsidR="00F2681B" w:rsidRDefault="00F2681B" w:rsidP="00F2681B">
      <w:r>
        <w:rPr>
          <w:rFonts w:hint="eastAsia"/>
        </w:rPr>
        <w:t xml:space="preserve">t=0:d:T;       </w:t>
      </w:r>
      <w:r>
        <w:rPr>
          <w:rFonts w:hint="eastAsia"/>
        </w:rPr>
        <w:tab/>
      </w:r>
      <w:r>
        <w:rPr>
          <w:rFonts w:hint="eastAsia"/>
        </w:rPr>
        <w:tab/>
        <w:t>%</w:t>
      </w:r>
      <w:r>
        <w:rPr>
          <w:rFonts w:hint="eastAsia"/>
        </w:rPr>
        <w:t>离散时间</w:t>
      </w:r>
      <w:r>
        <w:rPr>
          <w:rFonts w:hint="eastAsia"/>
        </w:rPr>
        <w:t>t</w:t>
      </w:r>
    </w:p>
    <w:p w14:paraId="7AE04B34" w14:textId="1D6BFDAE" w:rsidR="00F2681B" w:rsidRDefault="00F2681B" w:rsidP="00F2681B">
      <w:r>
        <w:rPr>
          <w:rFonts w:hint="eastAsia"/>
        </w:rPr>
        <w:t xml:space="preserve">I=Aa*sin(wa*t+pa);  </w:t>
      </w:r>
      <w:r w:rsidR="00D2709C">
        <w:tab/>
      </w:r>
      <w:r>
        <w:rPr>
          <w:rFonts w:hint="eastAsia"/>
        </w:rPr>
        <w:t>%I</w:t>
      </w:r>
      <w:r>
        <w:rPr>
          <w:rFonts w:hint="eastAsia"/>
        </w:rPr>
        <w:t>信号</w:t>
      </w:r>
    </w:p>
    <w:p w14:paraId="09B20E25" w14:textId="52EFBD19" w:rsidR="00F2681B" w:rsidRDefault="00F2681B" w:rsidP="00F2681B">
      <w:r>
        <w:rPr>
          <w:rFonts w:hint="eastAsia"/>
        </w:rPr>
        <w:t xml:space="preserve">Q=Aa*cos(wa*t+pa);  </w:t>
      </w:r>
      <w:r w:rsidR="00D2709C">
        <w:tab/>
      </w:r>
      <w:r>
        <w:rPr>
          <w:rFonts w:hint="eastAsia"/>
        </w:rPr>
        <w:t>%Q</w:t>
      </w:r>
      <w:r>
        <w:rPr>
          <w:rFonts w:hint="eastAsia"/>
        </w:rPr>
        <w:t>信号</w:t>
      </w:r>
    </w:p>
    <w:p w14:paraId="0ED5457C" w14:textId="77777777" w:rsidR="00F2681B" w:rsidRDefault="00F2681B" w:rsidP="00F2681B"/>
    <w:p w14:paraId="26D767B0" w14:textId="52364D76" w:rsidR="00F2681B" w:rsidRDefault="00F2681B" w:rsidP="00F2681B">
      <w:r>
        <w:rPr>
          <w:rFonts w:hint="eastAsia"/>
        </w:rPr>
        <w:t xml:space="preserve">Csin=Ac*sin(wc*t+pc);  </w:t>
      </w:r>
      <w:r w:rsidR="00D2709C">
        <w:tab/>
      </w:r>
      <w:r>
        <w:rPr>
          <w:rFonts w:hint="eastAsia"/>
        </w:rPr>
        <w:t>%</w:t>
      </w:r>
      <w:r>
        <w:rPr>
          <w:rFonts w:hint="eastAsia"/>
        </w:rPr>
        <w:t>载波正弦信号</w:t>
      </w:r>
    </w:p>
    <w:p w14:paraId="30B182E9" w14:textId="0846787E" w:rsidR="00F2681B" w:rsidRDefault="00F2681B" w:rsidP="00F2681B">
      <w:r>
        <w:rPr>
          <w:rFonts w:hint="eastAsia"/>
        </w:rPr>
        <w:t xml:space="preserve">Ccos=Ac*cos(wc*t+pc);  </w:t>
      </w:r>
      <w:r w:rsidR="00D2709C">
        <w:tab/>
      </w:r>
      <w:r>
        <w:rPr>
          <w:rFonts w:hint="eastAsia"/>
        </w:rPr>
        <w:t>%</w:t>
      </w:r>
      <w:r>
        <w:rPr>
          <w:rFonts w:hint="eastAsia"/>
        </w:rPr>
        <w:t>载波余弦信号</w:t>
      </w:r>
    </w:p>
    <w:p w14:paraId="24F7F26C" w14:textId="77777777" w:rsidR="00F2681B" w:rsidRDefault="00F2681B" w:rsidP="00F2681B">
      <w:r>
        <w:t>%cos(a+b)=cosacosb-sinasinb</w:t>
      </w:r>
    </w:p>
    <w:p w14:paraId="571BE18A" w14:textId="77777777" w:rsidR="00F2681B" w:rsidRDefault="00F2681B" w:rsidP="00F2681B">
      <w:r>
        <w:t>%sin(a+b)=sinacosb+cosasinb</w:t>
      </w:r>
    </w:p>
    <w:p w14:paraId="63A84FD6" w14:textId="12893E56" w:rsidR="00F2681B" w:rsidRDefault="00F2681B" w:rsidP="00F2681B">
      <w:r>
        <w:rPr>
          <w:rFonts w:hint="eastAsia"/>
        </w:rPr>
        <w:t xml:space="preserve">Cacos=Q.*Ccos-I.*Csin; </w:t>
      </w:r>
      <w:r w:rsidR="00D2709C">
        <w:tab/>
      </w:r>
      <w:r>
        <w:rPr>
          <w:rFonts w:hint="eastAsia"/>
        </w:rPr>
        <w:t>%DUC</w:t>
      </w:r>
      <w:r>
        <w:rPr>
          <w:rFonts w:hint="eastAsia"/>
        </w:rPr>
        <w:t>后</w:t>
      </w:r>
      <w:r>
        <w:rPr>
          <w:rFonts w:hint="eastAsia"/>
        </w:rPr>
        <w:t>Ca</w:t>
      </w:r>
      <w:r>
        <w:rPr>
          <w:rFonts w:hint="eastAsia"/>
        </w:rPr>
        <w:t>余弦信号</w:t>
      </w:r>
    </w:p>
    <w:p w14:paraId="4B0BA360" w14:textId="36292470" w:rsidR="00F2681B" w:rsidRDefault="00F2681B" w:rsidP="00F2681B">
      <w:r>
        <w:rPr>
          <w:rFonts w:hint="eastAsia"/>
        </w:rPr>
        <w:t xml:space="preserve">Casin=I.*Ccos+Q.*Csin; </w:t>
      </w:r>
      <w:r w:rsidR="00D2709C">
        <w:tab/>
      </w:r>
      <w:r>
        <w:rPr>
          <w:rFonts w:hint="eastAsia"/>
        </w:rPr>
        <w:t>%DUC</w:t>
      </w:r>
      <w:r>
        <w:rPr>
          <w:rFonts w:hint="eastAsia"/>
        </w:rPr>
        <w:t>后</w:t>
      </w:r>
      <w:r>
        <w:rPr>
          <w:rFonts w:hint="eastAsia"/>
        </w:rPr>
        <w:t>Ca</w:t>
      </w:r>
      <w:r>
        <w:rPr>
          <w:rFonts w:hint="eastAsia"/>
        </w:rPr>
        <w:t>正弦信号</w:t>
      </w:r>
    </w:p>
    <w:p w14:paraId="18878387" w14:textId="77777777" w:rsidR="00F2681B" w:rsidRDefault="00F2681B" w:rsidP="00F2681B">
      <w:r>
        <w:t>%cos(a-b)=cosacosb+sinasinb</w:t>
      </w:r>
    </w:p>
    <w:p w14:paraId="21CD89DE" w14:textId="77777777" w:rsidR="00F2681B" w:rsidRDefault="00F2681B" w:rsidP="00F2681B">
      <w:r>
        <w:t>%sin(a-b)=sinacosb-cosasinb</w:t>
      </w:r>
    </w:p>
    <w:p w14:paraId="652EC97C" w14:textId="6367A331" w:rsidR="00F2681B" w:rsidRDefault="00F2681B" w:rsidP="00F2681B">
      <w:r>
        <w:rPr>
          <w:rFonts w:hint="eastAsia"/>
        </w:rPr>
        <w:t>I1=Cacos.*Ccos+Casin.*Csin;</w:t>
      </w:r>
      <w:r w:rsidR="00D2709C">
        <w:tab/>
      </w:r>
      <w:r>
        <w:rPr>
          <w:rFonts w:hint="eastAsia"/>
        </w:rPr>
        <w:t>%DDC</w:t>
      </w:r>
      <w:r>
        <w:rPr>
          <w:rFonts w:hint="eastAsia"/>
        </w:rPr>
        <w:t>后</w:t>
      </w:r>
      <w:r>
        <w:rPr>
          <w:rFonts w:hint="eastAsia"/>
        </w:rPr>
        <w:t>I1</w:t>
      </w:r>
      <w:r>
        <w:rPr>
          <w:rFonts w:hint="eastAsia"/>
        </w:rPr>
        <w:t>余弦信号</w:t>
      </w:r>
    </w:p>
    <w:p w14:paraId="4EF490F5" w14:textId="19EC8C15" w:rsidR="00F2681B" w:rsidRDefault="00F2681B" w:rsidP="00F2681B">
      <w:r>
        <w:rPr>
          <w:rFonts w:hint="eastAsia"/>
        </w:rPr>
        <w:t>Q1=Casin.*Ccos-Cacos.*Csin;</w:t>
      </w:r>
      <w:r w:rsidR="00D2709C">
        <w:tab/>
      </w:r>
      <w:r>
        <w:rPr>
          <w:rFonts w:hint="eastAsia"/>
        </w:rPr>
        <w:t>%DDC</w:t>
      </w:r>
      <w:r>
        <w:rPr>
          <w:rFonts w:hint="eastAsia"/>
        </w:rPr>
        <w:t>后</w:t>
      </w:r>
      <w:r>
        <w:rPr>
          <w:rFonts w:hint="eastAsia"/>
        </w:rPr>
        <w:t>Q1</w:t>
      </w:r>
      <w:r>
        <w:rPr>
          <w:rFonts w:hint="eastAsia"/>
        </w:rPr>
        <w:t>正弦信号</w:t>
      </w:r>
    </w:p>
    <w:p w14:paraId="1769EAF6" w14:textId="77777777" w:rsidR="00F2681B" w:rsidRDefault="00F2681B" w:rsidP="00F2681B">
      <w:r>
        <w:t>figure(1)</w:t>
      </w:r>
    </w:p>
    <w:p w14:paraId="55679EAE" w14:textId="77777777" w:rsidR="00F2681B" w:rsidRDefault="00F2681B" w:rsidP="00F2681B">
      <w:r>
        <w:rPr>
          <w:rFonts w:hint="eastAsia"/>
        </w:rPr>
        <w:t>subplot(8,1,1);%</w:t>
      </w:r>
      <w:r>
        <w:rPr>
          <w:rFonts w:hint="eastAsia"/>
        </w:rPr>
        <w:t>画图</w:t>
      </w:r>
      <w:r>
        <w:rPr>
          <w:rFonts w:hint="eastAsia"/>
        </w:rPr>
        <w:t xml:space="preserve"> </w:t>
      </w:r>
    </w:p>
    <w:p w14:paraId="033F65B6" w14:textId="77777777" w:rsidR="00F2681B" w:rsidRDefault="00F2681B" w:rsidP="00F2681B">
      <w:r>
        <w:rPr>
          <w:rFonts w:hint="eastAsia"/>
        </w:rPr>
        <w:t>plot(t,I);xlabel('t');title('I');%</w:t>
      </w:r>
      <w:r>
        <w:rPr>
          <w:rFonts w:hint="eastAsia"/>
        </w:rPr>
        <w:t>画</w:t>
      </w:r>
      <w:r>
        <w:rPr>
          <w:rFonts w:hint="eastAsia"/>
        </w:rPr>
        <w:t>I</w:t>
      </w:r>
      <w:r>
        <w:rPr>
          <w:rFonts w:hint="eastAsia"/>
        </w:rPr>
        <w:t>的原始波形</w:t>
      </w:r>
    </w:p>
    <w:p w14:paraId="322DAB32" w14:textId="77777777" w:rsidR="00F2681B" w:rsidRDefault="00F2681B" w:rsidP="00F2681B">
      <w:r>
        <w:rPr>
          <w:rFonts w:hint="eastAsia"/>
        </w:rPr>
        <w:t>subplot(8,1,2);%</w:t>
      </w:r>
      <w:r>
        <w:rPr>
          <w:rFonts w:hint="eastAsia"/>
        </w:rPr>
        <w:t>画图</w:t>
      </w:r>
      <w:r>
        <w:rPr>
          <w:rFonts w:hint="eastAsia"/>
        </w:rPr>
        <w:t xml:space="preserve"> </w:t>
      </w:r>
    </w:p>
    <w:p w14:paraId="1D0D59DC" w14:textId="77777777" w:rsidR="00F2681B" w:rsidRDefault="00F2681B" w:rsidP="00F2681B">
      <w:r>
        <w:rPr>
          <w:rFonts w:hint="eastAsia"/>
        </w:rPr>
        <w:t>plot(t,Q);xlabel('t');title('Q');%</w:t>
      </w:r>
      <w:r>
        <w:rPr>
          <w:rFonts w:hint="eastAsia"/>
        </w:rPr>
        <w:t>画</w:t>
      </w:r>
      <w:r>
        <w:rPr>
          <w:rFonts w:hint="eastAsia"/>
        </w:rPr>
        <w:t>Q</w:t>
      </w:r>
      <w:r>
        <w:rPr>
          <w:rFonts w:hint="eastAsia"/>
        </w:rPr>
        <w:t>的原始波形</w:t>
      </w:r>
    </w:p>
    <w:p w14:paraId="243D1C59" w14:textId="77777777" w:rsidR="00F2681B" w:rsidRDefault="00F2681B" w:rsidP="00F2681B">
      <w:r>
        <w:rPr>
          <w:rFonts w:hint="eastAsia"/>
        </w:rPr>
        <w:t>subplot(8,1,3);%</w:t>
      </w:r>
      <w:r>
        <w:rPr>
          <w:rFonts w:hint="eastAsia"/>
        </w:rPr>
        <w:t>画图</w:t>
      </w:r>
      <w:r>
        <w:rPr>
          <w:rFonts w:hint="eastAsia"/>
        </w:rPr>
        <w:t xml:space="preserve"> </w:t>
      </w:r>
    </w:p>
    <w:p w14:paraId="57754A7D" w14:textId="77777777" w:rsidR="00F2681B" w:rsidRDefault="00F2681B" w:rsidP="00F2681B">
      <w:r>
        <w:rPr>
          <w:rFonts w:hint="eastAsia"/>
        </w:rPr>
        <w:t>plot(t,Csin);xlabel('t');title('Csin');%</w:t>
      </w:r>
      <w:r>
        <w:rPr>
          <w:rFonts w:hint="eastAsia"/>
        </w:rPr>
        <w:t>画载波正弦信号</w:t>
      </w:r>
    </w:p>
    <w:p w14:paraId="49B7742D" w14:textId="77777777" w:rsidR="00F2681B" w:rsidRDefault="00F2681B" w:rsidP="00F2681B">
      <w:r>
        <w:rPr>
          <w:rFonts w:hint="eastAsia"/>
        </w:rPr>
        <w:t>subplot(8,1,4);%</w:t>
      </w:r>
      <w:r>
        <w:rPr>
          <w:rFonts w:hint="eastAsia"/>
        </w:rPr>
        <w:t>画图</w:t>
      </w:r>
      <w:r>
        <w:rPr>
          <w:rFonts w:hint="eastAsia"/>
        </w:rPr>
        <w:t xml:space="preserve"> </w:t>
      </w:r>
    </w:p>
    <w:p w14:paraId="1DF0C93A" w14:textId="77777777" w:rsidR="00F2681B" w:rsidRDefault="00F2681B" w:rsidP="00F2681B">
      <w:r>
        <w:rPr>
          <w:rFonts w:hint="eastAsia"/>
        </w:rPr>
        <w:t>plot(t,Ccos);xlabel('t');title('Ccos');%</w:t>
      </w:r>
      <w:r>
        <w:rPr>
          <w:rFonts w:hint="eastAsia"/>
        </w:rPr>
        <w:t>画载波余弦信号</w:t>
      </w:r>
    </w:p>
    <w:p w14:paraId="3964789B" w14:textId="77777777" w:rsidR="00F2681B" w:rsidRDefault="00F2681B" w:rsidP="00F2681B">
      <w:r>
        <w:rPr>
          <w:rFonts w:hint="eastAsia"/>
        </w:rPr>
        <w:t>subplot(8,1,5);%</w:t>
      </w:r>
      <w:r>
        <w:rPr>
          <w:rFonts w:hint="eastAsia"/>
        </w:rPr>
        <w:t>画图</w:t>
      </w:r>
      <w:r>
        <w:rPr>
          <w:rFonts w:hint="eastAsia"/>
        </w:rPr>
        <w:t xml:space="preserve"> </w:t>
      </w:r>
    </w:p>
    <w:p w14:paraId="5E73B789" w14:textId="77777777" w:rsidR="00F2681B" w:rsidRDefault="00F2681B" w:rsidP="00F2681B">
      <w:r>
        <w:rPr>
          <w:rFonts w:hint="eastAsia"/>
        </w:rPr>
        <w:lastRenderedPageBreak/>
        <w:t>plot(t,Casin);xlabel('t');title('Casin');%</w:t>
      </w:r>
      <w:r>
        <w:rPr>
          <w:rFonts w:hint="eastAsia"/>
        </w:rPr>
        <w:t>画</w:t>
      </w:r>
      <w:r>
        <w:rPr>
          <w:rFonts w:hint="eastAsia"/>
        </w:rPr>
        <w:t>DUC</w:t>
      </w:r>
      <w:r>
        <w:rPr>
          <w:rFonts w:hint="eastAsia"/>
        </w:rPr>
        <w:t>正弦信号</w:t>
      </w:r>
    </w:p>
    <w:p w14:paraId="1854EBD2" w14:textId="77777777" w:rsidR="00F2681B" w:rsidRDefault="00F2681B" w:rsidP="00F2681B">
      <w:r>
        <w:rPr>
          <w:rFonts w:hint="eastAsia"/>
        </w:rPr>
        <w:t>subplot(8,1,6);%</w:t>
      </w:r>
      <w:r>
        <w:rPr>
          <w:rFonts w:hint="eastAsia"/>
        </w:rPr>
        <w:t>画图</w:t>
      </w:r>
      <w:r>
        <w:rPr>
          <w:rFonts w:hint="eastAsia"/>
        </w:rPr>
        <w:t xml:space="preserve"> </w:t>
      </w:r>
    </w:p>
    <w:p w14:paraId="0CE7A418" w14:textId="77777777" w:rsidR="00F2681B" w:rsidRDefault="00F2681B" w:rsidP="00F2681B">
      <w:r>
        <w:rPr>
          <w:rFonts w:hint="eastAsia"/>
        </w:rPr>
        <w:t>plot(t,Cacos);xlabel('t');title('Cacos');%</w:t>
      </w:r>
      <w:r>
        <w:rPr>
          <w:rFonts w:hint="eastAsia"/>
        </w:rPr>
        <w:t>画</w:t>
      </w:r>
      <w:r>
        <w:rPr>
          <w:rFonts w:hint="eastAsia"/>
        </w:rPr>
        <w:t>DUC</w:t>
      </w:r>
      <w:r>
        <w:rPr>
          <w:rFonts w:hint="eastAsia"/>
        </w:rPr>
        <w:t>余弦信号</w:t>
      </w:r>
    </w:p>
    <w:p w14:paraId="2D8EE72A" w14:textId="77777777" w:rsidR="00F2681B" w:rsidRDefault="00F2681B" w:rsidP="00F2681B">
      <w:r>
        <w:rPr>
          <w:rFonts w:hint="eastAsia"/>
        </w:rPr>
        <w:t>subplot(8,1,7);%</w:t>
      </w:r>
      <w:r>
        <w:rPr>
          <w:rFonts w:hint="eastAsia"/>
        </w:rPr>
        <w:t>画图</w:t>
      </w:r>
      <w:r>
        <w:rPr>
          <w:rFonts w:hint="eastAsia"/>
        </w:rPr>
        <w:t xml:space="preserve"> </w:t>
      </w:r>
    </w:p>
    <w:p w14:paraId="5E4703CF" w14:textId="77777777" w:rsidR="00F2681B" w:rsidRDefault="00F2681B" w:rsidP="00F2681B">
      <w:r>
        <w:rPr>
          <w:rFonts w:hint="eastAsia"/>
        </w:rPr>
        <w:t>plot(t,Q1);xlabel('t');title('Q1');%</w:t>
      </w:r>
      <w:r>
        <w:rPr>
          <w:rFonts w:hint="eastAsia"/>
        </w:rPr>
        <w:t>画</w:t>
      </w:r>
      <w:r>
        <w:rPr>
          <w:rFonts w:hint="eastAsia"/>
        </w:rPr>
        <w:t>DDC</w:t>
      </w:r>
      <w:r>
        <w:rPr>
          <w:rFonts w:hint="eastAsia"/>
        </w:rPr>
        <w:t>正弦信号</w:t>
      </w:r>
    </w:p>
    <w:p w14:paraId="6569F5F6" w14:textId="77777777" w:rsidR="00F2681B" w:rsidRDefault="00F2681B" w:rsidP="00F2681B">
      <w:r>
        <w:rPr>
          <w:rFonts w:hint="eastAsia"/>
        </w:rPr>
        <w:t>subplot(8,1,8);%</w:t>
      </w:r>
      <w:r>
        <w:rPr>
          <w:rFonts w:hint="eastAsia"/>
        </w:rPr>
        <w:t>画图</w:t>
      </w:r>
      <w:r>
        <w:rPr>
          <w:rFonts w:hint="eastAsia"/>
        </w:rPr>
        <w:t xml:space="preserve"> </w:t>
      </w:r>
    </w:p>
    <w:p w14:paraId="383B0ACD" w14:textId="2D0DCF6F" w:rsidR="00F2681B" w:rsidRPr="00F2681B" w:rsidRDefault="00F2681B" w:rsidP="00F2681B">
      <w:r>
        <w:rPr>
          <w:rFonts w:hint="eastAsia"/>
        </w:rPr>
        <w:t>plot(t,I1);xlabel('t');title('I1');%</w:t>
      </w:r>
      <w:r>
        <w:rPr>
          <w:rFonts w:hint="eastAsia"/>
        </w:rPr>
        <w:t>画</w:t>
      </w:r>
      <w:r>
        <w:rPr>
          <w:rFonts w:hint="eastAsia"/>
        </w:rPr>
        <w:t>DDC</w:t>
      </w:r>
      <w:r>
        <w:rPr>
          <w:rFonts w:hint="eastAsia"/>
        </w:rPr>
        <w:t>余弦信号</w:t>
      </w:r>
    </w:p>
    <w:p w14:paraId="1AACC4AB" w14:textId="77777777" w:rsidR="00660D24" w:rsidRDefault="00A923EF" w:rsidP="00660D24">
      <w:pPr>
        <w:keepNext/>
        <w:widowControl/>
        <w:jc w:val="center"/>
      </w:pPr>
      <w:r w:rsidRPr="00AB3BBE">
        <w:br w:type="page"/>
      </w:r>
      <w:r w:rsidR="00F2681B" w:rsidRPr="00F2681B">
        <w:rPr>
          <w:noProof/>
        </w:rPr>
        <w:lastRenderedPageBreak/>
        <w:drawing>
          <wp:inline distT="0" distB="0" distL="0" distR="0" wp14:anchorId="0D89D15C" wp14:editId="6A484DF2">
            <wp:extent cx="5274310" cy="487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14:paraId="0D606242" w14:textId="1872986E" w:rsidR="00A923EF" w:rsidRDefault="00660D24" w:rsidP="00660D24">
      <w:pPr>
        <w:pStyle w:val="af7"/>
        <w:jc w:val="center"/>
        <w:rPr>
          <w:b/>
          <w:bCs/>
          <w:kern w:val="44"/>
          <w:sz w:val="44"/>
          <w:szCs w:val="44"/>
          <w:lang w:val="zh-CN"/>
        </w:rPr>
      </w:pPr>
      <w:bookmarkStart w:id="163" w:name="_Toc3551036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37</w:t>
      </w:r>
      <w:r>
        <w:fldChar w:fldCharType="end"/>
      </w:r>
      <w:r>
        <w:rPr>
          <w:rFonts w:hint="eastAsia"/>
        </w:rPr>
        <w:t>DUC</w:t>
      </w:r>
      <w:r>
        <w:t xml:space="preserve"> </w:t>
      </w:r>
      <w:r>
        <w:rPr>
          <w:rFonts w:hint="eastAsia"/>
        </w:rPr>
        <w:t>DDC</w:t>
      </w:r>
      <w:r>
        <w:t xml:space="preserve"> </w:t>
      </w:r>
      <w:r>
        <w:rPr>
          <w:rFonts w:hint="eastAsia"/>
        </w:rPr>
        <w:t>Matlab</w:t>
      </w:r>
      <w:r>
        <w:rPr>
          <w:rFonts w:hint="eastAsia"/>
        </w:rPr>
        <w:t>仿真</w:t>
      </w:r>
      <w:bookmarkEnd w:id="163"/>
    </w:p>
    <w:p w14:paraId="45A64289" w14:textId="0D9D0773" w:rsidR="00646757" w:rsidRDefault="004B496D" w:rsidP="00BC3653">
      <w:pPr>
        <w:pStyle w:val="1"/>
        <w:numPr>
          <w:ilvl w:val="0"/>
          <w:numId w:val="1"/>
        </w:numPr>
        <w:rPr>
          <w:lang w:val="zh-CN"/>
        </w:rPr>
      </w:pPr>
      <w:bookmarkStart w:id="164" w:name="_Toc35510320"/>
      <w:r>
        <w:rPr>
          <w:rFonts w:hint="eastAsia"/>
          <w:lang w:val="zh-CN"/>
        </w:rPr>
        <w:t>204B</w:t>
      </w:r>
      <w:r>
        <w:rPr>
          <w:rFonts w:hint="eastAsia"/>
          <w:lang w:val="zh-CN"/>
        </w:rPr>
        <w:t>接口</w:t>
      </w:r>
      <w:bookmarkEnd w:id="164"/>
    </w:p>
    <w:p w14:paraId="18165407" w14:textId="34BE9DED" w:rsidR="002117E3" w:rsidRPr="002117E3" w:rsidRDefault="002117E3" w:rsidP="002117E3">
      <w:pPr>
        <w:rPr>
          <w:rFonts w:ascii="等线" w:eastAsia="等线" w:hAnsi="等线" w:cs="宋体"/>
          <w:color w:val="000000"/>
          <w:kern w:val="0"/>
          <w:sz w:val="22"/>
        </w:rPr>
      </w:pPr>
      <w:r w:rsidRPr="002117E3">
        <w:rPr>
          <w:rFonts w:ascii="等线" w:eastAsia="等线" w:hAnsi="等线" w:cs="宋体"/>
          <w:color w:val="000000"/>
          <w:kern w:val="0"/>
          <w:sz w:val="22"/>
        </w:rPr>
        <w:t>JESD204是一个高速串行接口，用于连接模拟数字转换器(</w:t>
      </w:r>
      <w:r w:rsidRPr="002117E3">
        <w:rPr>
          <w:rFonts w:ascii="等线" w:eastAsia="等线" w:hAnsi="等线" w:cs="宋体" w:hint="eastAsia"/>
          <w:color w:val="000000"/>
          <w:kern w:val="0"/>
          <w:sz w:val="22"/>
        </w:rPr>
        <w:t>ADC</w:t>
      </w:r>
      <w:r w:rsidRPr="002117E3">
        <w:rPr>
          <w:rFonts w:ascii="等线" w:eastAsia="等线" w:hAnsi="等线" w:cs="宋体"/>
          <w:color w:val="000000"/>
          <w:kern w:val="0"/>
          <w:sz w:val="22"/>
        </w:rPr>
        <w:t>)和数模转换器(DAC)逻辑器件。JESD204接口是在JEDEC®JESD204B规范</w:t>
      </w:r>
      <w:r w:rsidR="00304920" w:rsidRPr="002117E3">
        <w:rPr>
          <w:rFonts w:ascii="等线" w:eastAsia="等线" w:hAnsi="等线" w:cs="宋体" w:hint="eastAsia"/>
          <w:color w:val="000000"/>
          <w:kern w:val="0"/>
          <w:sz w:val="22"/>
        </w:rPr>
        <w:t>《</w:t>
      </w:r>
      <w:r w:rsidR="00304920" w:rsidRPr="002117E3">
        <w:rPr>
          <w:rFonts w:ascii="等线" w:eastAsia="等线" w:hAnsi="等线" w:cs="宋体"/>
          <w:color w:val="000000"/>
          <w:kern w:val="0"/>
          <w:sz w:val="22"/>
        </w:rPr>
        <w:t>Serial Interface for Data Converters</w:t>
      </w:r>
      <w:r w:rsidR="00304920" w:rsidRPr="002117E3">
        <w:rPr>
          <w:rFonts w:ascii="等线" w:eastAsia="等线" w:hAnsi="等线" w:cs="宋体" w:hint="eastAsia"/>
          <w:color w:val="000000"/>
          <w:kern w:val="0"/>
          <w:sz w:val="22"/>
        </w:rPr>
        <w:t>》</w:t>
      </w:r>
      <w:r w:rsidRPr="002117E3">
        <w:rPr>
          <w:rFonts w:ascii="等线" w:eastAsia="等线" w:hAnsi="等线" w:cs="宋体"/>
          <w:color w:val="000000"/>
          <w:kern w:val="0"/>
          <w:sz w:val="22"/>
        </w:rPr>
        <w:t>中指定。</w:t>
      </w:r>
      <w:r w:rsidR="004051B7">
        <w:rPr>
          <w:rFonts w:ascii="等线" w:eastAsia="等线" w:hAnsi="等线" w:cs="宋体" w:hint="eastAsia"/>
          <w:color w:val="000000"/>
          <w:kern w:val="0"/>
          <w:sz w:val="22"/>
        </w:rPr>
        <w:t>下图</w:t>
      </w:r>
      <w:r w:rsidRPr="002117E3">
        <w:rPr>
          <w:rFonts w:ascii="等线" w:eastAsia="等线" w:hAnsi="等线" w:cs="宋体"/>
          <w:color w:val="000000"/>
          <w:kern w:val="0"/>
          <w:sz w:val="22"/>
        </w:rPr>
        <w:t>显示了如何通过JESD204</w:t>
      </w:r>
      <w:r w:rsidRPr="002117E3">
        <w:rPr>
          <w:rFonts w:ascii="等线" w:eastAsia="等线" w:hAnsi="等线" w:cs="宋体" w:hint="eastAsia"/>
          <w:color w:val="000000"/>
          <w:kern w:val="0"/>
          <w:sz w:val="22"/>
        </w:rPr>
        <w:t>实现</w:t>
      </w:r>
      <w:r w:rsidRPr="002117E3">
        <w:rPr>
          <w:rFonts w:ascii="等线" w:eastAsia="等线" w:hAnsi="等线" w:cs="宋体"/>
          <w:color w:val="000000"/>
          <w:kern w:val="0"/>
          <w:sz w:val="22"/>
        </w:rPr>
        <w:t>ADC/DAC和用户逻辑之间的</w:t>
      </w:r>
      <w:r w:rsidR="00F00EA2">
        <w:rPr>
          <w:rFonts w:ascii="等线" w:eastAsia="等线" w:hAnsi="等线" w:cs="宋体" w:hint="eastAsia"/>
          <w:color w:val="000000"/>
          <w:kern w:val="0"/>
          <w:sz w:val="22"/>
        </w:rPr>
        <w:t>8</w:t>
      </w:r>
      <w:r w:rsidRPr="002117E3">
        <w:rPr>
          <w:rFonts w:ascii="等线" w:eastAsia="等线" w:hAnsi="等线" w:cs="宋体" w:hint="eastAsia"/>
          <w:color w:val="000000"/>
          <w:kern w:val="0"/>
          <w:sz w:val="22"/>
        </w:rPr>
        <w:t>通道</w:t>
      </w:r>
      <w:r w:rsidRPr="002117E3">
        <w:rPr>
          <w:rFonts w:ascii="等线" w:eastAsia="等线" w:hAnsi="等线" w:cs="宋体"/>
          <w:color w:val="000000"/>
          <w:kern w:val="0"/>
          <w:sz w:val="22"/>
        </w:rPr>
        <w:t>接口。</w:t>
      </w:r>
    </w:p>
    <w:p w14:paraId="2BA24119" w14:textId="77777777" w:rsidR="00304920" w:rsidRDefault="00304920" w:rsidP="00304920">
      <w:pPr>
        <w:keepNext/>
        <w:jc w:val="center"/>
      </w:pPr>
      <w:r w:rsidRPr="00304920">
        <w:rPr>
          <w:rFonts w:hint="eastAsia"/>
          <w:noProof/>
        </w:rPr>
        <w:drawing>
          <wp:inline distT="0" distB="0" distL="0" distR="0" wp14:anchorId="2133790C" wp14:editId="4EB778CE">
            <wp:extent cx="3960531" cy="1777137"/>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3977033" cy="1784542"/>
                    </a:xfrm>
                    <a:prstGeom prst="rect">
                      <a:avLst/>
                    </a:prstGeom>
                    <a:noFill/>
                    <a:ln>
                      <a:noFill/>
                    </a:ln>
                  </pic:spPr>
                </pic:pic>
              </a:graphicData>
            </a:graphic>
          </wp:inline>
        </w:drawing>
      </w:r>
    </w:p>
    <w:p w14:paraId="0AA82A89" w14:textId="49491273" w:rsidR="002117E3" w:rsidRDefault="00304920" w:rsidP="00304920">
      <w:pPr>
        <w:pStyle w:val="af7"/>
        <w:jc w:val="center"/>
      </w:pPr>
      <w:bookmarkStart w:id="165" w:name="_Toc3551036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38</w:t>
      </w:r>
      <w:r w:rsidR="0081569F">
        <w:fldChar w:fldCharType="end"/>
      </w:r>
      <w:r>
        <w:rPr>
          <w:rFonts w:hint="eastAsia"/>
        </w:rPr>
        <w:t>ADC</w:t>
      </w:r>
      <w:r>
        <w:rPr>
          <w:rFonts w:hint="eastAsia"/>
        </w:rPr>
        <w:t>应用的例子</w:t>
      </w:r>
      <w:bookmarkEnd w:id="165"/>
    </w:p>
    <w:p w14:paraId="70748410" w14:textId="77777777" w:rsidR="00304920" w:rsidRDefault="00304920" w:rsidP="00304920">
      <w:pPr>
        <w:keepNext/>
        <w:jc w:val="center"/>
      </w:pPr>
      <w:r w:rsidRPr="00304920">
        <w:rPr>
          <w:rFonts w:hint="eastAsia"/>
          <w:noProof/>
        </w:rPr>
        <w:lastRenderedPageBreak/>
        <w:drawing>
          <wp:inline distT="0" distB="0" distL="0" distR="0" wp14:anchorId="6FA2608F" wp14:editId="435F331A">
            <wp:extent cx="3421988" cy="1620356"/>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3441501" cy="1629596"/>
                    </a:xfrm>
                    <a:prstGeom prst="rect">
                      <a:avLst/>
                    </a:prstGeom>
                    <a:noFill/>
                    <a:ln>
                      <a:noFill/>
                    </a:ln>
                  </pic:spPr>
                </pic:pic>
              </a:graphicData>
            </a:graphic>
          </wp:inline>
        </w:drawing>
      </w:r>
    </w:p>
    <w:p w14:paraId="40FB3FCA" w14:textId="1F57D297" w:rsidR="00304920" w:rsidRDefault="00304920" w:rsidP="00304920">
      <w:pPr>
        <w:pStyle w:val="af7"/>
        <w:jc w:val="center"/>
      </w:pPr>
      <w:bookmarkStart w:id="166" w:name="_Toc3551036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39</w:t>
      </w:r>
      <w:r w:rsidR="0081569F">
        <w:fldChar w:fldCharType="end"/>
      </w:r>
      <w:r>
        <w:rPr>
          <w:rFonts w:hint="eastAsia"/>
        </w:rPr>
        <w:t>DAC</w:t>
      </w:r>
      <w:r>
        <w:rPr>
          <w:rFonts w:hint="eastAsia"/>
        </w:rPr>
        <w:t>应用的例子</w:t>
      </w:r>
      <w:bookmarkEnd w:id="166"/>
    </w:p>
    <w:p w14:paraId="01CB0A78" w14:textId="64E09421" w:rsidR="0006043F" w:rsidRDefault="0006043F" w:rsidP="00BC3653">
      <w:pPr>
        <w:pStyle w:val="2"/>
        <w:numPr>
          <w:ilvl w:val="1"/>
          <w:numId w:val="1"/>
        </w:numPr>
      </w:pPr>
      <w:bookmarkStart w:id="167" w:name="_Toc35510321"/>
      <w:r>
        <w:rPr>
          <w:rFonts w:hint="eastAsia"/>
        </w:rPr>
        <w:t>用</w:t>
      </w:r>
      <w:r>
        <w:rPr>
          <w:rFonts w:hint="eastAsia"/>
        </w:rPr>
        <w:t>204B</w:t>
      </w:r>
      <w:r>
        <w:rPr>
          <w:rFonts w:hint="eastAsia"/>
        </w:rPr>
        <w:t>接口发送</w:t>
      </w:r>
      <w:bookmarkEnd w:id="167"/>
    </w:p>
    <w:p w14:paraId="46A5E09A" w14:textId="414AA5BF" w:rsidR="0006043F" w:rsidRPr="009E4EB4" w:rsidRDefault="004051B7" w:rsidP="0006043F">
      <w:pPr>
        <w:rPr>
          <w:rFonts w:ascii="等线" w:eastAsia="等线" w:hAnsi="等线" w:cs="宋体"/>
          <w:color w:val="000000"/>
          <w:kern w:val="0"/>
          <w:sz w:val="22"/>
        </w:rPr>
      </w:pPr>
      <w:r>
        <w:rPr>
          <w:rFonts w:hint="eastAsia"/>
        </w:rPr>
        <w:t>下图</w:t>
      </w:r>
      <w:r w:rsidR="009E4EB4" w:rsidRPr="009E4EB4">
        <w:rPr>
          <w:rFonts w:ascii="等线" w:eastAsia="等线" w:hAnsi="等线" w:cs="宋体"/>
          <w:color w:val="000000"/>
          <w:kern w:val="0"/>
          <w:sz w:val="22"/>
        </w:rPr>
        <w:t>显示了JESD204核心的发送器的总体框图</w:t>
      </w:r>
    </w:p>
    <w:p w14:paraId="64A65C05" w14:textId="77777777" w:rsidR="009E4EB4" w:rsidRDefault="009E4EB4" w:rsidP="009E4EB4">
      <w:pPr>
        <w:keepNext/>
      </w:pPr>
      <w:r w:rsidRPr="009E4EB4">
        <w:rPr>
          <w:rFonts w:hint="eastAsia"/>
          <w:noProof/>
        </w:rPr>
        <w:drawing>
          <wp:inline distT="0" distB="0" distL="0" distR="0" wp14:anchorId="36384EAD" wp14:editId="292F21B5">
            <wp:extent cx="5274310" cy="253111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D25111E" w14:textId="3613630F" w:rsidR="009E4EB4" w:rsidRDefault="009E4EB4" w:rsidP="009E4EB4">
      <w:pPr>
        <w:pStyle w:val="af7"/>
        <w:jc w:val="center"/>
      </w:pPr>
      <w:bookmarkStart w:id="168" w:name="_Ref27311961"/>
      <w:bookmarkStart w:id="169" w:name="_Toc3551036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40</w:t>
      </w:r>
      <w:r w:rsidR="0081569F">
        <w:fldChar w:fldCharType="end"/>
      </w:r>
      <w:bookmarkEnd w:id="168"/>
      <w:r>
        <w:rPr>
          <w:rFonts w:hint="eastAsia"/>
        </w:rPr>
        <w:t>204B</w:t>
      </w:r>
      <w:r>
        <w:rPr>
          <w:rFonts w:hint="eastAsia"/>
        </w:rPr>
        <w:t>发送核概述</w:t>
      </w:r>
      <w:bookmarkEnd w:id="169"/>
    </w:p>
    <w:p w14:paraId="720E9BEA" w14:textId="77777777" w:rsidR="004E27A6" w:rsidRPr="004E27A6" w:rsidRDefault="004E27A6" w:rsidP="004E27A6">
      <w:pPr>
        <w:rPr>
          <w:rFonts w:ascii="等线" w:eastAsia="等线" w:hAnsi="等线" w:cs="宋体"/>
          <w:color w:val="000000"/>
          <w:kern w:val="0"/>
          <w:sz w:val="22"/>
        </w:rPr>
      </w:pPr>
      <w:r w:rsidRPr="004E27A6">
        <w:rPr>
          <w:rFonts w:ascii="等线" w:eastAsia="等线" w:hAnsi="等线" w:cs="宋体"/>
          <w:color w:val="000000"/>
          <w:kern w:val="0"/>
          <w:sz w:val="22"/>
        </w:rPr>
        <w:t>主要模块有:</w:t>
      </w:r>
    </w:p>
    <w:p w14:paraId="35804F0D"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所有通道</w:t>
      </w:r>
      <w:r w:rsidRPr="004E27A6">
        <w:rPr>
          <w:rFonts w:ascii="等线" w:eastAsia="等线" w:hAnsi="等线" w:cs="宋体" w:hint="eastAsia"/>
          <w:color w:val="000000"/>
          <w:kern w:val="0"/>
          <w:sz w:val="22"/>
        </w:rPr>
        <w:t>汇聚到一个</w:t>
      </w:r>
      <w:r w:rsidRPr="004E27A6">
        <w:rPr>
          <w:rFonts w:ascii="等线" w:eastAsia="等线" w:hAnsi="等线" w:cs="宋体"/>
          <w:color w:val="000000"/>
          <w:kern w:val="0"/>
          <w:sz w:val="22"/>
        </w:rPr>
        <w:t>axi4流接口</w:t>
      </w:r>
    </w:p>
    <w:p w14:paraId="1665870F"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逻辑，每个</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，包含:</w:t>
      </w:r>
    </w:p>
    <w:p w14:paraId="4FFAFC0D"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hint="eastAsia"/>
          <w:color w:val="000000"/>
          <w:kern w:val="0"/>
          <w:sz w:val="22"/>
        </w:rPr>
        <w:t>扰码</w:t>
      </w:r>
    </w:p>
    <w:p w14:paraId="6AA4620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对齐字符插入逻辑</w:t>
      </w:r>
    </w:p>
    <w:p w14:paraId="3F508DB1"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初始</w:t>
      </w:r>
      <w:r w:rsidRPr="004E27A6">
        <w:rPr>
          <w:rFonts w:ascii="等线" w:eastAsia="等线" w:hAnsi="等线" w:cs="宋体" w:hint="eastAsia"/>
          <w:color w:val="000000"/>
          <w:kern w:val="0"/>
          <w:sz w:val="22"/>
        </w:rPr>
        <w:t>通</w:t>
      </w:r>
      <w:r w:rsidRPr="004E27A6">
        <w:rPr>
          <w:rFonts w:ascii="等线" w:eastAsia="等线" w:hAnsi="等线" w:cs="宋体"/>
          <w:color w:val="000000"/>
          <w:kern w:val="0"/>
          <w:sz w:val="22"/>
        </w:rPr>
        <w:t>道对齐(ILA)序列生成</w:t>
      </w:r>
    </w:p>
    <w:p w14:paraId="1058842A"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TX计数器</w:t>
      </w:r>
      <w:r w:rsidRPr="004E27A6">
        <w:rPr>
          <w:rFonts w:ascii="等线" w:eastAsia="等线" w:hAnsi="等线" w:cs="宋体" w:hint="eastAsia"/>
          <w:color w:val="000000"/>
          <w:kern w:val="0"/>
          <w:sz w:val="22"/>
        </w:rPr>
        <w:t>—</w:t>
      </w:r>
      <w:r w:rsidRPr="004E27A6">
        <w:rPr>
          <w:rFonts w:ascii="等线" w:eastAsia="等线" w:hAnsi="等线" w:cs="宋体"/>
          <w:color w:val="000000"/>
          <w:kern w:val="0"/>
          <w:sz w:val="22"/>
        </w:rPr>
        <w:t>控制，状态机和同步/</w:t>
      </w:r>
      <w:r w:rsidRPr="004E27A6">
        <w:rPr>
          <w:rFonts w:ascii="等线" w:eastAsia="等线" w:hAnsi="等线" w:cs="宋体" w:hint="eastAsia"/>
          <w:color w:val="000000"/>
          <w:kern w:val="0"/>
          <w:sz w:val="22"/>
        </w:rPr>
        <w:t>系统参考</w:t>
      </w:r>
      <w:r w:rsidRPr="004E27A6">
        <w:rPr>
          <w:rFonts w:ascii="等线" w:eastAsia="等线" w:hAnsi="等线" w:cs="宋体"/>
          <w:color w:val="000000"/>
          <w:kern w:val="0"/>
          <w:sz w:val="22"/>
        </w:rPr>
        <w:t>接口</w:t>
      </w:r>
    </w:p>
    <w:p w14:paraId="2ED2EFF6"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包含收发</w:t>
      </w:r>
      <w:r w:rsidRPr="004E27A6">
        <w:rPr>
          <w:rFonts w:ascii="等线" w:eastAsia="等线" w:hAnsi="等线" w:cs="宋体" w:hint="eastAsia"/>
          <w:color w:val="000000"/>
          <w:kern w:val="0"/>
          <w:sz w:val="22"/>
        </w:rPr>
        <w:t>器</w:t>
      </w:r>
      <w:r w:rsidRPr="004E27A6">
        <w:rPr>
          <w:rFonts w:ascii="等线" w:eastAsia="等线" w:hAnsi="等线" w:cs="宋体"/>
          <w:color w:val="000000"/>
          <w:kern w:val="0"/>
          <w:sz w:val="22"/>
        </w:rPr>
        <w:t>的JESD204_PHY</w:t>
      </w:r>
    </w:p>
    <w:p w14:paraId="6D4C8CC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RPAT</w:t>
      </w:r>
      <w:r w:rsidRPr="004E27A6">
        <w:rPr>
          <w:rFonts w:ascii="等线" w:eastAsia="等线" w:hAnsi="等线" w:cs="宋体" w:hint="eastAsia"/>
          <w:color w:val="000000"/>
          <w:kern w:val="0"/>
          <w:sz w:val="22"/>
        </w:rPr>
        <w:t>产生器</w:t>
      </w:r>
    </w:p>
    <w:p w14:paraId="2CC0A088"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JSPAT</w:t>
      </w:r>
      <w:r w:rsidRPr="004E27A6">
        <w:rPr>
          <w:rFonts w:ascii="等线" w:eastAsia="等线" w:hAnsi="等线" w:cs="宋体" w:hint="eastAsia"/>
          <w:color w:val="000000"/>
          <w:kern w:val="0"/>
          <w:sz w:val="22"/>
        </w:rPr>
        <w:t>产生器</w:t>
      </w:r>
    </w:p>
    <w:p w14:paraId="74DB41C4"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AXI4-Lite管理界面和控制/状态寄存器</w:t>
      </w:r>
    </w:p>
    <w:p w14:paraId="1A76FD88" w14:textId="77777777" w:rsidR="009E4EB4" w:rsidRPr="009E4EB4" w:rsidRDefault="009E4EB4" w:rsidP="009E4EB4"/>
    <w:p w14:paraId="61E911A9" w14:textId="77777777" w:rsidR="0006043F" w:rsidRDefault="0006043F" w:rsidP="00BC3653">
      <w:pPr>
        <w:pStyle w:val="2"/>
        <w:numPr>
          <w:ilvl w:val="1"/>
          <w:numId w:val="1"/>
        </w:numPr>
      </w:pPr>
      <w:bookmarkStart w:id="170" w:name="_Toc35510322"/>
      <w:r>
        <w:rPr>
          <w:rFonts w:hint="eastAsia"/>
        </w:rPr>
        <w:lastRenderedPageBreak/>
        <w:t>用</w:t>
      </w:r>
      <w:r>
        <w:rPr>
          <w:rFonts w:hint="eastAsia"/>
        </w:rPr>
        <w:t>204B</w:t>
      </w:r>
      <w:r>
        <w:rPr>
          <w:rFonts w:hint="eastAsia"/>
        </w:rPr>
        <w:t>接口接收</w:t>
      </w:r>
      <w:bookmarkEnd w:id="170"/>
    </w:p>
    <w:p w14:paraId="455776A2" w14:textId="12F245DF" w:rsidR="00BC6790" w:rsidRPr="00BC6790" w:rsidRDefault="004051B7" w:rsidP="00BC6790">
      <w:pPr>
        <w:rPr>
          <w:rFonts w:ascii="等线" w:eastAsia="等线" w:hAnsi="等线" w:cs="宋体"/>
          <w:color w:val="000000"/>
          <w:kern w:val="0"/>
          <w:sz w:val="22"/>
        </w:rPr>
      </w:pPr>
      <w:r>
        <w:rPr>
          <w:rFonts w:ascii="等线" w:eastAsia="等线" w:hAnsi="等线" w:cs="宋体" w:hint="eastAsia"/>
          <w:color w:val="000000"/>
          <w:kern w:val="0"/>
          <w:sz w:val="22"/>
        </w:rPr>
        <w:t>下图</w:t>
      </w:r>
      <w:r w:rsidR="00BC6790" w:rsidRPr="00BC6790">
        <w:rPr>
          <w:rFonts w:ascii="等线" w:eastAsia="等线" w:hAnsi="等线" w:cs="宋体"/>
          <w:color w:val="000000"/>
          <w:kern w:val="0"/>
          <w:sz w:val="22"/>
        </w:rPr>
        <w:t>显示了JESD204核接收器的总体框图。</w:t>
      </w:r>
    </w:p>
    <w:p w14:paraId="476EF074" w14:textId="77777777" w:rsidR="00F00F98" w:rsidRDefault="00BC6790" w:rsidP="00F00F98">
      <w:pPr>
        <w:keepNext/>
      </w:pPr>
      <w:r w:rsidRPr="00BC6790">
        <w:rPr>
          <w:rFonts w:hint="eastAsia"/>
          <w:noProof/>
        </w:rPr>
        <w:drawing>
          <wp:inline distT="0" distB="0" distL="0" distR="0" wp14:anchorId="102CF4F3" wp14:editId="27BDB9BD">
            <wp:extent cx="5274310" cy="26358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060B768C" w14:textId="094AE116" w:rsidR="00BC6790" w:rsidRDefault="00F00F98" w:rsidP="00F00F98">
      <w:pPr>
        <w:pStyle w:val="af7"/>
        <w:jc w:val="center"/>
      </w:pPr>
      <w:bookmarkStart w:id="171" w:name="_Ref27312553"/>
      <w:bookmarkStart w:id="172" w:name="_Toc3551036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41</w:t>
      </w:r>
      <w:r w:rsidR="0081569F">
        <w:fldChar w:fldCharType="end"/>
      </w:r>
      <w:bookmarkEnd w:id="171"/>
      <w:r w:rsidRPr="006F372A">
        <w:t>204B</w:t>
      </w:r>
      <w:r>
        <w:rPr>
          <w:rFonts w:hint="eastAsia"/>
        </w:rPr>
        <w:t>接收</w:t>
      </w:r>
      <w:r w:rsidRPr="006F372A">
        <w:t>核概述</w:t>
      </w:r>
      <w:bookmarkEnd w:id="172"/>
    </w:p>
    <w:p w14:paraId="00CF9BA0" w14:textId="77777777" w:rsidR="001B19AA" w:rsidRPr="001B19AA" w:rsidRDefault="001B19AA" w:rsidP="001B19AA">
      <w:pPr>
        <w:rPr>
          <w:rFonts w:ascii="等线" w:eastAsia="等线" w:hAnsi="等线" w:cs="宋体"/>
          <w:color w:val="000000"/>
          <w:kern w:val="0"/>
          <w:sz w:val="22"/>
        </w:rPr>
      </w:pPr>
      <w:r w:rsidRPr="001B19AA">
        <w:rPr>
          <w:rFonts w:ascii="等线" w:eastAsia="等线" w:hAnsi="等线" w:cs="宋体"/>
          <w:color w:val="000000"/>
          <w:kern w:val="0"/>
          <w:sz w:val="22"/>
        </w:rPr>
        <w:t>主要模块有:</w:t>
      </w:r>
    </w:p>
    <w:p w14:paraId="3791F688"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所有通道</w:t>
      </w:r>
      <w:r w:rsidRPr="001B19AA">
        <w:rPr>
          <w:rFonts w:ascii="等线" w:eastAsia="等线" w:hAnsi="等线" w:cs="宋体" w:hint="eastAsia"/>
          <w:color w:val="000000"/>
          <w:kern w:val="0"/>
          <w:sz w:val="22"/>
        </w:rPr>
        <w:t>汇聚到一个</w:t>
      </w:r>
      <w:r w:rsidRPr="001B19AA">
        <w:rPr>
          <w:rFonts w:ascii="等线" w:eastAsia="等线" w:hAnsi="等线" w:cs="宋体"/>
          <w:color w:val="000000"/>
          <w:kern w:val="0"/>
          <w:sz w:val="22"/>
        </w:rPr>
        <w:t>axi4流接口</w:t>
      </w:r>
    </w:p>
    <w:p w14:paraId="75AB9C17"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RX</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道逻辑，每个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道，包含</w:t>
      </w:r>
    </w:p>
    <w:p w14:paraId="53901E1B"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对齐字符插入逻辑捕获</w:t>
      </w:r>
    </w:p>
    <w:p w14:paraId="5ADFE678"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hint="eastAsia"/>
          <w:color w:val="000000"/>
          <w:kern w:val="0"/>
          <w:sz w:val="22"/>
        </w:rPr>
        <w:t>解扰</w:t>
      </w:r>
    </w:p>
    <w:p w14:paraId="5A9982AD"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对齐字符检测和替换逻辑</w:t>
      </w:r>
    </w:p>
    <w:p w14:paraId="4E37151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本地多帧时钟(LMFC)状态机和同步/SYSREF接口</w:t>
      </w:r>
    </w:p>
    <w:p w14:paraId="32300E6F"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包含收发</w:t>
      </w:r>
      <w:r w:rsidRPr="001B19AA">
        <w:rPr>
          <w:rFonts w:ascii="等线" w:eastAsia="等线" w:hAnsi="等线" w:cs="宋体" w:hint="eastAsia"/>
          <w:color w:val="000000"/>
          <w:kern w:val="0"/>
          <w:sz w:val="22"/>
        </w:rPr>
        <w:t>器</w:t>
      </w:r>
      <w:r w:rsidRPr="001B19AA">
        <w:rPr>
          <w:rFonts w:ascii="等线" w:eastAsia="等线" w:hAnsi="等线" w:cs="宋体"/>
          <w:color w:val="000000"/>
          <w:kern w:val="0"/>
          <w:sz w:val="22"/>
        </w:rPr>
        <w:t>的JESD204_PHY</w:t>
      </w:r>
    </w:p>
    <w:p w14:paraId="78A68952"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道的错误计数器</w:t>
      </w:r>
    </w:p>
    <w:p w14:paraId="27EEF63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AXI4-Lite管理界面和控制/状态寄存器°对齐字符检测和替换逻辑</w:t>
      </w:r>
    </w:p>
    <w:p w14:paraId="2169E57B" w14:textId="03B5D676" w:rsidR="00572DAE" w:rsidRPr="00411475" w:rsidRDefault="00572DAE" w:rsidP="00411475">
      <w:pPr>
        <w:widowControl/>
        <w:jc w:val="left"/>
        <w:rPr>
          <w:b/>
          <w:bCs/>
          <w:kern w:val="44"/>
          <w:sz w:val="44"/>
          <w:szCs w:val="44"/>
        </w:rPr>
      </w:pPr>
      <w:r>
        <w:br w:type="page"/>
      </w:r>
    </w:p>
    <w:p w14:paraId="62F4B8AE" w14:textId="42703546" w:rsidR="00681C74" w:rsidRDefault="00572DAE" w:rsidP="00572DAE">
      <w:pPr>
        <w:pStyle w:val="1"/>
        <w:numPr>
          <w:ilvl w:val="0"/>
          <w:numId w:val="1"/>
        </w:numPr>
      </w:pPr>
      <w:bookmarkStart w:id="173" w:name="_Toc35510323"/>
      <w:r>
        <w:rPr>
          <w:rFonts w:hint="eastAsia"/>
        </w:rPr>
        <w:lastRenderedPageBreak/>
        <w:t>Matlab</w:t>
      </w:r>
      <w:r>
        <w:rPr>
          <w:rFonts w:hint="eastAsia"/>
        </w:rPr>
        <w:t>系统仿真</w:t>
      </w:r>
      <w:bookmarkEnd w:id="173"/>
    </w:p>
    <w:p w14:paraId="65B89BDD" w14:textId="09C49936" w:rsidR="00572DAE" w:rsidRDefault="00572DAE" w:rsidP="00572DAE">
      <w:pPr>
        <w:pStyle w:val="2"/>
        <w:numPr>
          <w:ilvl w:val="1"/>
          <w:numId w:val="1"/>
        </w:numPr>
      </w:pPr>
      <w:bookmarkStart w:id="174" w:name="_Toc35510324"/>
      <w:r>
        <w:t>L</w:t>
      </w:r>
      <w:r>
        <w:rPr>
          <w:rFonts w:hint="eastAsia"/>
        </w:rPr>
        <w:t>ayer1</w:t>
      </w:r>
      <w:r>
        <w:rPr>
          <w:rFonts w:hint="eastAsia"/>
        </w:rPr>
        <w:t>发送部分仿真</w:t>
      </w:r>
      <w:bookmarkEnd w:id="174"/>
    </w:p>
    <w:p w14:paraId="7694E8A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clear all</w:t>
      </w:r>
    </w:p>
    <w:p w14:paraId="49AED9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close all</w:t>
      </w:r>
    </w:p>
    <w:p w14:paraId="53C9244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clc</w:t>
      </w:r>
    </w:p>
    <w:p w14:paraId="6681BB37" w14:textId="20F2C22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参数和变量声明</w:t>
      </w:r>
      <w:r w:rsidRPr="000E495B">
        <w:rPr>
          <w:rFonts w:asciiTheme="minorHAnsi" w:eastAsiaTheme="minorEastAsia" w:hAnsiTheme="minorHAnsi" w:cstheme="minorBidi" w:hint="eastAsia"/>
          <w:sz w:val="21"/>
          <w:szCs w:val="22"/>
        </w:rPr>
        <w:t>--$$$$$$$$$$$$$$$$$$$$$$$$$$$$$$$$$$$$$</w:t>
      </w:r>
    </w:p>
    <w:p w14:paraId="19F81DC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%$$$$$$$$$$$$$$$$$$$$$$$$--CRC_Block</w:t>
      </w:r>
      <w:r w:rsidRPr="000E495B">
        <w:rPr>
          <w:rFonts w:asciiTheme="minorHAnsi" w:eastAsiaTheme="minorEastAsia" w:hAnsiTheme="minorHAnsi" w:cstheme="minorBidi" w:hint="eastAsia"/>
          <w:sz w:val="21"/>
          <w:szCs w:val="22"/>
        </w:rPr>
        <w:t>参数</w:t>
      </w:r>
    </w:p>
    <w:p w14:paraId="5E9A1063" w14:textId="1C0E31D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mac_block_length=1888       </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%MAC</w:t>
      </w:r>
      <w:r w:rsidRPr="000E495B">
        <w:rPr>
          <w:rFonts w:asciiTheme="minorHAnsi" w:eastAsiaTheme="minorEastAsia" w:hAnsiTheme="minorHAnsi" w:cstheme="minorBidi" w:hint="eastAsia"/>
          <w:sz w:val="21"/>
          <w:szCs w:val="22"/>
        </w:rPr>
        <w:t>数据块长度</w:t>
      </w:r>
    </w:p>
    <w:p w14:paraId="5773844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Cn=236;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消息矩阵中每行有用消息个数</w:t>
      </w:r>
      <w:r w:rsidRPr="000E495B">
        <w:rPr>
          <w:rFonts w:asciiTheme="minorHAnsi" w:eastAsiaTheme="minorEastAsia" w:hAnsiTheme="minorHAnsi" w:cstheme="minorBidi" w:hint="eastAsia"/>
          <w:sz w:val="21"/>
          <w:szCs w:val="22"/>
        </w:rPr>
        <w:t>236Byt</w:t>
      </w:r>
    </w:p>
    <w:p w14:paraId="05A74BC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LaneNum=8;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信息符号的行数，</w:t>
      </w:r>
      <w:r w:rsidRPr="000E495B">
        <w:rPr>
          <w:rFonts w:asciiTheme="minorHAnsi" w:eastAsiaTheme="minorEastAsia" w:hAnsiTheme="minorHAnsi" w:cstheme="minorBidi" w:hint="eastAsia"/>
          <w:sz w:val="21"/>
          <w:szCs w:val="22"/>
        </w:rPr>
        <w:t>8</w:t>
      </w:r>
      <w:r w:rsidRPr="000E495B">
        <w:rPr>
          <w:rFonts w:asciiTheme="minorHAnsi" w:eastAsiaTheme="minorEastAsia" w:hAnsiTheme="minorHAnsi" w:cstheme="minorBidi" w:hint="eastAsia"/>
          <w:sz w:val="21"/>
          <w:szCs w:val="22"/>
        </w:rPr>
        <w:t>路</w:t>
      </w:r>
    </w:p>
    <w:p w14:paraId="7E11CD0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BytNum=8;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每个信息符号包含的比特数</w:t>
      </w:r>
    </w:p>
    <w:p w14:paraId="0BF476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参数</w:t>
      </w:r>
    </w:p>
    <w:p w14:paraId="3C7E020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L=Cn*8;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一帧中的消息个数</w:t>
      </w:r>
      <w:r w:rsidRPr="000E495B">
        <w:rPr>
          <w:rFonts w:asciiTheme="minorHAnsi" w:eastAsiaTheme="minorEastAsia" w:hAnsiTheme="minorHAnsi" w:cstheme="minorBidi" w:hint="eastAsia"/>
          <w:sz w:val="21"/>
          <w:szCs w:val="22"/>
        </w:rPr>
        <w:t>236*8bit</w:t>
      </w:r>
    </w:p>
    <w:p w14:paraId="49203D1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CrcBlkNum=Cn+3;</w:t>
      </w:r>
    </w:p>
    <w:p w14:paraId="74D4EC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poly=[1 1 0 0 0 0 1 1 0 0 1 0 0 1 1 0 0 1 1 1 1 1 0 1 1];   %CRC</w:t>
      </w:r>
      <w:r w:rsidRPr="000E495B">
        <w:rPr>
          <w:rFonts w:asciiTheme="minorHAnsi" w:eastAsiaTheme="minorEastAsia" w:hAnsiTheme="minorHAnsi" w:cstheme="minorBidi" w:hint="eastAsia"/>
          <w:sz w:val="21"/>
          <w:szCs w:val="22"/>
        </w:rPr>
        <w:t>生成多项式</w:t>
      </w:r>
      <w:r w:rsidRPr="000E495B">
        <w:rPr>
          <w:rFonts w:asciiTheme="minorHAnsi" w:eastAsiaTheme="minorEastAsia" w:hAnsiTheme="minorHAnsi" w:cstheme="minorBidi" w:hint="eastAsia"/>
          <w:sz w:val="21"/>
          <w:szCs w:val="22"/>
        </w:rPr>
        <w:t xml:space="preserve">gcrc24a </w:t>
      </w:r>
    </w:p>
    <w:p w14:paraId="2786C2B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h = crc.generator('Polynomial',[1 1 0 0 0 0 1 1 0 0 1 0 0 1 1 0 0 1 1 1 1 1 0 1 1], 'InitialState', ...</w:t>
      </w:r>
    </w:p>
    <w:p w14:paraId="77E7D0D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'0xFFFFFF', 'ReflectInput', true, 'FinalXOR', '0x000000')</w:t>
      </w:r>
    </w:p>
    <w:p w14:paraId="1343F8C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参数</w:t>
      </w:r>
    </w:p>
    <w:p w14:paraId="31AC1CD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RsBlkNum=255;</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码字长度</w:t>
      </w:r>
    </w:p>
    <w:p w14:paraId="32DB84E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InfNum  =239;</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有用信息数</w:t>
      </w:r>
    </w:p>
    <w:p w14:paraId="2A8664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CheckNum=(RsBlkNum-InfNum)/2;</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码的纠错能力</w:t>
      </w:r>
    </w:p>
    <w:p w14:paraId="00BB90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%$$$$$$$$$$$$$$$$$$$$$$$$--intrlv</w:t>
      </w:r>
      <w:r w:rsidRPr="000E495B">
        <w:rPr>
          <w:rFonts w:asciiTheme="minorHAnsi" w:eastAsiaTheme="minorEastAsia" w:hAnsiTheme="minorHAnsi" w:cstheme="minorBidi" w:hint="eastAsia"/>
          <w:sz w:val="21"/>
          <w:szCs w:val="22"/>
        </w:rPr>
        <w:t>参数</w:t>
      </w:r>
    </w:p>
    <w:p w14:paraId="369D315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Qm=6;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调制因子</w:t>
      </w:r>
    </w:p>
    <w:p w14:paraId="477AF1B5" w14:textId="679A2A3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E=2040;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编码消息比特长度</w:t>
      </w:r>
    </w:p>
    <w:p w14:paraId="529791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%$$$$$$$$$$$$$$$$$$$$$$$$--QAM</w:t>
      </w:r>
      <w:r w:rsidRPr="000E495B">
        <w:rPr>
          <w:rFonts w:asciiTheme="minorHAnsi" w:eastAsiaTheme="minorEastAsia" w:hAnsiTheme="minorHAnsi" w:cstheme="minorBidi" w:hint="eastAsia"/>
          <w:sz w:val="21"/>
          <w:szCs w:val="22"/>
        </w:rPr>
        <w:t>参数</w:t>
      </w:r>
    </w:p>
    <w:p w14:paraId="1BC5535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 = 2^Qm;</w:t>
      </w:r>
    </w:p>
    <w:p w14:paraId="7C1BE7B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SymbNum=RsBlkNum*BytNum/Qm;</w:t>
      </w:r>
    </w:p>
    <w:p w14:paraId="5594EB3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变量声明</w:t>
      </w:r>
    </w:p>
    <w:p w14:paraId="4D0F6196" w14:textId="60D2FD4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w:t>
      </w:r>
      <w:r w:rsidRPr="000E495B">
        <w:rPr>
          <w:rFonts w:asciiTheme="minorHAnsi" w:eastAsiaTheme="minorEastAsia" w:hAnsiTheme="minorHAnsi" w:cstheme="minorBidi" w:hint="eastAsia"/>
          <w:sz w:val="21"/>
          <w:szCs w:val="22"/>
        </w:rPr>
        <w:tab/>
        <w:t>=zeros(LaneNum,CrcBlkNum); %</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验证码后的消息</w:t>
      </w:r>
    </w:p>
    <w:p w14:paraId="621F8677" w14:textId="51D06E90"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msg_crc1</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分块后的消息</w:t>
      </w:r>
    </w:p>
    <w:p w14:paraId="6E766E4D" w14:textId="27BFE2BC"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msg_rs</w:t>
      </w:r>
      <w:r w:rsidRPr="000E495B">
        <w:rPr>
          <w:rFonts w:asciiTheme="minorHAnsi" w:eastAsiaTheme="minorEastAsia" w:hAnsiTheme="minorHAnsi" w:cstheme="minorBidi" w:hint="eastAsia"/>
          <w:sz w:val="21"/>
          <w:szCs w:val="22"/>
        </w:rPr>
        <w:tab/>
        <w:t>=zeros(LaneNum,RsBlkNum);</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验证码后的消息</w:t>
      </w:r>
    </w:p>
    <w:p w14:paraId="50726F77" w14:textId="0A18562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msg_intrlv=zeros(LaneNum,RsBlkNum);</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用于存放交织后的消息</w:t>
      </w:r>
    </w:p>
    <w:p w14:paraId="512B0CD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scrambler_out=zeros(LaneNum,RsBlkNum);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用于存放扰码后的消息</w:t>
      </w:r>
    </w:p>
    <w:p w14:paraId="7B992B96" w14:textId="505B18BA"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 xml:space="preserve"> =zeros(LaneNum,SymbNum);%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存放调制后的符号</w:t>
      </w:r>
    </w:p>
    <w:p w14:paraId="3E2A0743" w14:textId="4228B91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msg_qam_AverPower=zeros(LaneNum,SymbNum);%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存放调制后的归一化符号</w:t>
      </w:r>
    </w:p>
    <w:p w14:paraId="6D657339" w14:textId="301092F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%$$$$$$$$$$$$$$$$$$$$$$$$$$$$$--CRC_Block--$$$$$$$$$$$$$$$$$$$$$$$$$$$$$$$$$$$$</w:t>
      </w:r>
    </w:p>
    <w:p w14:paraId="6802426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 xml:space="preserve">mac_block_base=(1:Cn); </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39BA241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mac_block_base8</w:t>
      </w:r>
      <w:r w:rsidRPr="000E495B">
        <w:rPr>
          <w:rFonts w:asciiTheme="minorHAnsi" w:eastAsiaTheme="minorEastAsia" w:hAnsiTheme="minorHAnsi" w:cstheme="minorBidi" w:hint="eastAsia"/>
          <w:sz w:val="21"/>
          <w:szCs w:val="22"/>
        </w:rPr>
        <w:tab/>
        <w:t>=kron(mac_block_base,ones(8,1));%MAC</w:t>
      </w:r>
      <w:r w:rsidRPr="000E495B">
        <w:rPr>
          <w:rFonts w:asciiTheme="minorHAnsi" w:eastAsiaTheme="minorEastAsia" w:hAnsiTheme="minorHAnsi" w:cstheme="minorBidi" w:hint="eastAsia"/>
          <w:sz w:val="21"/>
          <w:szCs w:val="22"/>
        </w:rPr>
        <w:t>数据块生成</w:t>
      </w:r>
    </w:p>
    <w:p w14:paraId="35074273" w14:textId="57CBE5A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mac_block=reshape(mac_block_base8.',1,LaneNum*Cn);%</w:t>
      </w:r>
      <w:r w:rsidRPr="000E495B">
        <w:rPr>
          <w:rFonts w:asciiTheme="minorHAnsi" w:eastAsiaTheme="minorEastAsia" w:hAnsiTheme="minorHAnsi" w:cstheme="minorBidi" w:hint="eastAsia"/>
          <w:sz w:val="21"/>
          <w:szCs w:val="22"/>
        </w:rPr>
        <w:t>将</w:t>
      </w:r>
      <w:r w:rsidRPr="000E495B">
        <w:rPr>
          <w:rFonts w:asciiTheme="minorHAnsi" w:eastAsiaTheme="minorEastAsia" w:hAnsiTheme="minorHAnsi" w:cstheme="minorBidi" w:hint="eastAsia"/>
          <w:sz w:val="21"/>
          <w:szCs w:val="22"/>
        </w:rPr>
        <w:t>LaneNum*Cn</w:t>
      </w:r>
      <w:r w:rsidRPr="000E495B">
        <w:rPr>
          <w:rFonts w:asciiTheme="minorHAnsi" w:eastAsiaTheme="minorEastAsia" w:hAnsiTheme="minorHAnsi" w:cstheme="minorBidi" w:hint="eastAsia"/>
          <w:sz w:val="21"/>
          <w:szCs w:val="22"/>
        </w:rPr>
        <w:t>的矩阵变换成一位数组</w:t>
      </w:r>
    </w:p>
    <w:p w14:paraId="728D03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lastRenderedPageBreak/>
        <w:t>A=zeros(LaneNum,Cn);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p>
    <w:p w14:paraId="26BFC7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k=1;</w:t>
      </w:r>
    </w:p>
    <w:p w14:paraId="2656CC1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i=1:Cn</w:t>
      </w:r>
    </w:p>
    <w:p w14:paraId="6ADFF8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j=1:LaneNum</w:t>
      </w:r>
    </w:p>
    <w:p w14:paraId="2D3AF97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A(j,i) = mac_block(k);</w:t>
      </w:r>
    </w:p>
    <w:p w14:paraId="4A800FE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k=k+1;</w:t>
      </w:r>
    </w:p>
    <w:p w14:paraId="2DEE34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267080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44EC348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%$$$$$$$$$$$$$$$$$$$$$$$$$$$$$--layer1_transmit 8</w:t>
      </w:r>
      <w:r w:rsidRPr="000E495B">
        <w:rPr>
          <w:rFonts w:asciiTheme="minorHAnsi" w:eastAsiaTheme="minorEastAsia" w:hAnsiTheme="minorHAnsi" w:cstheme="minorBidi" w:hint="eastAsia"/>
          <w:sz w:val="21"/>
          <w:szCs w:val="22"/>
        </w:rPr>
        <w:t>处理过程</w:t>
      </w:r>
      <w:r w:rsidRPr="000E495B">
        <w:rPr>
          <w:rFonts w:asciiTheme="minorHAnsi" w:eastAsiaTheme="minorEastAsia" w:hAnsiTheme="minorHAnsi" w:cstheme="minorBidi" w:hint="eastAsia"/>
          <w:sz w:val="21"/>
          <w:szCs w:val="22"/>
        </w:rPr>
        <w:t>--$$$$$$$$$$$$$$$$$$$$$$$$$$$$$$$$</w:t>
      </w:r>
    </w:p>
    <w:p w14:paraId="34A90547" w14:textId="443536F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msg_crc1=255*ones(1,Cn);    %</w:t>
      </w:r>
      <w:r w:rsidRPr="000E495B">
        <w:rPr>
          <w:rFonts w:asciiTheme="minorHAnsi" w:eastAsiaTheme="minorEastAsia" w:hAnsiTheme="minorHAnsi" w:cstheme="minorBidi" w:hint="eastAsia"/>
          <w:sz w:val="21"/>
          <w:szCs w:val="22"/>
        </w:rPr>
        <w:t>消息生成</w:t>
      </w:r>
    </w:p>
    <w:p w14:paraId="533C388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 msg_crc1=(1:Cn);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消息生成</w:t>
      </w:r>
    </w:p>
    <w:p w14:paraId="485174A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msg_crc1=A;</w:t>
      </w:r>
    </w:p>
    <w:p w14:paraId="77F5DE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k=1:LaneNum</w:t>
      </w:r>
    </w:p>
    <w:p w14:paraId="2E5EE8F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w:t>
      </w:r>
    </w:p>
    <w:p w14:paraId="0A1B812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msg_crc2=de2bi(double(msg_crc1(k,:)),'left-msb');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C377F7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msg_crc3=msg_crc2';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5821526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msg_crc4=reshape(msg_crc3,1,L);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1*L</w:t>
      </w:r>
      <w:r w:rsidRPr="000E495B">
        <w:rPr>
          <w:rFonts w:asciiTheme="minorHAnsi" w:eastAsiaTheme="minorEastAsia" w:hAnsiTheme="minorHAnsi" w:cstheme="minorBidi" w:hint="eastAsia"/>
          <w:sz w:val="21"/>
          <w:szCs w:val="22"/>
        </w:rPr>
        <w:t>的矩阵</w:t>
      </w:r>
    </w:p>
    <w:p w14:paraId="1162AA96" w14:textId="48899324"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msg_crc5=msg_crc4';</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1136F1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msg_crc6=generate(h,msg_crc5);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计算出带</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的消息块</w:t>
      </w:r>
    </w:p>
    <w:p w14:paraId="03D48C71" w14:textId="5A8143A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msg_crc7=reshape(msg_crc6,BytNum,CrcBlkNum);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的矩阵</w:t>
      </w:r>
    </w:p>
    <w:p w14:paraId="0C1C80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msg_crc8=msg_crc7';</w:t>
      </w:r>
    </w:p>
    <w:p w14:paraId="3C7F4F18" w14:textId="2C0DE07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msg_crc9=bi2de(msg_crc8,'left-msb');</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7B0A24C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msg_crci=msg_crc9';</w:t>
      </w:r>
    </w:p>
    <w:p w14:paraId="4F32F1E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msg_crc(k,:)=msg_crci;</w:t>
      </w:r>
    </w:p>
    <w:p w14:paraId="70777A3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%$$$$$$$$$$$$$$$$$$$$$$$$$$--RS--$$$$$$$$$$$$$$$$$$$$$$$$$$$$$</w:t>
      </w:r>
    </w:p>
    <w:p w14:paraId="32998D5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msg_rs1=msg_crc(k,:);</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47D117E7" w14:textId="006CDB65"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msg_rs2=gf(msg_rs1,BytNum); %</w:t>
      </w:r>
      <w:r w:rsidRPr="000E495B">
        <w:rPr>
          <w:rFonts w:asciiTheme="minorHAnsi" w:eastAsiaTheme="minorEastAsia" w:hAnsiTheme="minorHAnsi" w:cstheme="minorBidi" w:hint="eastAsia"/>
          <w:sz w:val="21"/>
          <w:szCs w:val="22"/>
        </w:rPr>
        <w:t>将信息符号变换到伽罗华域</w:t>
      </w:r>
    </w:p>
    <w:p w14:paraId="3B8EE112" w14:textId="52445C5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msg_rs3=rsenc(msg_rs2,RsBlkNum,InfNum).'; %RS(255,239)</w:t>
      </w:r>
      <w:r w:rsidRPr="000E495B">
        <w:rPr>
          <w:rFonts w:asciiTheme="minorHAnsi" w:eastAsiaTheme="minorEastAsia" w:hAnsiTheme="minorHAnsi" w:cstheme="minorBidi" w:hint="eastAsia"/>
          <w:sz w:val="21"/>
          <w:szCs w:val="22"/>
        </w:rPr>
        <w:t>编码</w:t>
      </w:r>
    </w:p>
    <w:p w14:paraId="735D357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msg_rs4=reshape(msg_rs3,RsBlkNum,1).';</w:t>
      </w:r>
    </w:p>
    <w:p w14:paraId="59D8424F" w14:textId="2C7D06E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msg_rsi=double(msg_rs4.x);</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将信息符号变换回普通域</w:t>
      </w:r>
    </w:p>
    <w:p w14:paraId="5874C0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msg_rs(k,:)=msg_rsi;</w:t>
      </w:r>
    </w:p>
    <w:p w14:paraId="11FB1C9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%$$$$$$$$$$$$$$$$$$$$$$$$--intrlv--$$$$$$$$$$$$$$$$$$$$$$$$$$$</w:t>
      </w:r>
    </w:p>
    <w:p w14:paraId="698375B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msg_intrlv1=msg_rs(k,:);%</w:t>
      </w:r>
      <w:r w:rsidRPr="000E495B">
        <w:rPr>
          <w:rFonts w:asciiTheme="minorHAnsi" w:eastAsiaTheme="minorEastAsia" w:hAnsiTheme="minorHAnsi" w:cstheme="minorBidi" w:hint="eastAsia"/>
          <w:sz w:val="21"/>
          <w:szCs w:val="22"/>
        </w:rPr>
        <w:t>待交织的数据块</w:t>
      </w:r>
    </w:p>
    <w:p w14:paraId="73489AB0" w14:textId="6996CE8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msg_intrlv2=de2bi(double(msg_intrlv1),'left-msb'); %</w:t>
      </w:r>
      <w:r w:rsidRPr="000E495B">
        <w:rPr>
          <w:rFonts w:asciiTheme="minorHAnsi" w:eastAsiaTheme="minorEastAsia" w:hAnsiTheme="minorHAnsi" w:cstheme="minorBidi" w:hint="eastAsia"/>
          <w:sz w:val="21"/>
          <w:szCs w:val="22"/>
        </w:rPr>
        <w:t>转换为二进制</w:t>
      </w:r>
    </w:p>
    <w:p w14:paraId="436359A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msg_intrlv3=msg_intrlv2';</w:t>
      </w:r>
    </w:p>
    <w:p w14:paraId="557273E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msg_intrlv4=reshape(msg_intrlv3,1,E);</w:t>
      </w:r>
    </w:p>
    <w:p w14:paraId="22D4DC1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msg_intrlv5=reshape(msg_intrlv4,E/Qm,Qm).';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中间变量</w:t>
      </w:r>
    </w:p>
    <w:p w14:paraId="5B0BB47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msg_intrlv6=matintrlv(msg_intrlv4,Qm,E/Qm);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矩阵交织</w:t>
      </w:r>
    </w:p>
    <w:p w14:paraId="6B174B30" w14:textId="37C0B99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msg_intrlv7=reshape(msg_intrlv6,BytNum,RsBlkNum);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的矩阵</w:t>
      </w:r>
    </w:p>
    <w:p w14:paraId="77AC6A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msg_intrlv8=msg_intrlv7';</w:t>
      </w:r>
    </w:p>
    <w:p w14:paraId="2C78A031" w14:textId="779D015D"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msg_intrlv9=bi2de(msg_intrlv8,'left-msb');</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2AA632C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msg_intrlv(k,:)=msg_intrlv9';</w:t>
      </w:r>
    </w:p>
    <w:p w14:paraId="44F6878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%$$$$$$$$$$$$$$$$$$$$$$$--scrambler--$$$$$$$$$$$$$$$$$$$$$$$$$$</w:t>
      </w:r>
    </w:p>
    <w:p w14:paraId="40BA4FB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lastRenderedPageBreak/>
        <w:tab/>
        <w:t xml:space="preserve">Scrambler_input=msg_intrlv(k,:); </w:t>
      </w:r>
    </w:p>
    <w:p w14:paraId="468FE04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s=20255;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加扰初始化数值</w:t>
      </w:r>
    </w:p>
    <w:p w14:paraId="189B559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rand_data=zeros(size(Scrambler_input));</w:t>
      </w:r>
    </w:p>
    <w:p w14:paraId="1A2E4C6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j=1:size(Scrambler_input,2);</w:t>
      </w:r>
    </w:p>
    <w:p w14:paraId="7D35019F"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for i=1:8</w:t>
      </w:r>
    </w:p>
    <w:p w14:paraId="758C2F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msb=bitxor(bitget(s,1),bitget(s,2));</w:t>
      </w:r>
    </w:p>
    <w:p w14:paraId="1E08A7D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s=bitshift(s,-1);</w:t>
      </w:r>
    </w:p>
    <w:p w14:paraId="4D1C7DF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s=bitset(s,15,msb);</w:t>
      </w:r>
    </w:p>
    <w:p w14:paraId="5919147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t=bitxor(bitget(Scrambler_input(j),9-i),msb);</w:t>
      </w:r>
    </w:p>
    <w:p w14:paraId="3232173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rand_data(j)=bitset(rand_data(j),9-i,t);</w:t>
      </w:r>
    </w:p>
    <w:p w14:paraId="46B206A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end</w:t>
      </w:r>
    </w:p>
    <w:p w14:paraId="36B614C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0248D8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scrambler_out(k,:)=rand_data</w:t>
      </w:r>
    </w:p>
    <w:p w14:paraId="3F94A9C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%$$$$$$$$$$$$$$$$$$$$$$$$$$--QAM--$$$$$$$$$$$$$$$$$$$$$$$$$$$$$$</w:t>
      </w:r>
    </w:p>
    <w:p w14:paraId="454165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msg_qam1= scrambler_out(k,:)';</w:t>
      </w:r>
    </w:p>
    <w:p w14:paraId="78D336D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msg_qam2=de2bi(double(msg_qam1),'left-msb');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9EB47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msg_qam3=msg_qam2';</w:t>
      </w:r>
    </w:p>
    <w:p w14:paraId="322E1C6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msg_qam4=reshape(msg_qam3,1,E)</w:t>
      </w:r>
    </w:p>
    <w:p w14:paraId="2E0547B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msg_qam5=reshape(msg_qam4,Qm,E/Qm);</w:t>
      </w:r>
    </w:p>
    <w:p w14:paraId="1B9DAB6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msg_qam6=msg_qam5';</w:t>
      </w:r>
    </w:p>
    <w:p w14:paraId="0AC43E9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msg_qam7=bi2de(double(msg_qam6),'left-msb');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转换为十进制</w:t>
      </w:r>
    </w:p>
    <w:p w14:paraId="25A11F7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msg_qam(k,:) =qammod(msg_qam7,M);</w:t>
      </w:r>
    </w:p>
    <w:p w14:paraId="3140C31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msg_qam_AverPower(k,:) = qammod(msg_qam7,M,'UnitAveragePower',true);</w:t>
      </w:r>
    </w:p>
    <w:p w14:paraId="1C891F4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0B68648E" w14:textId="53828D8F" w:rsidR="00C642E6" w:rsidRDefault="000E495B" w:rsidP="000E495B">
      <w:pPr>
        <w:pStyle w:val="af7"/>
        <w:jc w:val="left"/>
      </w:pPr>
      <w:r w:rsidRPr="000E495B">
        <w:rPr>
          <w:rFonts w:asciiTheme="minorHAnsi" w:eastAsiaTheme="minorEastAsia" w:hAnsiTheme="minorHAnsi" w:cstheme="minorBidi"/>
          <w:sz w:val="21"/>
          <w:szCs w:val="22"/>
        </w:rPr>
        <w:t>% scatterplot(msg_qam);</w:t>
      </w:r>
    </w:p>
    <w:p w14:paraId="019380E9" w14:textId="12C52864" w:rsidR="00120896" w:rsidRDefault="00120896">
      <w:pPr>
        <w:widowControl/>
        <w:jc w:val="left"/>
      </w:pPr>
      <w:r>
        <w:br w:type="page"/>
      </w:r>
    </w:p>
    <w:p w14:paraId="30AB3997" w14:textId="165BC488" w:rsidR="00120896" w:rsidRDefault="00120896" w:rsidP="00120896">
      <w:pPr>
        <w:pStyle w:val="2"/>
        <w:numPr>
          <w:ilvl w:val="1"/>
          <w:numId w:val="1"/>
        </w:numPr>
      </w:pPr>
      <w:bookmarkStart w:id="175" w:name="_Toc35510325"/>
      <w:r w:rsidRPr="00120896">
        <w:rPr>
          <w:rFonts w:hint="eastAsia"/>
        </w:rPr>
        <w:lastRenderedPageBreak/>
        <w:t>Layer1</w:t>
      </w:r>
      <w:r w:rsidRPr="00120896">
        <w:rPr>
          <w:rFonts w:hint="eastAsia"/>
        </w:rPr>
        <w:t>接收部分仿真</w:t>
      </w:r>
      <w:bookmarkEnd w:id="175"/>
    </w:p>
    <w:p w14:paraId="22FD9015" w14:textId="77777777" w:rsidR="006F1064" w:rsidRDefault="006F1064" w:rsidP="006F1064">
      <w:r>
        <w:t>%$$$$$$$$$$$$$$$$$$$$$$$$$$$--EQAM--$$$$$$$$$$$$$$$$$$$$$$$$$$$$$$$</w:t>
      </w:r>
    </w:p>
    <w:p w14:paraId="748D41AE" w14:textId="77777777" w:rsidR="006F1064" w:rsidRDefault="006F1064" w:rsidP="006F1064">
      <w:r>
        <w:t>msg_eqam = qamdemod(msg_qam_loop,M);</w:t>
      </w:r>
    </w:p>
    <w:p w14:paraId="6A1D980F" w14:textId="77777777" w:rsidR="006F1064" w:rsidRDefault="006F1064" w:rsidP="006F1064">
      <w:r>
        <w:t>% msg_eqam1 = qamdemod(msg_qam_radioloop,M);</w:t>
      </w:r>
    </w:p>
    <w:p w14:paraId="0C5F6E5D" w14:textId="77777777" w:rsidR="006F1064" w:rsidRDefault="006F1064" w:rsidP="006F1064">
      <w:r>
        <w:t>% msg_eqam = qamdemod(msg_qam,M);</w:t>
      </w:r>
    </w:p>
    <w:p w14:paraId="4419A360" w14:textId="77777777" w:rsidR="006F1064" w:rsidRDefault="006F1064" w:rsidP="006F1064">
      <w:r>
        <w:t>msg_eqam_AverPower = qamdemod(msg_qam_AverPower,M,'UnitAveragePower',true);</w:t>
      </w:r>
    </w:p>
    <w:p w14:paraId="269D7F8E" w14:textId="77777777" w:rsidR="006F1064" w:rsidRDefault="006F1064" w:rsidP="006F1064">
      <w:r>
        <w:t>% msg_eqam  =</w:t>
      </w:r>
      <w:r>
        <w:tab/>
        <w:t>msg_eqam1';</w:t>
      </w:r>
    </w:p>
    <w:p w14:paraId="033330B9" w14:textId="77777777" w:rsidR="006F1064" w:rsidRDefault="006F1064" w:rsidP="006F1064">
      <w:r>
        <w:t>%$$$$$$$$$$$$$$$$$$$$$$$$$--descrambler--$$$$$$$$$$$$$$$$$$$$$$$$$$$</w:t>
      </w:r>
    </w:p>
    <w:p w14:paraId="5DE0DD48" w14:textId="77777777" w:rsidR="006F1064" w:rsidRDefault="006F1064" w:rsidP="006F1064">
      <w:r>
        <w:rPr>
          <w:rFonts w:hint="eastAsia"/>
        </w:rPr>
        <w:t>descrambler_out=zeros(LaneNum,RsBlkNum);</w:t>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用于存放解扰后的消息</w:t>
      </w:r>
    </w:p>
    <w:p w14:paraId="1695F637" w14:textId="77777777" w:rsidR="006F1064" w:rsidRDefault="006F1064" w:rsidP="006F1064">
      <w:r>
        <w:rPr>
          <w:rFonts w:hint="eastAsia"/>
        </w:rPr>
        <w:t>msg_deintrlv=zeros(LaneNum,RsBlkNum);</w:t>
      </w:r>
      <w:r>
        <w:rPr>
          <w:rFonts w:hint="eastAsia"/>
        </w:rPr>
        <w:tab/>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用于存放解交织后的消息</w:t>
      </w:r>
    </w:p>
    <w:p w14:paraId="12136B68" w14:textId="77777777" w:rsidR="006F1064" w:rsidRDefault="006F1064" w:rsidP="006F1064">
      <w:r>
        <w:t>for k=1:LaneNum</w:t>
      </w:r>
    </w:p>
    <w:p w14:paraId="0E0C3CF1" w14:textId="77777777" w:rsidR="006F1064" w:rsidRDefault="006F1064" w:rsidP="006F1064">
      <w:r>
        <w:rPr>
          <w:rFonts w:hint="eastAsia"/>
        </w:rPr>
        <w:tab/>
        <w:t>msg_eqam1=de2bi(double(msg_eqam(k,:)),'left-msb');</w:t>
      </w:r>
      <w:r>
        <w:rPr>
          <w:rFonts w:hint="eastAsia"/>
        </w:rPr>
        <w:tab/>
        <w:t>%</w:t>
      </w:r>
      <w:r>
        <w:rPr>
          <w:rFonts w:hint="eastAsia"/>
        </w:rPr>
        <w:t>转换为二进制</w:t>
      </w:r>
    </w:p>
    <w:p w14:paraId="068A99F5" w14:textId="77777777" w:rsidR="006F1064" w:rsidRDefault="006F1064" w:rsidP="006F1064">
      <w:r>
        <w:tab/>
        <w:t>msg_eqam2=msg_eqam1';</w:t>
      </w:r>
    </w:p>
    <w:p w14:paraId="0E410C85" w14:textId="77777777" w:rsidR="006F1064" w:rsidRDefault="006F1064" w:rsidP="006F1064">
      <w:r>
        <w:tab/>
        <w:t>msg_eqam3=reshape(msg_eqam2,1,E);</w:t>
      </w:r>
    </w:p>
    <w:p w14:paraId="708A0CDA" w14:textId="77777777" w:rsidR="006F1064" w:rsidRDefault="006F1064" w:rsidP="006F1064">
      <w:r>
        <w:tab/>
        <w:t>msg_eqam4=msg_eqam3';</w:t>
      </w:r>
    </w:p>
    <w:p w14:paraId="7B1BEC6C" w14:textId="0E80C19E" w:rsidR="006F1064" w:rsidRDefault="006F1064" w:rsidP="006F1064">
      <w:r>
        <w:rPr>
          <w:rFonts w:hint="eastAsia"/>
        </w:rPr>
        <w:tab/>
        <w:t>msg_eqam5=reshape(msg_eqam4,BytNum,RsBlkNum);</w:t>
      </w:r>
      <w:r>
        <w:tab/>
      </w:r>
      <w:r>
        <w:rPr>
          <w:rFonts w:hint="eastAsia"/>
        </w:rPr>
        <w:t>%</w:t>
      </w:r>
      <w:r>
        <w:rPr>
          <w:rFonts w:hint="eastAsia"/>
        </w:rPr>
        <w:t>转换成</w:t>
      </w:r>
      <w:r>
        <w:rPr>
          <w:rFonts w:hint="eastAsia"/>
        </w:rPr>
        <w:t>8*255</w:t>
      </w:r>
      <w:r>
        <w:rPr>
          <w:rFonts w:hint="eastAsia"/>
        </w:rPr>
        <w:t>的矩阵</w:t>
      </w:r>
    </w:p>
    <w:p w14:paraId="7949D45B" w14:textId="77777777" w:rsidR="006F1064" w:rsidRDefault="006F1064" w:rsidP="006F1064">
      <w:r>
        <w:tab/>
        <w:t>msg_eqam6=msg_eqam5';</w:t>
      </w:r>
    </w:p>
    <w:p w14:paraId="2064A145" w14:textId="77777777" w:rsidR="006F1064" w:rsidRDefault="006F1064" w:rsidP="006F1064">
      <w:r>
        <w:rPr>
          <w:rFonts w:hint="eastAsia"/>
        </w:rPr>
        <w:tab/>
        <w:t>msg_eqam7=bi2de(double(msg_eqam6),'left-msb');</w:t>
      </w:r>
      <w:r>
        <w:rPr>
          <w:rFonts w:hint="eastAsia"/>
        </w:rPr>
        <w:tab/>
      </w:r>
      <w:r>
        <w:rPr>
          <w:rFonts w:hint="eastAsia"/>
        </w:rPr>
        <w:tab/>
        <w:t>%</w:t>
      </w:r>
      <w:r>
        <w:rPr>
          <w:rFonts w:hint="eastAsia"/>
        </w:rPr>
        <w:t>转换为十进制</w:t>
      </w:r>
    </w:p>
    <w:p w14:paraId="4F8B916F" w14:textId="77777777" w:rsidR="006F1064" w:rsidRDefault="006F1064" w:rsidP="006F1064">
      <w:r>
        <w:tab/>
        <w:t>msg_eqam8=msg_eqam7';</w:t>
      </w:r>
    </w:p>
    <w:p w14:paraId="38572019" w14:textId="77777777" w:rsidR="006F1064" w:rsidRDefault="006F1064" w:rsidP="006F1064">
      <w:r>
        <w:tab/>
        <w:t>msg_eqam9=msg_eqam8;</w:t>
      </w:r>
    </w:p>
    <w:p w14:paraId="01773195" w14:textId="77777777" w:rsidR="006F1064" w:rsidRDefault="006F1064" w:rsidP="006F1064">
      <w:r>
        <w:tab/>
        <w:t>s=20255; %Initialization of de-scrambler circuit</w:t>
      </w:r>
    </w:p>
    <w:p w14:paraId="54B5D414" w14:textId="77777777" w:rsidR="006F1064" w:rsidRDefault="006F1064" w:rsidP="006F1064">
      <w:r>
        <w:tab/>
        <w:t>descrambler_in=msg_eqam9;</w:t>
      </w:r>
    </w:p>
    <w:p w14:paraId="5E95F0E3" w14:textId="77777777" w:rsidR="006F1064" w:rsidRDefault="006F1064" w:rsidP="006F1064">
      <w:r>
        <w:tab/>
        <w:t>for j=1:size(msg_eqam9,2);</w:t>
      </w:r>
    </w:p>
    <w:p w14:paraId="39470FCE" w14:textId="77777777" w:rsidR="006F1064" w:rsidRDefault="006F1064" w:rsidP="006F1064">
      <w:r>
        <w:tab/>
      </w:r>
      <w:r>
        <w:tab/>
        <w:t>for i=1:8</w:t>
      </w:r>
    </w:p>
    <w:p w14:paraId="7636156B" w14:textId="77777777" w:rsidR="006F1064" w:rsidRDefault="006F1064" w:rsidP="006F1064">
      <w:r>
        <w:tab/>
      </w:r>
      <w:r>
        <w:tab/>
        <w:t>msb=bitxor(bitget(s,1),bitget(s,2));</w:t>
      </w:r>
    </w:p>
    <w:p w14:paraId="13E0A3EF" w14:textId="77777777" w:rsidR="006F1064" w:rsidRDefault="006F1064" w:rsidP="006F1064">
      <w:r>
        <w:tab/>
      </w:r>
      <w:r>
        <w:tab/>
        <w:t>s=bitshift(s,-1);</w:t>
      </w:r>
    </w:p>
    <w:p w14:paraId="2BFDB741" w14:textId="77777777" w:rsidR="006F1064" w:rsidRDefault="006F1064" w:rsidP="006F1064">
      <w:r>
        <w:tab/>
      </w:r>
      <w:r>
        <w:tab/>
        <w:t>s=bitset(s,15,msb);</w:t>
      </w:r>
    </w:p>
    <w:p w14:paraId="3F6C11A1" w14:textId="77777777" w:rsidR="006F1064" w:rsidRDefault="006F1064" w:rsidP="006F1064">
      <w:r>
        <w:tab/>
      </w:r>
      <w:r>
        <w:tab/>
        <w:t>t=bitxor(bitget(msg_eqam9(j),9-i),msb);</w:t>
      </w:r>
    </w:p>
    <w:p w14:paraId="2FED1F3D" w14:textId="77777777" w:rsidR="006F1064" w:rsidRDefault="006F1064" w:rsidP="006F1064">
      <w:r>
        <w:tab/>
      </w:r>
      <w:r>
        <w:tab/>
        <w:t>descrambler_in(j)=bitset(descrambler_in(j),9-i,t);</w:t>
      </w:r>
    </w:p>
    <w:p w14:paraId="36D42128" w14:textId="77777777" w:rsidR="006F1064" w:rsidRDefault="006F1064" w:rsidP="006F1064">
      <w:r>
        <w:tab/>
      </w:r>
      <w:r>
        <w:tab/>
        <w:t>end</w:t>
      </w:r>
    </w:p>
    <w:p w14:paraId="0308C5A4" w14:textId="77777777" w:rsidR="006F1064" w:rsidRDefault="006F1064" w:rsidP="006F1064">
      <w:r>
        <w:tab/>
        <w:t>end</w:t>
      </w:r>
    </w:p>
    <w:p w14:paraId="0292CA59" w14:textId="77777777" w:rsidR="006F1064" w:rsidRDefault="006F1064" w:rsidP="006F1064">
      <w:r>
        <w:tab/>
        <w:t>descrambler_out(k,:)=descrambler_in</w:t>
      </w:r>
    </w:p>
    <w:p w14:paraId="54695A6D" w14:textId="77777777" w:rsidR="006F1064" w:rsidRDefault="006F1064" w:rsidP="006F1064">
      <w:r>
        <w:t>%$$$$$$$$$$$$$$$$$$$$$$$$$$$--deintrlv--$$$$$$$$$$$$$$$$$$$$$$$$$$$</w:t>
      </w:r>
    </w:p>
    <w:p w14:paraId="68BEEADF" w14:textId="77777777" w:rsidR="006F1064" w:rsidRDefault="006F1064" w:rsidP="006F1064">
      <w:r>
        <w:tab/>
        <w:t>msg_deintrlv1=descrambler_out(k,:)';</w:t>
      </w:r>
    </w:p>
    <w:p w14:paraId="7F45590E" w14:textId="77777777" w:rsidR="006F1064" w:rsidRDefault="006F1064" w:rsidP="006F1064">
      <w:r>
        <w:rPr>
          <w:rFonts w:hint="eastAsia"/>
        </w:rPr>
        <w:tab/>
        <w:t>msg_deintrlv2=de2bi(msg_deintrlv1,'left-msb');</w:t>
      </w:r>
      <w:r>
        <w:rPr>
          <w:rFonts w:hint="eastAsia"/>
        </w:rPr>
        <w:tab/>
        <w:t>%</w:t>
      </w:r>
      <w:r>
        <w:rPr>
          <w:rFonts w:hint="eastAsia"/>
        </w:rPr>
        <w:t>转换为</w:t>
      </w:r>
      <w:r>
        <w:rPr>
          <w:rFonts w:hint="eastAsia"/>
        </w:rPr>
        <w:t>2</w:t>
      </w:r>
      <w:r>
        <w:rPr>
          <w:rFonts w:hint="eastAsia"/>
        </w:rPr>
        <w:t>进制</w:t>
      </w:r>
    </w:p>
    <w:p w14:paraId="22766B71" w14:textId="504D941F" w:rsidR="006F1064" w:rsidRDefault="006F1064" w:rsidP="006F1064">
      <w:r>
        <w:rPr>
          <w:rFonts w:hint="eastAsia"/>
        </w:rPr>
        <w:tab/>
        <w:t>msg_deintrlv3=msg_deintrlv2';</w:t>
      </w:r>
      <w:r>
        <w:rPr>
          <w:rFonts w:hint="eastAsia"/>
        </w:rPr>
        <w:tab/>
      </w:r>
      <w:r>
        <w:rPr>
          <w:rFonts w:hint="eastAsia"/>
        </w:rPr>
        <w:tab/>
      </w:r>
      <w:r>
        <w:rPr>
          <w:rFonts w:hint="eastAsia"/>
        </w:rPr>
        <w:tab/>
      </w:r>
      <w:r>
        <w:tab/>
      </w:r>
      <w:r>
        <w:rPr>
          <w:rFonts w:hint="eastAsia"/>
        </w:rPr>
        <w:t>%</w:t>
      </w:r>
      <w:r>
        <w:rPr>
          <w:rFonts w:hint="eastAsia"/>
        </w:rPr>
        <w:t>转置</w:t>
      </w:r>
    </w:p>
    <w:p w14:paraId="3404A38C" w14:textId="77777777" w:rsidR="006F1064" w:rsidRDefault="006F1064" w:rsidP="006F1064">
      <w:r>
        <w:rPr>
          <w:rFonts w:hint="eastAsia"/>
        </w:rPr>
        <w:tab/>
        <w:t>msg_deintrlv4=reshape(msg_deintrlv3,1,E);</w:t>
      </w:r>
      <w:r>
        <w:rPr>
          <w:rFonts w:hint="eastAsia"/>
        </w:rPr>
        <w:tab/>
      </w:r>
      <w:r>
        <w:rPr>
          <w:rFonts w:hint="eastAsia"/>
        </w:rPr>
        <w:tab/>
        <w:t>%</w:t>
      </w:r>
      <w:r>
        <w:rPr>
          <w:rFonts w:hint="eastAsia"/>
        </w:rPr>
        <w:t>转换成行向量</w:t>
      </w:r>
    </w:p>
    <w:p w14:paraId="3102EF01" w14:textId="77777777" w:rsidR="006F1064" w:rsidRDefault="006F1064" w:rsidP="006F1064">
      <w:r>
        <w:rPr>
          <w:rFonts w:hint="eastAsia"/>
        </w:rPr>
        <w:tab/>
        <w:t>msg_deintrlv5=matintrlv(msg_deintrlv4,E/Qm,Qm);</w:t>
      </w:r>
      <w:r>
        <w:rPr>
          <w:rFonts w:hint="eastAsia"/>
        </w:rPr>
        <w:tab/>
        <w:t>%</w:t>
      </w:r>
      <w:r>
        <w:rPr>
          <w:rFonts w:hint="eastAsia"/>
        </w:rPr>
        <w:t>矩阵解交织</w:t>
      </w:r>
    </w:p>
    <w:p w14:paraId="5897B53B" w14:textId="77777777" w:rsidR="006F1064" w:rsidRDefault="006F1064" w:rsidP="006F1064">
      <w:r>
        <w:tab/>
        <w:t>msg_deintrlv6=reshape(msg_deintrlv5,BytNum,RsBlkNum);</w:t>
      </w:r>
    </w:p>
    <w:p w14:paraId="4F10774B" w14:textId="77777777" w:rsidR="006F1064" w:rsidRDefault="006F1064" w:rsidP="006F1064">
      <w:r>
        <w:tab/>
        <w:t>msg_deintrlv7=msg_deintrlv6';</w:t>
      </w:r>
    </w:p>
    <w:p w14:paraId="45BD5070" w14:textId="77777777" w:rsidR="006F1064" w:rsidRDefault="006F1064" w:rsidP="006F1064">
      <w:r>
        <w:rPr>
          <w:rFonts w:hint="eastAsia"/>
        </w:rPr>
        <w:tab/>
        <w:t>msg_deintrlv8=bi2de(double(msg_deintrlv7),'left-msb');%</w:t>
      </w:r>
      <w:r>
        <w:rPr>
          <w:rFonts w:hint="eastAsia"/>
        </w:rPr>
        <w:t>转换为十进制</w:t>
      </w:r>
    </w:p>
    <w:p w14:paraId="0AC3AA83" w14:textId="77777777" w:rsidR="006F1064" w:rsidRDefault="006F1064" w:rsidP="006F1064">
      <w:r>
        <w:tab/>
        <w:t>msg_deintrlv(k,:)=msg_deintrlv8;</w:t>
      </w:r>
    </w:p>
    <w:p w14:paraId="0F71248E" w14:textId="77777777" w:rsidR="006F1064" w:rsidRDefault="006F1064" w:rsidP="006F1064">
      <w:r>
        <w:lastRenderedPageBreak/>
        <w:t>end</w:t>
      </w:r>
    </w:p>
    <w:p w14:paraId="02942193" w14:textId="77777777" w:rsidR="006F1064" w:rsidRDefault="006F1064" w:rsidP="006F1064">
      <w:r>
        <w:t>%$$$$$$$$$$$$$$$$$$$$$$$$$$$--DERS--$$$$$$$%$$$$$$$$$$$$$$$$$$$$$$$</w:t>
      </w:r>
    </w:p>
    <w:p w14:paraId="07D8AA8B" w14:textId="77777777" w:rsidR="006F1064" w:rsidRDefault="006F1064" w:rsidP="006F1064">
      <w:r>
        <w:rPr>
          <w:rFonts w:hint="eastAsia"/>
        </w:rPr>
        <w:t>msg_ders=zeros(LaneNum,InfNum);</w:t>
      </w:r>
      <w:r>
        <w:rPr>
          <w:rFonts w:hint="eastAsia"/>
        </w:rPr>
        <w:tab/>
      </w:r>
      <w:r>
        <w:rPr>
          <w:rFonts w:hint="eastAsia"/>
        </w:rPr>
        <w:tab/>
      </w:r>
      <w:r>
        <w:rPr>
          <w:rFonts w:hint="eastAsia"/>
        </w:rPr>
        <w:tab/>
        <w:t>%</w:t>
      </w:r>
      <w:r>
        <w:rPr>
          <w:rFonts w:hint="eastAsia"/>
        </w:rPr>
        <w:t>生成</w:t>
      </w:r>
      <w:r>
        <w:rPr>
          <w:rFonts w:hint="eastAsia"/>
        </w:rPr>
        <w:t>8*239</w:t>
      </w:r>
      <w:r>
        <w:rPr>
          <w:rFonts w:hint="eastAsia"/>
        </w:rPr>
        <w:t>矩阵</w:t>
      </w:r>
      <w:r>
        <w:rPr>
          <w:rFonts w:hint="eastAsia"/>
        </w:rPr>
        <w:t>,</w:t>
      </w:r>
      <w:r>
        <w:rPr>
          <w:rFonts w:hint="eastAsia"/>
        </w:rPr>
        <w:t>用于存放解</w:t>
      </w:r>
      <w:r>
        <w:rPr>
          <w:rFonts w:hint="eastAsia"/>
        </w:rPr>
        <w:t>RS</w:t>
      </w:r>
      <w:r>
        <w:rPr>
          <w:rFonts w:hint="eastAsia"/>
        </w:rPr>
        <w:t>后的消息</w:t>
      </w:r>
    </w:p>
    <w:p w14:paraId="1E135B6F" w14:textId="77777777" w:rsidR="006F1064" w:rsidRDefault="006F1064" w:rsidP="006F1064">
      <w:r>
        <w:t>msg_ders1=gf(msg_deintrlv,BytNum);</w:t>
      </w:r>
    </w:p>
    <w:p w14:paraId="67A77FFD" w14:textId="491F865B" w:rsidR="006F1064" w:rsidRDefault="006F1064" w:rsidP="006F1064">
      <w:r>
        <w:rPr>
          <w:rFonts w:hint="eastAsia"/>
        </w:rPr>
        <w:t>msg_ders2 =rsdec(msg_ders1,RsBlkNum,InfNum); %RS(255,239)</w:t>
      </w:r>
      <w:r>
        <w:rPr>
          <w:rFonts w:hint="eastAsia"/>
        </w:rPr>
        <w:t>解码</w:t>
      </w:r>
    </w:p>
    <w:p w14:paraId="1FE5F33A" w14:textId="59723FBA" w:rsidR="006F1064" w:rsidRDefault="006F1064" w:rsidP="006F1064">
      <w:r>
        <w:rPr>
          <w:rFonts w:hint="eastAsia"/>
        </w:rPr>
        <w:t>msg_ders=double(msg_ders2.x);</w:t>
      </w:r>
      <w:r>
        <w:rPr>
          <w:rFonts w:hint="eastAsia"/>
        </w:rPr>
        <w:tab/>
      </w:r>
      <w:r>
        <w:rPr>
          <w:rFonts w:hint="eastAsia"/>
        </w:rPr>
        <w:tab/>
      </w:r>
      <w:r>
        <w:rPr>
          <w:rFonts w:hint="eastAsia"/>
        </w:rPr>
        <w:tab/>
      </w:r>
      <w:r>
        <w:tab/>
      </w:r>
      <w:r>
        <w:rPr>
          <w:rFonts w:hint="eastAsia"/>
        </w:rPr>
        <w:t>%</w:t>
      </w:r>
      <w:r>
        <w:rPr>
          <w:rFonts w:hint="eastAsia"/>
        </w:rPr>
        <w:t>将信息符号变换回普通域</w:t>
      </w:r>
    </w:p>
    <w:p w14:paraId="53B0BFDA" w14:textId="77777777" w:rsidR="006F1064" w:rsidRDefault="006F1064" w:rsidP="006F1064">
      <w:r>
        <w:t>%$$$$$$$$$$$$$$$$$$$$$$$$$$--DECRC--$$$$$$$%$$$$$$$$$$$$$$$$$$$$$$$</w:t>
      </w:r>
    </w:p>
    <w:p w14:paraId="3EBCE87C" w14:textId="0F03A747" w:rsidR="006F1064" w:rsidRDefault="006F1064" w:rsidP="006F1064">
      <w:r>
        <w:rPr>
          <w:rFonts w:hint="eastAsia"/>
        </w:rPr>
        <w:t>msg_decrc=zeros(LaneNum,Cn);</w:t>
      </w:r>
      <w:r>
        <w:rPr>
          <w:rFonts w:hint="eastAsia"/>
        </w:rPr>
        <w:tab/>
      </w:r>
      <w:r>
        <w:rPr>
          <w:rFonts w:hint="eastAsia"/>
        </w:rPr>
        <w:tab/>
      </w:r>
      <w:r>
        <w:rPr>
          <w:rFonts w:hint="eastAsia"/>
        </w:rPr>
        <w:tab/>
      </w:r>
      <w:r>
        <w:tab/>
      </w:r>
      <w:r>
        <w:rPr>
          <w:rFonts w:hint="eastAsia"/>
        </w:rPr>
        <w:t>%</w:t>
      </w:r>
      <w:r>
        <w:rPr>
          <w:rFonts w:hint="eastAsia"/>
        </w:rPr>
        <w:t>生成</w:t>
      </w:r>
      <w:r>
        <w:rPr>
          <w:rFonts w:hint="eastAsia"/>
        </w:rPr>
        <w:t>8*236</w:t>
      </w:r>
      <w:r>
        <w:rPr>
          <w:rFonts w:hint="eastAsia"/>
        </w:rPr>
        <w:t>矩阵</w:t>
      </w:r>
      <w:r>
        <w:rPr>
          <w:rFonts w:hint="eastAsia"/>
        </w:rPr>
        <w:t>,</w:t>
      </w:r>
      <w:r>
        <w:rPr>
          <w:rFonts w:hint="eastAsia"/>
        </w:rPr>
        <w:t>用于存放解</w:t>
      </w:r>
      <w:r>
        <w:rPr>
          <w:rFonts w:hint="eastAsia"/>
        </w:rPr>
        <w:t>RCR</w:t>
      </w:r>
      <w:r>
        <w:rPr>
          <w:rFonts w:hint="eastAsia"/>
        </w:rPr>
        <w:t>后的消息</w:t>
      </w:r>
    </w:p>
    <w:p w14:paraId="702FB22A" w14:textId="77777777" w:rsidR="006F1064" w:rsidRDefault="006F1064" w:rsidP="006F1064">
      <w:r>
        <w:t>for i=1:LaneNum</w:t>
      </w:r>
    </w:p>
    <w:p w14:paraId="70D2DC48" w14:textId="77777777" w:rsidR="006F1064" w:rsidRDefault="006F1064" w:rsidP="006F1064">
      <w:r>
        <w:tab/>
        <w:t>msg_decrc1=msg_ders(i,:);</w:t>
      </w:r>
    </w:p>
    <w:p w14:paraId="6459AD11" w14:textId="1A350711" w:rsidR="006F1064" w:rsidRDefault="006F1064" w:rsidP="006F1064">
      <w:r>
        <w:rPr>
          <w:rFonts w:hint="eastAsia"/>
        </w:rPr>
        <w:tab/>
        <w:t>msg_decrc2=de2bi(double(msg_decrc1),'left-msb');</w:t>
      </w:r>
      <w:r>
        <w:rPr>
          <w:rFonts w:hint="eastAsia"/>
        </w:rPr>
        <w:tab/>
      </w:r>
      <w:r>
        <w:tab/>
      </w:r>
      <w:r>
        <w:rPr>
          <w:rFonts w:hint="eastAsia"/>
        </w:rPr>
        <w:t>%</w:t>
      </w:r>
      <w:r>
        <w:rPr>
          <w:rFonts w:hint="eastAsia"/>
        </w:rPr>
        <w:t>转换为二进制</w:t>
      </w:r>
    </w:p>
    <w:p w14:paraId="5F514934" w14:textId="77777777" w:rsidR="006F1064" w:rsidRDefault="006F1064" w:rsidP="006F1064">
      <w:r>
        <w:rPr>
          <w:rFonts w:hint="eastAsia"/>
        </w:rPr>
        <w:tab/>
        <w:t>msg_decrc3=reshape(msg_decrc2',1,CrcBlkNum*BytNum);</w:t>
      </w:r>
      <w:r>
        <w:rPr>
          <w:rFonts w:hint="eastAsia"/>
        </w:rPr>
        <w:tab/>
        <w:t>%</w:t>
      </w:r>
      <w:r>
        <w:rPr>
          <w:rFonts w:hint="eastAsia"/>
        </w:rPr>
        <w:t>转换成行向量</w:t>
      </w:r>
    </w:p>
    <w:p w14:paraId="4C723C89" w14:textId="77777777" w:rsidR="006F1064" w:rsidRDefault="006F1064" w:rsidP="006F1064">
      <w:r>
        <w:tab/>
        <w:t>hd= crc.detector('Polynomial',[1 1 0 0 0 0 1 1 0 0 1 0 0 1 1 0 0 1 1 1 1 1 0 1 1], 'InitialState', ...</w:t>
      </w:r>
    </w:p>
    <w:p w14:paraId="55893C25" w14:textId="77777777" w:rsidR="006F1064" w:rsidRDefault="006F1064" w:rsidP="006F1064">
      <w:r>
        <w:tab/>
        <w:t>'0xFFFFFF', 'ReflectInput', true, 'FinalXOR', '0x000000');</w:t>
      </w:r>
    </w:p>
    <w:p w14:paraId="0CD53242" w14:textId="77777777" w:rsidR="006F1064" w:rsidRDefault="006F1064" w:rsidP="006F1064">
      <w:r>
        <w:rPr>
          <w:rFonts w:hint="eastAsia"/>
        </w:rPr>
        <w:tab/>
        <w:t xml:space="preserve">msg_decrc4=detect(hd,msg_decrc3');  </w:t>
      </w:r>
      <w:r>
        <w:rPr>
          <w:rFonts w:hint="eastAsia"/>
        </w:rPr>
        <w:tab/>
      </w:r>
      <w:r>
        <w:rPr>
          <w:rFonts w:hint="eastAsia"/>
        </w:rPr>
        <w:tab/>
      </w:r>
      <w:r>
        <w:rPr>
          <w:rFonts w:hint="eastAsia"/>
        </w:rPr>
        <w:tab/>
      </w:r>
      <w:r>
        <w:rPr>
          <w:rFonts w:hint="eastAsia"/>
        </w:rPr>
        <w:tab/>
        <w:t>%</w:t>
      </w:r>
      <w:r>
        <w:rPr>
          <w:rFonts w:hint="eastAsia"/>
        </w:rPr>
        <w:t>验证带</w:t>
      </w:r>
      <w:r>
        <w:rPr>
          <w:rFonts w:hint="eastAsia"/>
        </w:rPr>
        <w:t>crc</w:t>
      </w:r>
      <w:r>
        <w:rPr>
          <w:rFonts w:hint="eastAsia"/>
        </w:rPr>
        <w:t>的消息块</w:t>
      </w:r>
      <w:r>
        <w:rPr>
          <w:rFonts w:hint="eastAsia"/>
        </w:rPr>
        <w:t xml:space="preserve"> </w:t>
      </w:r>
    </w:p>
    <w:p w14:paraId="69F5C725" w14:textId="77777777" w:rsidR="006F1064" w:rsidRDefault="006F1064" w:rsidP="006F1064">
      <w:r>
        <w:tab/>
        <w:t xml:space="preserve">msg_decrc5=reshape(msg_decrc4',BytNum,Cn); </w:t>
      </w:r>
    </w:p>
    <w:p w14:paraId="14E5C6FD" w14:textId="7F5CDA75" w:rsidR="006F1064" w:rsidRDefault="006F1064" w:rsidP="006F1064">
      <w:r>
        <w:rPr>
          <w:rFonts w:hint="eastAsia"/>
        </w:rPr>
        <w:tab/>
        <w:t>msg_decrc6=bi2de(msg_decrc5','left-msb');</w:t>
      </w:r>
      <w:r>
        <w:rPr>
          <w:rFonts w:hint="eastAsia"/>
        </w:rPr>
        <w:tab/>
      </w:r>
      <w:r>
        <w:rPr>
          <w:rFonts w:hint="eastAsia"/>
        </w:rPr>
        <w:tab/>
      </w:r>
      <w:r>
        <w:rPr>
          <w:rFonts w:hint="eastAsia"/>
        </w:rPr>
        <w:tab/>
      </w:r>
      <w:r>
        <w:tab/>
      </w:r>
      <w:r>
        <w:rPr>
          <w:rFonts w:hint="eastAsia"/>
        </w:rPr>
        <w:t>%</w:t>
      </w:r>
      <w:r>
        <w:rPr>
          <w:rFonts w:hint="eastAsia"/>
        </w:rPr>
        <w:t>转换为十进制</w:t>
      </w:r>
      <w:r>
        <w:rPr>
          <w:rFonts w:hint="eastAsia"/>
        </w:rPr>
        <w:tab/>
      </w:r>
    </w:p>
    <w:p w14:paraId="4E0F84A4" w14:textId="77777777" w:rsidR="006F1064" w:rsidRDefault="006F1064" w:rsidP="006F1064">
      <w:r>
        <w:tab/>
        <w:t>msg_decrc(i,:) =msg_decrc6';</w:t>
      </w:r>
      <w:r>
        <w:tab/>
      </w:r>
    </w:p>
    <w:p w14:paraId="44607247" w14:textId="77777777" w:rsidR="006F1064" w:rsidRDefault="006F1064" w:rsidP="006F1064">
      <w:r>
        <w:t>end</w:t>
      </w:r>
    </w:p>
    <w:p w14:paraId="430CDA72" w14:textId="77777777" w:rsidR="006F1064" w:rsidRDefault="006F1064" w:rsidP="006F1064">
      <w:r>
        <w:t>err_msg_layer1loop=msg_decrc-msg_crc1;</w:t>
      </w:r>
    </w:p>
    <w:p w14:paraId="5F251A48" w14:textId="77777777" w:rsidR="006F1064" w:rsidRDefault="006F1064" w:rsidP="006F1064">
      <w:r>
        <w:t>%$$$$$$$$$$$$$$$$$$$$$$--MAC_Deblock--$$$$$$$$$$$$$$$$$$$$$$$$$</w:t>
      </w:r>
    </w:p>
    <w:p w14:paraId="2D6E3850" w14:textId="77777777" w:rsidR="006F1064" w:rsidRDefault="006F1064" w:rsidP="006F1064">
      <w:r>
        <w:rPr>
          <w:rFonts w:hint="eastAsia"/>
        </w:rPr>
        <w:t>mac_deblock=zeros(1,mac_block_length);</w:t>
      </w:r>
      <w:r>
        <w:rPr>
          <w:rFonts w:hint="eastAsia"/>
        </w:rPr>
        <w:tab/>
        <w:t>%</w:t>
      </w:r>
      <w:r>
        <w:rPr>
          <w:rFonts w:hint="eastAsia"/>
        </w:rPr>
        <w:t>生成</w:t>
      </w:r>
      <w:r>
        <w:rPr>
          <w:rFonts w:hint="eastAsia"/>
        </w:rPr>
        <w:t>1*1888,</w:t>
      </w:r>
      <w:r>
        <w:rPr>
          <w:rFonts w:hint="eastAsia"/>
        </w:rPr>
        <w:t>用于存放</w:t>
      </w:r>
      <w:r>
        <w:rPr>
          <w:rFonts w:hint="eastAsia"/>
        </w:rPr>
        <w:t>Deblock</w:t>
      </w:r>
      <w:r>
        <w:rPr>
          <w:rFonts w:hint="eastAsia"/>
        </w:rPr>
        <w:t>后的消息</w:t>
      </w:r>
    </w:p>
    <w:p w14:paraId="78732E13" w14:textId="77777777" w:rsidR="006F1064" w:rsidRDefault="006F1064" w:rsidP="006F1064">
      <w:r>
        <w:t>k=1;</w:t>
      </w:r>
    </w:p>
    <w:p w14:paraId="75BB8702" w14:textId="77777777" w:rsidR="006F1064" w:rsidRDefault="006F1064" w:rsidP="006F1064">
      <w:r>
        <w:t>for i=1:Cn</w:t>
      </w:r>
    </w:p>
    <w:p w14:paraId="36375E86" w14:textId="77777777" w:rsidR="006F1064" w:rsidRDefault="006F1064" w:rsidP="006F1064">
      <w:r>
        <w:tab/>
        <w:t>for j=1:LaneNum</w:t>
      </w:r>
    </w:p>
    <w:p w14:paraId="05320BD5" w14:textId="77777777" w:rsidR="006F1064" w:rsidRDefault="006F1064" w:rsidP="006F1064">
      <w:r>
        <w:tab/>
      </w:r>
      <w:r>
        <w:tab/>
        <w:t>mac_deblock(k)=msg_decrc(j,i);</w:t>
      </w:r>
    </w:p>
    <w:p w14:paraId="6BFC92FD" w14:textId="77777777" w:rsidR="006F1064" w:rsidRDefault="006F1064" w:rsidP="006F1064">
      <w:r>
        <w:tab/>
      </w:r>
      <w:r>
        <w:tab/>
        <w:t>k=k+1;</w:t>
      </w:r>
    </w:p>
    <w:p w14:paraId="539FDEFB" w14:textId="77777777" w:rsidR="006F1064" w:rsidRDefault="006F1064" w:rsidP="006F1064">
      <w:r>
        <w:tab/>
        <w:t>end</w:t>
      </w:r>
    </w:p>
    <w:p w14:paraId="373A32C1" w14:textId="77777777" w:rsidR="006F1064" w:rsidRDefault="006F1064" w:rsidP="006F1064">
      <w:r>
        <w:t>end</w:t>
      </w:r>
    </w:p>
    <w:p w14:paraId="4EB9DB59" w14:textId="77777777" w:rsidR="006F1064" w:rsidRDefault="006F1064" w:rsidP="006F1064">
      <w:r>
        <w:rPr>
          <w:rFonts w:hint="eastAsia"/>
        </w:rPr>
        <w:t>%$$$$$$$$$$$$$$$$$$$$$$--</w:t>
      </w:r>
      <w:r>
        <w:rPr>
          <w:rFonts w:hint="eastAsia"/>
        </w:rPr>
        <w:t>作图比较输入输出</w:t>
      </w:r>
      <w:r>
        <w:rPr>
          <w:rFonts w:hint="eastAsia"/>
        </w:rPr>
        <w:t>--$$$$$$$$$$$$$$$$$$$$$$$$$</w:t>
      </w:r>
    </w:p>
    <w:p w14:paraId="4B20B8E0" w14:textId="77777777" w:rsidR="006F1064" w:rsidRDefault="006F1064" w:rsidP="006F1064">
      <w:r>
        <w:rPr>
          <w:rFonts w:hint="eastAsia"/>
        </w:rPr>
        <w:t xml:space="preserve">fsb=250*10^6;   </w:t>
      </w:r>
      <w:r>
        <w:rPr>
          <w:rFonts w:hint="eastAsia"/>
        </w:rPr>
        <w:tab/>
        <w:t xml:space="preserve">  </w:t>
      </w:r>
      <w:r>
        <w:rPr>
          <w:rFonts w:hint="eastAsia"/>
        </w:rPr>
        <w:tab/>
      </w:r>
      <w:r>
        <w:rPr>
          <w:rFonts w:hint="eastAsia"/>
        </w:rPr>
        <w:tab/>
        <w:t xml:space="preserve">%250MHz Layer1 </w:t>
      </w:r>
      <w:r>
        <w:rPr>
          <w:rFonts w:hint="eastAsia"/>
        </w:rPr>
        <w:t>同步时钟</w:t>
      </w:r>
    </w:p>
    <w:p w14:paraId="41615785" w14:textId="64DDA384" w:rsidR="006F1064" w:rsidRDefault="006F1064" w:rsidP="006F1064">
      <w:r>
        <w:rPr>
          <w:rFonts w:hint="eastAsia"/>
        </w:rPr>
        <w:t xml:space="preserve">db=1/fsb;      </w:t>
      </w:r>
      <w:r>
        <w:rPr>
          <w:rFonts w:hint="eastAsia"/>
        </w:rPr>
        <w:tab/>
      </w:r>
      <w:r>
        <w:rPr>
          <w:rFonts w:hint="eastAsia"/>
        </w:rPr>
        <w:tab/>
        <w:t xml:space="preserve">  </w:t>
      </w:r>
      <w:r>
        <w:t xml:space="preserve"> </w:t>
      </w:r>
      <w:r>
        <w:tab/>
      </w:r>
      <w:r>
        <w:rPr>
          <w:rFonts w:hint="eastAsia"/>
        </w:rPr>
        <w:t>%s  %</w:t>
      </w:r>
      <w:r>
        <w:rPr>
          <w:rFonts w:hint="eastAsia"/>
        </w:rPr>
        <w:t>采样间隔</w:t>
      </w:r>
    </w:p>
    <w:p w14:paraId="4E67639B" w14:textId="77777777" w:rsidR="006F1064" w:rsidRDefault="006F1064" w:rsidP="006F1064">
      <w:r>
        <w:rPr>
          <w:rFonts w:hint="eastAsia"/>
        </w:rPr>
        <w:t xml:space="preserve">Tbb=db*mac_block_length; </w:t>
      </w:r>
      <w:r>
        <w:rPr>
          <w:rFonts w:hint="eastAsia"/>
        </w:rPr>
        <w:tab/>
        <w:t>%us %</w:t>
      </w:r>
      <w:r>
        <w:rPr>
          <w:rFonts w:hint="eastAsia"/>
        </w:rPr>
        <w:t>观测时间</w:t>
      </w:r>
    </w:p>
    <w:p w14:paraId="6F65066D" w14:textId="77777777" w:rsidR="006F1064" w:rsidRDefault="006F1064" w:rsidP="006F1064">
      <w:r>
        <w:rPr>
          <w:rFonts w:hint="eastAsia"/>
        </w:rPr>
        <w:t xml:space="preserve">tbb=0:db:Tbb-db;     </w:t>
      </w:r>
      <w:r>
        <w:rPr>
          <w:rFonts w:hint="eastAsia"/>
        </w:rPr>
        <w:tab/>
      </w:r>
      <w:r>
        <w:rPr>
          <w:rFonts w:hint="eastAsia"/>
        </w:rPr>
        <w:tab/>
        <w:t>%</w:t>
      </w:r>
      <w:r>
        <w:rPr>
          <w:rFonts w:hint="eastAsia"/>
        </w:rPr>
        <w:t>离散时间</w:t>
      </w:r>
      <w:r>
        <w:rPr>
          <w:rFonts w:hint="eastAsia"/>
        </w:rPr>
        <w:t>t</w:t>
      </w:r>
    </w:p>
    <w:p w14:paraId="11B46AA1" w14:textId="77777777" w:rsidR="006F1064" w:rsidRDefault="006F1064" w:rsidP="006F1064">
      <w:r>
        <w:t>figure(5)</w:t>
      </w:r>
    </w:p>
    <w:p w14:paraId="516B4CAC" w14:textId="77777777" w:rsidR="006F1064" w:rsidRDefault="006F1064" w:rsidP="006F1064">
      <w:r>
        <w:rPr>
          <w:rFonts w:hint="eastAsia"/>
        </w:rPr>
        <w:t>subplot(2,2,1);</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1C694671" w14:textId="77777777" w:rsidR="006F1064" w:rsidRDefault="006F1064" w:rsidP="006F1064">
      <w:r>
        <w:rPr>
          <w:rFonts w:hint="eastAsia"/>
        </w:rPr>
        <w:t>plot(tbb,mac_block);xlabel('tbb');title('mac_block');%</w:t>
      </w:r>
      <w:r>
        <w:rPr>
          <w:rFonts w:hint="eastAsia"/>
        </w:rPr>
        <w:t>画消息的时域波形</w:t>
      </w:r>
    </w:p>
    <w:p w14:paraId="0DC01C5E" w14:textId="77777777" w:rsidR="006F1064" w:rsidRDefault="006F1064" w:rsidP="006F1064"/>
    <w:p w14:paraId="1E0D0849" w14:textId="25D6DECA" w:rsidR="006F1064" w:rsidRDefault="006F1064" w:rsidP="006F1064">
      <w:r>
        <w:rPr>
          <w:rFonts w:hint="eastAsia"/>
        </w:rPr>
        <w:t>Tbdeb=db*mac_block_length; %us %</w:t>
      </w:r>
      <w:r>
        <w:rPr>
          <w:rFonts w:hint="eastAsia"/>
        </w:rPr>
        <w:t>观测时间</w:t>
      </w:r>
    </w:p>
    <w:p w14:paraId="75038C97" w14:textId="77777777" w:rsidR="006F1064" w:rsidRDefault="006F1064" w:rsidP="006F1064">
      <w:r>
        <w:rPr>
          <w:rFonts w:hint="eastAsia"/>
        </w:rPr>
        <w:t xml:space="preserve">tbdeb=0:db:Tbdeb-db;     </w:t>
      </w:r>
      <w:r>
        <w:rPr>
          <w:rFonts w:hint="eastAsia"/>
        </w:rPr>
        <w:tab/>
        <w:t>%</w:t>
      </w:r>
      <w:r>
        <w:rPr>
          <w:rFonts w:hint="eastAsia"/>
        </w:rPr>
        <w:t>离散时间</w:t>
      </w:r>
      <w:r>
        <w:rPr>
          <w:rFonts w:hint="eastAsia"/>
        </w:rPr>
        <w:t>t</w:t>
      </w:r>
    </w:p>
    <w:p w14:paraId="24358647" w14:textId="77777777" w:rsidR="006F1064" w:rsidRDefault="006F1064" w:rsidP="006F1064">
      <w:r>
        <w:rPr>
          <w:rFonts w:hint="eastAsia"/>
        </w:rPr>
        <w:t>subplot(2,2,2);</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598F5312" w14:textId="346D0A5D" w:rsidR="00F37BC9" w:rsidRDefault="006F1064" w:rsidP="006F1064">
      <w:r>
        <w:rPr>
          <w:rFonts w:hint="eastAsia"/>
        </w:rPr>
        <w:t>plot(tbdeb,mac_deblock);xlabel('tbdeb');title('mac_deblock');%</w:t>
      </w:r>
      <w:r>
        <w:rPr>
          <w:rFonts w:hint="eastAsia"/>
        </w:rPr>
        <w:t>画解算后消息的时域波形</w:t>
      </w:r>
    </w:p>
    <w:p w14:paraId="63E99A1A" w14:textId="13C9CE5C" w:rsidR="0074086A" w:rsidRDefault="0074086A" w:rsidP="00F37BC9"/>
    <w:p w14:paraId="3FFE5D03" w14:textId="1C4321C5" w:rsidR="0074086A" w:rsidRDefault="0074086A">
      <w:pPr>
        <w:widowControl/>
        <w:jc w:val="left"/>
      </w:pPr>
      <w:r>
        <w:br w:type="page"/>
      </w:r>
    </w:p>
    <w:p w14:paraId="567348B3" w14:textId="2BC6B67C" w:rsidR="0074086A" w:rsidRDefault="0074086A" w:rsidP="0074086A">
      <w:pPr>
        <w:pStyle w:val="2"/>
        <w:numPr>
          <w:ilvl w:val="1"/>
          <w:numId w:val="1"/>
        </w:numPr>
      </w:pPr>
      <w:bookmarkStart w:id="176" w:name="_Toc35510326"/>
      <w:r>
        <w:rPr>
          <w:rFonts w:hint="eastAsia"/>
        </w:rPr>
        <w:lastRenderedPageBreak/>
        <w:t>Radio</w:t>
      </w:r>
      <w:r w:rsidR="00851ED0">
        <w:rPr>
          <w:rFonts w:hint="eastAsia"/>
        </w:rPr>
        <w:t>收发</w:t>
      </w:r>
      <w:r>
        <w:rPr>
          <w:rFonts w:hint="eastAsia"/>
        </w:rPr>
        <w:t>仿真</w:t>
      </w:r>
      <w:bookmarkEnd w:id="176"/>
    </w:p>
    <w:p w14:paraId="66380265" w14:textId="77777777" w:rsidR="00E12875" w:rsidRDefault="00E12875" w:rsidP="00E12875"/>
    <w:p w14:paraId="0DC0B75C" w14:textId="77777777" w:rsidR="00E12875" w:rsidRDefault="00E12875" w:rsidP="00E12875">
      <w:r>
        <w:rPr>
          <w:rFonts w:hint="eastAsia"/>
        </w:rPr>
        <w:t>Rs=250*10^6;</w:t>
      </w:r>
      <w:r>
        <w:rPr>
          <w:rFonts w:hint="eastAsia"/>
        </w:rPr>
        <w:tab/>
      </w:r>
      <w:r>
        <w:rPr>
          <w:rFonts w:hint="eastAsia"/>
        </w:rPr>
        <w:tab/>
        <w:t>%</w:t>
      </w:r>
      <w:r>
        <w:rPr>
          <w:rFonts w:hint="eastAsia"/>
        </w:rPr>
        <w:t>码元速率</w:t>
      </w:r>
    </w:p>
    <w:p w14:paraId="3546EFA8" w14:textId="77777777" w:rsidR="00E12875" w:rsidRDefault="00E12875" w:rsidP="00E12875">
      <w:r>
        <w:rPr>
          <w:rFonts w:hint="eastAsia"/>
        </w:rPr>
        <w:t>Ts=1/Rs;</w:t>
      </w:r>
      <w:r>
        <w:rPr>
          <w:rFonts w:hint="eastAsia"/>
        </w:rPr>
        <w:tab/>
      </w:r>
      <w:r>
        <w:rPr>
          <w:rFonts w:hint="eastAsia"/>
        </w:rPr>
        <w:tab/>
      </w:r>
      <w:r>
        <w:rPr>
          <w:rFonts w:hint="eastAsia"/>
        </w:rPr>
        <w:tab/>
        <w:t>%</w:t>
      </w:r>
      <w:r>
        <w:rPr>
          <w:rFonts w:hint="eastAsia"/>
        </w:rPr>
        <w:t>码元间隔</w:t>
      </w:r>
    </w:p>
    <w:p w14:paraId="7D64D273" w14:textId="77777777" w:rsidR="00E12875" w:rsidRDefault="00E12875" w:rsidP="00E12875"/>
    <w:p w14:paraId="1FEA7E7D" w14:textId="104F768F" w:rsidR="00E12875" w:rsidRDefault="006037BC" w:rsidP="00E12875">
      <w:r>
        <w:rPr>
          <w:rFonts w:hint="eastAsia"/>
        </w:rPr>
        <w:t>Rs_rrc</w:t>
      </w:r>
      <w:r>
        <w:rPr>
          <w:rFonts w:hint="eastAsia"/>
        </w:rPr>
        <w:tab/>
        <w:t xml:space="preserve">=2*Rs; </w:t>
      </w:r>
      <w:r>
        <w:rPr>
          <w:rFonts w:hint="eastAsia"/>
        </w:rPr>
        <w:tab/>
      </w:r>
      <w:r w:rsidR="00E12875">
        <w:rPr>
          <w:rFonts w:hint="eastAsia"/>
        </w:rPr>
        <w:t>%</w:t>
      </w:r>
      <w:r w:rsidR="00E12875">
        <w:rPr>
          <w:rFonts w:hint="eastAsia"/>
        </w:rPr>
        <w:t>升余弦滤波器采样频率</w:t>
      </w:r>
    </w:p>
    <w:p w14:paraId="02034CDE" w14:textId="77777777" w:rsidR="00E12875" w:rsidRDefault="00E12875" w:rsidP="00E12875">
      <w:r>
        <w:rPr>
          <w:rFonts w:hint="eastAsia"/>
        </w:rPr>
        <w:t xml:space="preserve">rolloff =0.2;    </w:t>
      </w:r>
      <w:r>
        <w:rPr>
          <w:rFonts w:hint="eastAsia"/>
        </w:rPr>
        <w:tab/>
        <w:t>%</w:t>
      </w:r>
      <w:r>
        <w:rPr>
          <w:rFonts w:hint="eastAsia"/>
        </w:rPr>
        <w:t>滤波器滚降系数</w:t>
      </w:r>
    </w:p>
    <w:p w14:paraId="53A890C0" w14:textId="77777777" w:rsidR="00E12875" w:rsidRDefault="00E12875" w:rsidP="00E12875">
      <w:r>
        <w:rPr>
          <w:rFonts w:hint="eastAsia"/>
        </w:rPr>
        <w:t xml:space="preserve">N_filter = 20     </w:t>
      </w:r>
      <w:r>
        <w:rPr>
          <w:rFonts w:hint="eastAsia"/>
        </w:rPr>
        <w:tab/>
        <w:t>%</w:t>
      </w:r>
      <w:r>
        <w:rPr>
          <w:rFonts w:hint="eastAsia"/>
        </w:rPr>
        <w:t>升余弦滤波器阶数</w:t>
      </w:r>
    </w:p>
    <w:p w14:paraId="04C6071F" w14:textId="0D7161AA" w:rsidR="00E12875" w:rsidRDefault="006037BC" w:rsidP="00E12875">
      <w:r>
        <w:rPr>
          <w:rFonts w:hint="eastAsia"/>
        </w:rPr>
        <w:t>sps = Rs_rrc/Rs</w:t>
      </w:r>
      <w:r>
        <w:rPr>
          <w:rFonts w:hint="eastAsia"/>
        </w:rPr>
        <w:tab/>
      </w:r>
      <w:r w:rsidR="00E12875">
        <w:rPr>
          <w:rFonts w:hint="eastAsia"/>
        </w:rPr>
        <w:t>%</w:t>
      </w:r>
      <w:r w:rsidR="00E12875">
        <w:rPr>
          <w:rFonts w:hint="eastAsia"/>
        </w:rPr>
        <w:t>升余弦滤波器在每个符号的采样点数</w:t>
      </w:r>
    </w:p>
    <w:p w14:paraId="3C0BF3EC" w14:textId="77777777" w:rsidR="00E12875" w:rsidRDefault="00E12875" w:rsidP="00E12875">
      <w:r>
        <w:t xml:space="preserve">span = N_filter/sps; </w:t>
      </w:r>
    </w:p>
    <w:p w14:paraId="31997F66" w14:textId="77777777" w:rsidR="00E12875" w:rsidRDefault="00E12875" w:rsidP="00E12875">
      <w:r>
        <w:t>band = rcosdesign(rolloff, span, sps);</w:t>
      </w:r>
    </w:p>
    <w:p w14:paraId="68B93DA6" w14:textId="77777777" w:rsidR="00E12875" w:rsidRDefault="00E12875" w:rsidP="00E12875"/>
    <w:p w14:paraId="257F0217" w14:textId="45BFC066" w:rsidR="00E12875" w:rsidRDefault="006037BC" w:rsidP="00E12875">
      <w:r>
        <w:rPr>
          <w:rFonts w:hint="eastAsia"/>
        </w:rPr>
        <w:t xml:space="preserve">T=8; </w:t>
      </w:r>
      <w:r>
        <w:rPr>
          <w:rFonts w:hint="eastAsia"/>
        </w:rPr>
        <w:tab/>
      </w:r>
      <w:r>
        <w:rPr>
          <w:rFonts w:hint="eastAsia"/>
        </w:rPr>
        <w:tab/>
      </w:r>
      <w:r>
        <w:rPr>
          <w:rFonts w:hint="eastAsia"/>
        </w:rPr>
        <w:tab/>
      </w:r>
      <w:r w:rsidR="00E12875">
        <w:rPr>
          <w:rFonts w:hint="eastAsia"/>
        </w:rPr>
        <w:t>%</w:t>
      </w:r>
      <w:r w:rsidR="00E12875">
        <w:rPr>
          <w:rFonts w:hint="eastAsia"/>
        </w:rPr>
        <w:t>每个码元的采样点</w:t>
      </w:r>
    </w:p>
    <w:p w14:paraId="147FFEB4" w14:textId="77777777" w:rsidR="00E12875" w:rsidRDefault="00E12875" w:rsidP="00E12875">
      <w:r>
        <w:rPr>
          <w:rFonts w:hint="eastAsia"/>
        </w:rPr>
        <w:t>fs=Rs*T;</w:t>
      </w:r>
      <w:r>
        <w:rPr>
          <w:rFonts w:hint="eastAsia"/>
        </w:rPr>
        <w:tab/>
      </w:r>
      <w:r>
        <w:rPr>
          <w:rFonts w:hint="eastAsia"/>
        </w:rPr>
        <w:tab/>
      </w:r>
      <w:r>
        <w:rPr>
          <w:rFonts w:hint="eastAsia"/>
        </w:rPr>
        <w:tab/>
        <w:t>%</w:t>
      </w:r>
      <w:r>
        <w:rPr>
          <w:rFonts w:hint="eastAsia"/>
        </w:rPr>
        <w:t>采样速率</w:t>
      </w:r>
      <w:r>
        <w:rPr>
          <w:rFonts w:hint="eastAsia"/>
        </w:rPr>
        <w:tab/>
      </w:r>
    </w:p>
    <w:p w14:paraId="0D5B0AC6" w14:textId="77777777" w:rsidR="00E12875" w:rsidRDefault="00E12875" w:rsidP="00E12875">
      <w:r>
        <w:rPr>
          <w:rFonts w:hint="eastAsia"/>
        </w:rPr>
        <w:t>ts=1/fs;</w:t>
      </w:r>
      <w:r>
        <w:rPr>
          <w:rFonts w:hint="eastAsia"/>
        </w:rPr>
        <w:tab/>
      </w:r>
      <w:r>
        <w:rPr>
          <w:rFonts w:hint="eastAsia"/>
        </w:rPr>
        <w:tab/>
      </w:r>
      <w:r>
        <w:rPr>
          <w:rFonts w:hint="eastAsia"/>
        </w:rPr>
        <w:tab/>
        <w:t>%</w:t>
      </w:r>
      <w:r>
        <w:rPr>
          <w:rFonts w:hint="eastAsia"/>
        </w:rPr>
        <w:t>采样间隔</w:t>
      </w:r>
    </w:p>
    <w:p w14:paraId="78B8F710" w14:textId="34A7898A" w:rsidR="00E12875" w:rsidRDefault="006037BC" w:rsidP="00E12875">
      <w:r>
        <w:rPr>
          <w:rFonts w:hint="eastAsia"/>
        </w:rPr>
        <w:t xml:space="preserve">N=340;   </w:t>
      </w:r>
      <w:r>
        <w:rPr>
          <w:rFonts w:hint="eastAsia"/>
        </w:rPr>
        <w:tab/>
      </w:r>
      <w:r>
        <w:rPr>
          <w:rFonts w:hint="eastAsia"/>
        </w:rPr>
        <w:tab/>
      </w:r>
      <w:r w:rsidR="00E12875">
        <w:rPr>
          <w:rFonts w:hint="eastAsia"/>
        </w:rPr>
        <w:t>%</w:t>
      </w:r>
      <w:r w:rsidR="00E12875">
        <w:rPr>
          <w:rFonts w:hint="eastAsia"/>
        </w:rPr>
        <w:t>块内码元个数</w:t>
      </w:r>
    </w:p>
    <w:p w14:paraId="6AEB164C" w14:textId="77777777" w:rsidR="00E12875" w:rsidRDefault="00E12875" w:rsidP="00E12875">
      <w:r>
        <w:rPr>
          <w:rFonts w:hint="eastAsia"/>
        </w:rPr>
        <w:t>n_range=(0:N*T-1);</w:t>
      </w:r>
      <w:r>
        <w:rPr>
          <w:rFonts w:hint="eastAsia"/>
        </w:rPr>
        <w:tab/>
        <w:t>%</w:t>
      </w:r>
      <w:r>
        <w:rPr>
          <w:rFonts w:hint="eastAsia"/>
        </w:rPr>
        <w:t>块内采样点</w:t>
      </w:r>
    </w:p>
    <w:p w14:paraId="57C35A9E" w14:textId="77777777" w:rsidR="00E12875" w:rsidRDefault="00E12875" w:rsidP="00E12875">
      <w:r>
        <w:rPr>
          <w:rFonts w:hint="eastAsia"/>
        </w:rPr>
        <w:t>t=n_range*ts;</w:t>
      </w:r>
      <w:r>
        <w:rPr>
          <w:rFonts w:hint="eastAsia"/>
        </w:rPr>
        <w:tab/>
      </w:r>
      <w:r>
        <w:rPr>
          <w:rFonts w:hint="eastAsia"/>
        </w:rPr>
        <w:tab/>
        <w:t>%</w:t>
      </w:r>
      <w:r>
        <w:rPr>
          <w:rFonts w:hint="eastAsia"/>
        </w:rPr>
        <w:t>块时长</w:t>
      </w:r>
    </w:p>
    <w:p w14:paraId="7C7846B9" w14:textId="77777777" w:rsidR="00E12875" w:rsidRDefault="00E12875" w:rsidP="00E12875">
      <w:r>
        <w:t>B0=1.5*Rs;</w:t>
      </w:r>
    </w:p>
    <w:p w14:paraId="2D3E138E" w14:textId="77777777" w:rsidR="00E12875" w:rsidRDefault="00E12875" w:rsidP="00E12875">
      <w:r>
        <w:t>gTpulse=ones(1,T);</w:t>
      </w:r>
    </w:p>
    <w:p w14:paraId="4180FB3D" w14:textId="77777777" w:rsidR="00E12875" w:rsidRDefault="00E12875" w:rsidP="00E12875">
      <w:r>
        <w:t>n_dly=n_range+T/2+1;</w:t>
      </w:r>
    </w:p>
    <w:p w14:paraId="0C332609" w14:textId="77777777" w:rsidR="00E12875" w:rsidRDefault="00E12875" w:rsidP="00E12875"/>
    <w:p w14:paraId="2146D6B4" w14:textId="77777777" w:rsidR="00E12875" w:rsidRDefault="00E12875" w:rsidP="00E12875">
      <w:r>
        <w:rPr>
          <w:rFonts w:hint="eastAsia"/>
        </w:rPr>
        <w:t xml:space="preserve">T_rrcu=T/sps; </w:t>
      </w:r>
      <w:r>
        <w:rPr>
          <w:rFonts w:hint="eastAsia"/>
        </w:rPr>
        <w:tab/>
      </w:r>
      <w:r>
        <w:rPr>
          <w:rFonts w:hint="eastAsia"/>
        </w:rPr>
        <w:tab/>
      </w:r>
      <w:r>
        <w:rPr>
          <w:rFonts w:hint="eastAsia"/>
        </w:rPr>
        <w:tab/>
        <w:t>%</w:t>
      </w:r>
      <w:r>
        <w:rPr>
          <w:rFonts w:hint="eastAsia"/>
        </w:rPr>
        <w:t>升余弦滤波后每个码元的采样点</w:t>
      </w:r>
    </w:p>
    <w:p w14:paraId="35A76A0B" w14:textId="77777777" w:rsidR="00E12875" w:rsidRDefault="00E12875" w:rsidP="00E12875">
      <w:r>
        <w:rPr>
          <w:rFonts w:hint="eastAsia"/>
        </w:rPr>
        <w:t>N_rrcu=N*sps+N_filter-1;%</w:t>
      </w:r>
      <w:r>
        <w:rPr>
          <w:rFonts w:hint="eastAsia"/>
        </w:rPr>
        <w:t>升余弦滤波后块内码元个数</w:t>
      </w:r>
    </w:p>
    <w:p w14:paraId="729BF9BD" w14:textId="77777777" w:rsidR="00E12875" w:rsidRDefault="00E12875" w:rsidP="00E12875">
      <w:r>
        <w:rPr>
          <w:rFonts w:hint="eastAsia"/>
        </w:rPr>
        <w:t>n_range_rrcu=(0:N_rrcu*T_rrcu-1);</w:t>
      </w:r>
      <w:r>
        <w:rPr>
          <w:rFonts w:hint="eastAsia"/>
        </w:rPr>
        <w:tab/>
        <w:t>%</w:t>
      </w:r>
      <w:r>
        <w:rPr>
          <w:rFonts w:hint="eastAsia"/>
        </w:rPr>
        <w:t>升余弦滤波后块内采样点</w:t>
      </w:r>
    </w:p>
    <w:p w14:paraId="64C8CE61" w14:textId="77777777" w:rsidR="00E12875" w:rsidRDefault="00E12875" w:rsidP="00E12875">
      <w:r>
        <w:rPr>
          <w:rFonts w:hint="eastAsia"/>
        </w:rPr>
        <w:t>t_rrcu=n_range_rrcu*ts;</w:t>
      </w:r>
      <w:r>
        <w:rPr>
          <w:rFonts w:hint="eastAsia"/>
        </w:rPr>
        <w:tab/>
      </w:r>
      <w:r>
        <w:rPr>
          <w:rFonts w:hint="eastAsia"/>
        </w:rPr>
        <w:tab/>
      </w:r>
      <w:r>
        <w:rPr>
          <w:rFonts w:hint="eastAsia"/>
        </w:rPr>
        <w:tab/>
      </w:r>
      <w:r>
        <w:rPr>
          <w:rFonts w:hint="eastAsia"/>
        </w:rPr>
        <w:tab/>
        <w:t>%</w:t>
      </w:r>
      <w:r>
        <w:rPr>
          <w:rFonts w:hint="eastAsia"/>
        </w:rPr>
        <w:t>升余弦滤波后块时长</w:t>
      </w:r>
    </w:p>
    <w:p w14:paraId="06A24FDC" w14:textId="77777777" w:rsidR="00E12875" w:rsidRDefault="00E12875" w:rsidP="00E12875">
      <w:r>
        <w:t>gTpulse_rrcu=ones(1,T_rrcu);</w:t>
      </w:r>
    </w:p>
    <w:p w14:paraId="1BDE5EA0" w14:textId="77777777" w:rsidR="00E12875" w:rsidRDefault="00E12875" w:rsidP="00E12875">
      <w:r>
        <w:t>n_dly_rrcu=n_range_rrcu+T_rrcu/2+1;</w:t>
      </w:r>
    </w:p>
    <w:p w14:paraId="3CE0E057" w14:textId="77777777" w:rsidR="00E12875" w:rsidRDefault="00E12875" w:rsidP="00E12875">
      <w:r>
        <w:t>B0_rrc=1.5*Rs_rrc;</w:t>
      </w:r>
    </w:p>
    <w:p w14:paraId="1A0B36A2" w14:textId="77777777" w:rsidR="00E12875" w:rsidRDefault="00E12875" w:rsidP="00E12875">
      <w:r>
        <w:t>%fft</w:t>
      </w:r>
    </w:p>
    <w:p w14:paraId="3B3BB434" w14:textId="77777777" w:rsidR="00E12875" w:rsidRDefault="00E12875" w:rsidP="00E12875">
      <w:r>
        <w:t>Nfft=length(t),Nfft=2^ceil(log2(Nfft)*2);</w:t>
      </w:r>
    </w:p>
    <w:p w14:paraId="7C7CF013" w14:textId="77777777" w:rsidR="00E12875" w:rsidRDefault="00E12875" w:rsidP="00E12875">
      <w:r>
        <w:t>df=fs/Nfft;</w:t>
      </w:r>
    </w:p>
    <w:p w14:paraId="60130A27" w14:textId="77777777" w:rsidR="00E12875" w:rsidRDefault="00E12875" w:rsidP="00E12875">
      <w:r>
        <w:t>fk=(-Nfft/2:Nfft/2-1)*df;</w:t>
      </w:r>
    </w:p>
    <w:p w14:paraId="557960BE" w14:textId="77777777" w:rsidR="00E12875" w:rsidRDefault="00E12875" w:rsidP="00E12875">
      <w:r>
        <w:t>Nfft_rrcu=length(t_rrcu),Nfft_rrcu=2^ceil(log2(Nfft_rrcu)*2);</w:t>
      </w:r>
    </w:p>
    <w:p w14:paraId="2C814C6A" w14:textId="77777777" w:rsidR="00E12875" w:rsidRDefault="00E12875" w:rsidP="00E12875">
      <w:r>
        <w:t>df_rrcu=fs/Nfft_rrcu;</w:t>
      </w:r>
    </w:p>
    <w:p w14:paraId="775D4DDB" w14:textId="77777777" w:rsidR="00E12875" w:rsidRDefault="00E12875" w:rsidP="00E12875">
      <w:r>
        <w:t>fk_rrcu=(-Nfft_rrcu/2:Nfft_rrcu/2-1)*df_rrcu;</w:t>
      </w:r>
    </w:p>
    <w:p w14:paraId="5180B21C" w14:textId="77777777" w:rsidR="00E12875" w:rsidRDefault="00E12875" w:rsidP="00E12875"/>
    <w:p w14:paraId="513DB736" w14:textId="77777777" w:rsidR="00E12875" w:rsidRDefault="00E12875" w:rsidP="00E12875">
      <w:r>
        <w:t>for i=1:LaneNum</w:t>
      </w:r>
    </w:p>
    <w:p w14:paraId="47AA60B1" w14:textId="77777777" w:rsidR="00E12875" w:rsidRDefault="00E12875" w:rsidP="00E12875">
      <w:r>
        <w:tab/>
        <w:t>msg_qam_extension=[msg_qam(i,:)']'</w:t>
      </w:r>
    </w:p>
    <w:p w14:paraId="6E4C4A7A" w14:textId="77777777" w:rsidR="00E12875" w:rsidRDefault="00E12875" w:rsidP="00E12875">
      <w:r>
        <w:tab/>
        <w:t>I(i,:)=real(msg_qam_extension);</w:t>
      </w:r>
    </w:p>
    <w:p w14:paraId="7FD224E6" w14:textId="77777777" w:rsidR="00E12875" w:rsidRDefault="00E12875" w:rsidP="00E12875">
      <w:r>
        <w:tab/>
        <w:t>Q(i,:)=imag(msg_qam_extension);</w:t>
      </w:r>
    </w:p>
    <w:p w14:paraId="3BDE920D" w14:textId="77777777" w:rsidR="00E12875" w:rsidRDefault="00E12875" w:rsidP="00E12875">
      <w:r>
        <w:tab/>
        <w:t>%bn</w:t>
      </w:r>
    </w:p>
    <w:p w14:paraId="6495D85C" w14:textId="77777777" w:rsidR="00E12875" w:rsidRDefault="00E12875" w:rsidP="00E12875">
      <w:r>
        <w:lastRenderedPageBreak/>
        <w:tab/>
        <w:t>% I=[-5</w:t>
      </w:r>
      <w:r>
        <w:tab/>
        <w:t>-5</w:t>
      </w:r>
      <w:r>
        <w:tab/>
        <w:t>-3</w:t>
      </w:r>
      <w:r>
        <w:tab/>
        <w:t>5</w:t>
      </w:r>
      <w:r>
        <w:tab/>
        <w:t>-3</w:t>
      </w:r>
      <w:r>
        <w:tab/>
        <w:t>-3</w:t>
      </w:r>
      <w:r>
        <w:tab/>
        <w:t>-7</w:t>
      </w:r>
      <w:r>
        <w:tab/>
        <w:t>-1</w:t>
      </w:r>
      <w:r>
        <w:tab/>
        <w:t>1</w:t>
      </w:r>
      <w:r>
        <w:tab/>
        <w:t>1</w:t>
      </w:r>
      <w:r>
        <w:tab/>
        <w:t>7</w:t>
      </w:r>
      <w:r>
        <w:tab/>
        <w:t>-3</w:t>
      </w:r>
      <w:r>
        <w:tab/>
        <w:t>3</w:t>
      </w:r>
      <w:r>
        <w:tab/>
        <w:t>-7</w:t>
      </w:r>
      <w:r>
        <w:tab/>
        <w:t>-3</w:t>
      </w:r>
      <w:r>
        <w:tab/>
        <w:t>-7</w:t>
      </w:r>
      <w:r>
        <w:tab/>
        <w:t>-1</w:t>
      </w:r>
      <w:r>
        <w:tab/>
        <w:t>-3</w:t>
      </w:r>
      <w:r>
        <w:tab/>
        <w:t>-3</w:t>
      </w:r>
      <w:r>
        <w:tab/>
        <w:t>-7</w:t>
      </w:r>
      <w:r>
        <w:tab/>
        <w:t>-7</w:t>
      </w:r>
      <w:r>
        <w:tab/>
        <w:t>7</w:t>
      </w:r>
      <w:r>
        <w:tab/>
        <w:t>-1</w:t>
      </w:r>
      <w:r>
        <w:tab/>
        <w:t>3</w:t>
      </w:r>
      <w:r>
        <w:tab/>
        <w:t>5</w:t>
      </w:r>
      <w:r>
        <w:tab/>
        <w:t>-7</w:t>
      </w:r>
      <w:r>
        <w:tab/>
        <w:t>1</w:t>
      </w:r>
      <w:r>
        <w:tab/>
        <w:t>1</w:t>
      </w:r>
      <w:r>
        <w:tab/>
        <w:t>1</w:t>
      </w:r>
      <w:r>
        <w:tab/>
        <w:t>1</w:t>
      </w:r>
      <w:r>
        <w:tab/>
        <w:t>3</w:t>
      </w:r>
      <w:r>
        <w:tab/>
        <w:t>3</w:t>
      </w:r>
      <w:r>
        <w:tab/>
        <w:t>-1</w:t>
      </w:r>
      <w:r>
        <w:tab/>
        <w:t>3</w:t>
      </w:r>
      <w:r>
        <w:tab/>
        <w:t>-1</w:t>
      </w:r>
      <w:r>
        <w:tab/>
        <w:t>-7</w:t>
      </w:r>
      <w:r>
        <w:tab/>
        <w:t>-5</w:t>
      </w:r>
      <w:r>
        <w:tab/>
        <w:t>-3</w:t>
      </w:r>
      <w:r>
        <w:tab/>
        <w:t>-1</w:t>
      </w:r>
      <w:r>
        <w:tab/>
        <w:t>-7</w:t>
      </w:r>
      <w:r>
        <w:tab/>
        <w:t>-3</w:t>
      </w:r>
      <w:r>
        <w:tab/>
        <w:t>7</w:t>
      </w:r>
      <w:r>
        <w:tab/>
        <w:t>5</w:t>
      </w:r>
      <w:r>
        <w:tab/>
        <w:t>-1</w:t>
      </w:r>
      <w:r>
        <w:tab/>
        <w:t>5</w:t>
      </w:r>
      <w:r>
        <w:tab/>
        <w:t>3</w:t>
      </w:r>
      <w:r>
        <w:tab/>
        <w:t>5</w:t>
      </w:r>
      <w:r>
        <w:tab/>
        <w:t>-3</w:t>
      </w:r>
      <w:r>
        <w:tab/>
        <w:t>-5</w:t>
      </w:r>
      <w:r>
        <w:tab/>
        <w:t>-5</w:t>
      </w:r>
      <w:r>
        <w:tab/>
        <w:t>-1</w:t>
      </w:r>
      <w:r>
        <w:tab/>
        <w:t>5</w:t>
      </w:r>
      <w:r>
        <w:tab/>
        <w:t>3</w:t>
      </w:r>
      <w:r>
        <w:tab/>
        <w:t>3</w:t>
      </w:r>
      <w:r>
        <w:tab/>
        <w:t>5</w:t>
      </w:r>
      <w:r>
        <w:tab/>
        <w:t>-7</w:t>
      </w:r>
      <w:r>
        <w:tab/>
        <w:t>-1</w:t>
      </w:r>
      <w:r>
        <w:tab/>
        <w:t>-1</w:t>
      </w:r>
      <w:r>
        <w:tab/>
        <w:t>-5</w:t>
      </w:r>
      <w:r>
        <w:tab/>
        <w:t>5</w:t>
      </w:r>
      <w:r>
        <w:tab/>
        <w:t>5</w:t>
      </w:r>
      <w:r>
        <w:tab/>
        <w:t>-1</w:t>
      </w:r>
      <w:r>
        <w:tab/>
        <w:t>-1</w:t>
      </w:r>
      <w:r>
        <w:tab/>
        <w:t>7</w:t>
      </w:r>
      <w:r>
        <w:tab/>
        <w:t>-1</w:t>
      </w:r>
      <w:r>
        <w:tab/>
        <w:t>3</w:t>
      </w:r>
      <w:r>
        <w:tab/>
        <w:t>5</w:t>
      </w:r>
      <w:r>
        <w:tab/>
        <w:t>-5</w:t>
      </w:r>
      <w:r>
        <w:tab/>
        <w:t>5</w:t>
      </w:r>
      <w:r>
        <w:tab/>
        <w:t>-3</w:t>
      </w:r>
      <w:r>
        <w:tab/>
        <w:t>1</w:t>
      </w:r>
      <w:r>
        <w:tab/>
        <w:t>-1</w:t>
      </w:r>
      <w:r>
        <w:tab/>
        <w:t>7</w:t>
      </w:r>
      <w:r>
        <w:tab/>
        <w:t>3</w:t>
      </w:r>
      <w:r>
        <w:tab/>
        <w:t>-5</w:t>
      </w:r>
      <w:r>
        <w:tab/>
        <w:t>1</w:t>
      </w:r>
      <w:r>
        <w:tab/>
        <w:t>3</w:t>
      </w:r>
      <w:r>
        <w:tab/>
        <w:t>5</w:t>
      </w:r>
      <w:r>
        <w:tab/>
        <w:t>3</w:t>
      </w:r>
      <w:r>
        <w:tab/>
        <w:t>1</w:t>
      </w:r>
      <w:r>
        <w:tab/>
        <w:t>5</w:t>
      </w:r>
      <w:r>
        <w:tab/>
        <w:t>1</w:t>
      </w:r>
      <w:r>
        <w:tab/>
        <w:t>3</w:t>
      </w:r>
      <w:r>
        <w:tab/>
        <w:t>1</w:t>
      </w:r>
      <w:r>
        <w:tab/>
        <w:t>5</w:t>
      </w:r>
      <w:r>
        <w:tab/>
        <w:t>-3</w:t>
      </w:r>
      <w:r>
        <w:tab/>
        <w:t>-3</w:t>
      </w:r>
      <w:r>
        <w:tab/>
        <w:t>-1</w:t>
      </w:r>
      <w:r>
        <w:tab/>
        <w:t>3</w:t>
      </w:r>
      <w:r>
        <w:tab/>
        <w:t>7</w:t>
      </w:r>
      <w:r>
        <w:tab/>
        <w:t>-1</w:t>
      </w:r>
      <w:r>
        <w:tab/>
        <w:t>-1</w:t>
      </w:r>
      <w:r>
        <w:tab/>
        <w:t>5</w:t>
      </w:r>
      <w:r>
        <w:tab/>
        <w:t>-3</w:t>
      </w:r>
      <w:r>
        <w:tab/>
        <w:t>-5</w:t>
      </w:r>
      <w:r>
        <w:tab/>
        <w:t>-5</w:t>
      </w:r>
      <w:r>
        <w:tab/>
        <w:t>-1</w:t>
      </w:r>
      <w:r>
        <w:tab/>
        <w:t>3</w:t>
      </w:r>
      <w:r>
        <w:tab/>
        <w:t>3</w:t>
      </w:r>
      <w:r>
        <w:tab/>
        <w:t>7</w:t>
      </w:r>
      <w:r>
        <w:tab/>
        <w:t>1</w:t>
      </w:r>
      <w:r>
        <w:tab/>
        <w:t>-7</w:t>
      </w:r>
      <w:r>
        <w:tab/>
        <w:t>-1</w:t>
      </w:r>
      <w:r>
        <w:tab/>
        <w:t>-5</w:t>
      </w:r>
      <w:r>
        <w:tab/>
        <w:t>7</w:t>
      </w:r>
      <w:r>
        <w:tab/>
        <w:t>-5</w:t>
      </w:r>
      <w:r>
        <w:tab/>
        <w:t>-1</w:t>
      </w:r>
      <w:r>
        <w:tab/>
        <w:t>-1</w:t>
      </w:r>
      <w:r>
        <w:tab/>
        <w:t>-5</w:t>
      </w:r>
      <w:r>
        <w:tab/>
        <w:t>1</w:t>
      </w:r>
      <w:r>
        <w:tab/>
        <w:t>7</w:t>
      </w:r>
      <w:r>
        <w:tab/>
        <w:t>-7</w:t>
      </w:r>
      <w:r>
        <w:tab/>
        <w:t>-5</w:t>
      </w:r>
      <w:r>
        <w:tab/>
        <w:t>-7</w:t>
      </w:r>
      <w:r>
        <w:tab/>
        <w:t>5</w:t>
      </w:r>
      <w:r>
        <w:tab/>
        <w:t>-1</w:t>
      </w:r>
      <w:r>
        <w:tab/>
        <w:t>-1</w:t>
      </w:r>
      <w:r>
        <w:tab/>
        <w:t>7</w:t>
      </w:r>
      <w:r>
        <w:tab/>
        <w:t>-3</w:t>
      </w:r>
      <w:r>
        <w:tab/>
        <w:t>-3</w:t>
      </w:r>
      <w:r>
        <w:tab/>
        <w:t>-3</w:t>
      </w:r>
      <w:r>
        <w:tab/>
        <w:t>1</w:t>
      </w:r>
      <w:r>
        <w:tab/>
        <w:t>7</w:t>
      </w:r>
      <w:r>
        <w:tab/>
        <w:t>-7</w:t>
      </w:r>
      <w:r>
        <w:tab/>
        <w:t>-3</w:t>
      </w:r>
      <w:r>
        <w:tab/>
        <w:t>7</w:t>
      </w:r>
      <w:r>
        <w:tab/>
        <w:t>5</w:t>
      </w:r>
      <w:r>
        <w:tab/>
        <w:t>7</w:t>
      </w:r>
      <w:r>
        <w:tab/>
        <w:t>1</w:t>
      </w:r>
      <w:r>
        <w:tab/>
        <w:t>3</w:t>
      </w:r>
      <w:r>
        <w:tab/>
        <w:t>-1</w:t>
      </w:r>
      <w:r>
        <w:tab/>
        <w:t>-3</w:t>
      </w:r>
      <w:r>
        <w:tab/>
        <w:t>5</w:t>
      </w:r>
      <w:r>
        <w:tab/>
        <w:t>-3</w:t>
      </w:r>
      <w:r>
        <w:tab/>
        <w:t>5</w:t>
      </w:r>
      <w:r>
        <w:tab/>
        <w:t>-5</w:t>
      </w:r>
      <w:r>
        <w:tab/>
        <w:t>-3</w:t>
      </w:r>
      <w:r>
        <w:tab/>
        <w:t>-1</w:t>
      </w:r>
      <w:r>
        <w:tab/>
        <w:t>-1</w:t>
      </w:r>
      <w:r>
        <w:tab/>
        <w:t>-7</w:t>
      </w:r>
      <w:r>
        <w:tab/>
        <w:t>-1</w:t>
      </w:r>
      <w:r>
        <w:tab/>
        <w:t>-5</w:t>
      </w:r>
      <w:r>
        <w:tab/>
        <w:t>5</w:t>
      </w:r>
      <w:r>
        <w:tab/>
        <w:t>-1</w:t>
      </w:r>
      <w:r>
        <w:tab/>
        <w:t>1</w:t>
      </w:r>
      <w:r>
        <w:tab/>
        <w:t>-7</w:t>
      </w:r>
      <w:r>
        <w:tab/>
        <w:t>-1</w:t>
      </w:r>
      <w:r>
        <w:tab/>
        <w:t>1</w:t>
      </w:r>
      <w:r>
        <w:tab/>
        <w:t>-3</w:t>
      </w:r>
      <w:r>
        <w:tab/>
        <w:t>-1</w:t>
      </w:r>
      <w:r>
        <w:tab/>
        <w:t>5</w:t>
      </w:r>
      <w:r>
        <w:tab/>
        <w:t>-7</w:t>
      </w:r>
      <w:r>
        <w:tab/>
        <w:t>-7</w:t>
      </w:r>
      <w:r>
        <w:tab/>
        <w:t>7</w:t>
      </w:r>
      <w:r>
        <w:tab/>
        <w:t>3</w:t>
      </w:r>
      <w:r>
        <w:tab/>
        <w:t>7</w:t>
      </w:r>
      <w:r>
        <w:tab/>
        <w:t>7</w:t>
      </w:r>
      <w:r>
        <w:tab/>
        <w:t>1</w:t>
      </w:r>
      <w:r>
        <w:tab/>
        <w:t>-5</w:t>
      </w:r>
      <w:r>
        <w:tab/>
        <w:t>-3</w:t>
      </w:r>
      <w:r>
        <w:tab/>
        <w:t>-3</w:t>
      </w:r>
      <w:r>
        <w:tab/>
        <w:t>7</w:t>
      </w:r>
      <w:r>
        <w:tab/>
        <w:t>5</w:t>
      </w:r>
      <w:r>
        <w:tab/>
        <w:t>1</w:t>
      </w:r>
      <w:r>
        <w:tab/>
        <w:t>7</w:t>
      </w:r>
      <w:r>
        <w:tab/>
        <w:t>7</w:t>
      </w:r>
      <w:r>
        <w:tab/>
        <w:t>7</w:t>
      </w:r>
      <w:r>
        <w:tab/>
        <w:t>-1</w:t>
      </w:r>
      <w:r>
        <w:tab/>
        <w:t>-3</w:t>
      </w:r>
      <w:r>
        <w:tab/>
        <w:t>5</w:t>
      </w:r>
      <w:r>
        <w:tab/>
        <w:t>3</w:t>
      </w:r>
      <w:r>
        <w:tab/>
        <w:t>1</w:t>
      </w:r>
      <w:r>
        <w:tab/>
        <w:t>5</w:t>
      </w:r>
      <w:r>
        <w:tab/>
        <w:t>1</w:t>
      </w:r>
      <w:r>
        <w:tab/>
        <w:t>-3</w:t>
      </w:r>
      <w:r>
        <w:tab/>
        <w:t>-3</w:t>
      </w:r>
      <w:r>
        <w:tab/>
        <w:t>-7</w:t>
      </w:r>
      <w:r>
        <w:tab/>
        <w:t>-1</w:t>
      </w:r>
      <w:r>
        <w:tab/>
        <w:t>5</w:t>
      </w:r>
      <w:r>
        <w:tab/>
        <w:t>-1</w:t>
      </w:r>
      <w:r>
        <w:tab/>
        <w:t>1</w:t>
      </w:r>
      <w:r>
        <w:tab/>
        <w:t>-3</w:t>
      </w:r>
      <w:r>
        <w:tab/>
        <w:t>-5</w:t>
      </w:r>
      <w:r>
        <w:tab/>
        <w:t>-1</w:t>
      </w:r>
      <w:r>
        <w:tab/>
        <w:t>3</w:t>
      </w:r>
      <w:r>
        <w:tab/>
        <w:t>3</w:t>
      </w:r>
      <w:r>
        <w:tab/>
        <w:t>5</w:t>
      </w:r>
      <w:r>
        <w:tab/>
        <w:t>-5</w:t>
      </w:r>
      <w:r>
        <w:tab/>
        <w:t>3</w:t>
      </w:r>
      <w:r>
        <w:tab/>
        <w:t>-5</w:t>
      </w:r>
      <w:r>
        <w:tab/>
        <w:t>-1</w:t>
      </w:r>
      <w:r>
        <w:tab/>
        <w:t>-5</w:t>
      </w:r>
      <w:r>
        <w:tab/>
        <w:t>-5</w:t>
      </w:r>
      <w:r>
        <w:tab/>
        <w:t>3</w:t>
      </w:r>
      <w:r>
        <w:tab/>
        <w:t>-7</w:t>
      </w:r>
      <w:r>
        <w:tab/>
        <w:t>-5</w:t>
      </w:r>
      <w:r>
        <w:tab/>
        <w:t>1</w:t>
      </w:r>
      <w:r>
        <w:tab/>
        <w:t>5</w:t>
      </w:r>
      <w:r>
        <w:tab/>
        <w:t>1</w:t>
      </w:r>
      <w:r>
        <w:tab/>
        <w:t>-5</w:t>
      </w:r>
      <w:r>
        <w:tab/>
        <w:t>-7</w:t>
      </w:r>
      <w:r>
        <w:tab/>
        <w:t>-3</w:t>
      </w:r>
      <w:r>
        <w:tab/>
        <w:t>5</w:t>
      </w:r>
      <w:r>
        <w:tab/>
        <w:t>5</w:t>
      </w:r>
      <w:r>
        <w:tab/>
        <w:t>-7</w:t>
      </w:r>
      <w:r>
        <w:tab/>
        <w:t>-3</w:t>
      </w:r>
      <w:r>
        <w:tab/>
        <w:t>-5</w:t>
      </w:r>
      <w:r>
        <w:tab/>
        <w:t>-1</w:t>
      </w:r>
      <w:r>
        <w:tab/>
        <w:t>7</w:t>
      </w:r>
      <w:r>
        <w:tab/>
        <w:t>3</w:t>
      </w:r>
      <w:r>
        <w:tab/>
        <w:t>-5</w:t>
      </w:r>
      <w:r>
        <w:tab/>
        <w:t>-5</w:t>
      </w:r>
      <w:r>
        <w:tab/>
        <w:t>-3</w:t>
      </w:r>
      <w:r>
        <w:tab/>
        <w:t>5</w:t>
      </w:r>
      <w:r>
        <w:tab/>
        <w:t>3</w:t>
      </w:r>
      <w:r>
        <w:tab/>
        <w:t>5</w:t>
      </w:r>
      <w:r>
        <w:tab/>
        <w:t>-5</w:t>
      </w:r>
      <w:r>
        <w:tab/>
        <w:t>-3</w:t>
      </w:r>
      <w:r>
        <w:tab/>
        <w:t>1</w:t>
      </w:r>
      <w:r>
        <w:tab/>
        <w:t>1</w:t>
      </w:r>
      <w:r>
        <w:tab/>
        <w:t>1</w:t>
      </w:r>
      <w:r>
        <w:tab/>
        <w:t>3</w:t>
      </w:r>
      <w:r>
        <w:tab/>
        <w:t>-7</w:t>
      </w:r>
      <w:r>
        <w:tab/>
        <w:t>1</w:t>
      </w:r>
      <w:r>
        <w:tab/>
        <w:t>-1</w:t>
      </w:r>
      <w:r>
        <w:tab/>
        <w:t>-1</w:t>
      </w:r>
      <w:r>
        <w:tab/>
        <w:t>-5</w:t>
      </w:r>
      <w:r>
        <w:tab/>
        <w:t>-7</w:t>
      </w:r>
      <w:r>
        <w:tab/>
        <w:t>3</w:t>
      </w:r>
      <w:r>
        <w:tab/>
        <w:t>-1</w:t>
      </w:r>
      <w:r>
        <w:tab/>
        <w:t>-7</w:t>
      </w:r>
      <w:r>
        <w:tab/>
        <w:t>3</w:t>
      </w:r>
      <w:r>
        <w:tab/>
        <w:t>3</w:t>
      </w:r>
      <w:r>
        <w:tab/>
        <w:t>5</w:t>
      </w:r>
      <w:r>
        <w:tab/>
        <w:t>-1</w:t>
      </w:r>
      <w:r>
        <w:tab/>
        <w:t>-7</w:t>
      </w:r>
      <w:r>
        <w:tab/>
        <w:t>1</w:t>
      </w:r>
      <w:r>
        <w:tab/>
        <w:t>-1</w:t>
      </w:r>
      <w:r>
        <w:tab/>
        <w:t>-5</w:t>
      </w:r>
      <w:r>
        <w:tab/>
        <w:t>-7</w:t>
      </w:r>
      <w:r>
        <w:tab/>
        <w:t>-5</w:t>
      </w:r>
      <w:r>
        <w:tab/>
        <w:t>3</w:t>
      </w:r>
      <w:r>
        <w:tab/>
        <w:t>1</w:t>
      </w:r>
      <w:r>
        <w:tab/>
        <w:t>1</w:t>
      </w:r>
      <w:r>
        <w:tab/>
        <w:t>-7</w:t>
      </w:r>
      <w:r>
        <w:tab/>
        <w:t>3</w:t>
      </w:r>
      <w:r>
        <w:tab/>
        <w:t>3</w:t>
      </w:r>
      <w:r>
        <w:tab/>
        <w:t>-1</w:t>
      </w:r>
      <w:r>
        <w:tab/>
        <w:t>-5</w:t>
      </w:r>
      <w:r>
        <w:tab/>
        <w:t>-7</w:t>
      </w:r>
      <w:r>
        <w:tab/>
        <w:t>-3</w:t>
      </w:r>
      <w:r>
        <w:tab/>
        <w:t>-1</w:t>
      </w:r>
      <w:r>
        <w:tab/>
        <w:t>7</w:t>
      </w:r>
      <w:r>
        <w:tab/>
        <w:t>7</w:t>
      </w:r>
      <w:r>
        <w:tab/>
        <w:t>7</w:t>
      </w:r>
      <w:r>
        <w:tab/>
        <w:t>-7</w:t>
      </w:r>
      <w:r>
        <w:tab/>
        <w:t>3</w:t>
      </w:r>
      <w:r>
        <w:tab/>
        <w:t>1</w:t>
      </w:r>
      <w:r>
        <w:tab/>
        <w:t>3</w:t>
      </w:r>
      <w:r>
        <w:tab/>
        <w:t>-5</w:t>
      </w:r>
      <w:r>
        <w:tab/>
        <w:t>-3</w:t>
      </w:r>
      <w:r>
        <w:tab/>
        <w:t>-7</w:t>
      </w:r>
      <w:r>
        <w:tab/>
        <w:t>-3</w:t>
      </w:r>
      <w:r>
        <w:tab/>
        <w:t>-5</w:t>
      </w:r>
      <w:r>
        <w:tab/>
        <w:t>-3</w:t>
      </w:r>
      <w:r>
        <w:tab/>
        <w:t>7</w:t>
      </w:r>
      <w:r>
        <w:tab/>
        <w:t>-5</w:t>
      </w:r>
      <w:r>
        <w:tab/>
        <w:t>-7</w:t>
      </w:r>
      <w:r>
        <w:tab/>
        <w:t>-5</w:t>
      </w:r>
      <w:r>
        <w:tab/>
        <w:t>-5</w:t>
      </w:r>
      <w:r>
        <w:tab/>
        <w:t>1</w:t>
      </w:r>
      <w:r>
        <w:tab/>
        <w:t>-1</w:t>
      </w:r>
      <w:r>
        <w:tab/>
        <w:t>1</w:t>
      </w:r>
      <w:r>
        <w:tab/>
        <w:t>-1</w:t>
      </w:r>
      <w:r>
        <w:tab/>
        <w:t>7</w:t>
      </w:r>
      <w:r>
        <w:tab/>
        <w:t>7</w:t>
      </w:r>
      <w:r>
        <w:tab/>
        <w:t>-3</w:t>
      </w:r>
      <w:r>
        <w:tab/>
        <w:t>-5</w:t>
      </w:r>
      <w:r>
        <w:tab/>
        <w:t>-1</w:t>
      </w:r>
      <w:r>
        <w:tab/>
        <w:t>5</w:t>
      </w:r>
      <w:r>
        <w:tab/>
        <w:t>5</w:t>
      </w:r>
      <w:r>
        <w:tab/>
        <w:t>-7</w:t>
      </w:r>
      <w:r>
        <w:tab/>
        <w:t>7</w:t>
      </w:r>
      <w:r>
        <w:tab/>
        <w:t>-5</w:t>
      </w:r>
      <w:r>
        <w:tab/>
        <w:t>3</w:t>
      </w:r>
      <w:r>
        <w:tab/>
        <w:t>1</w:t>
      </w:r>
      <w:r>
        <w:tab/>
        <w:t>-3</w:t>
      </w:r>
      <w:r>
        <w:tab/>
        <w:t>7</w:t>
      </w:r>
      <w:r>
        <w:tab/>
        <w:t>-7</w:t>
      </w:r>
      <w:r>
        <w:tab/>
        <w:t>5</w:t>
      </w:r>
      <w:r>
        <w:tab/>
        <w:t>5</w:t>
      </w:r>
      <w:r>
        <w:tab/>
        <w:t>-5</w:t>
      </w:r>
      <w:r>
        <w:tab/>
        <w:t>3</w:t>
      </w:r>
      <w:r>
        <w:tab/>
        <w:t>7</w:t>
      </w:r>
      <w:r>
        <w:tab/>
        <w:t>-5</w:t>
      </w:r>
      <w:r>
        <w:tab/>
        <w:t>-3</w:t>
      </w:r>
      <w:r>
        <w:tab/>
        <w:t>5</w:t>
      </w:r>
      <w:r>
        <w:tab/>
        <w:t>5</w:t>
      </w:r>
      <w:r>
        <w:tab/>
        <w:t>7</w:t>
      </w:r>
      <w:r>
        <w:tab/>
        <w:t>-3</w:t>
      </w:r>
      <w:r>
        <w:tab/>
        <w:t>-7</w:t>
      </w:r>
      <w:r>
        <w:tab/>
        <w:t>3</w:t>
      </w:r>
      <w:r>
        <w:tab/>
        <w:t>-1</w:t>
      </w:r>
      <w:r>
        <w:tab/>
        <w:t>-3</w:t>
      </w:r>
      <w:r>
        <w:tab/>
        <w:t>-7</w:t>
      </w:r>
      <w:r>
        <w:tab/>
        <w:t>-3</w:t>
      </w:r>
      <w:r>
        <w:tab/>
        <w:t>5</w:t>
      </w:r>
      <w:r>
        <w:tab/>
        <w:t>-3</w:t>
      </w:r>
      <w:r>
        <w:tab/>
        <w:t>3</w:t>
      </w:r>
      <w:r>
        <w:tab/>
        <w:t>1</w:t>
      </w:r>
      <w:r>
        <w:tab/>
        <w:t>-7</w:t>
      </w:r>
      <w:r>
        <w:tab/>
        <w:t>-7</w:t>
      </w:r>
      <w:r>
        <w:tab/>
        <w:t>5</w:t>
      </w:r>
      <w:r>
        <w:tab/>
        <w:t>-1</w:t>
      </w:r>
      <w:r>
        <w:tab/>
        <w:t>-1</w:t>
      </w:r>
      <w:r>
        <w:tab/>
        <w:t>-3</w:t>
      </w:r>
      <w:r>
        <w:tab/>
        <w:t>1</w:t>
      </w:r>
      <w:r>
        <w:tab/>
        <w:t>1</w:t>
      </w:r>
      <w:r>
        <w:tab/>
        <w:t>7</w:t>
      </w:r>
      <w:r>
        <w:tab/>
        <w:t>-3</w:t>
      </w:r>
      <w:r>
        <w:tab/>
        <w:t>-3</w:t>
      </w:r>
      <w:r>
        <w:tab/>
        <w:t>1</w:t>
      </w:r>
      <w:r>
        <w:tab/>
        <w:t>-3</w:t>
      </w:r>
      <w:r>
        <w:tab/>
        <w:t>-5</w:t>
      </w:r>
      <w:r>
        <w:tab/>
        <w:t>7</w:t>
      </w:r>
      <w:r>
        <w:tab/>
        <w:t>-1</w:t>
      </w:r>
      <w:r>
        <w:tab/>
        <w:t>-7</w:t>
      </w:r>
      <w:r>
        <w:tab/>
        <w:t>1</w:t>
      </w:r>
      <w:r>
        <w:tab/>
        <w:t>5</w:t>
      </w:r>
      <w:r>
        <w:tab/>
        <w:t>5</w:t>
      </w:r>
      <w:r>
        <w:tab/>
        <w:t>5</w:t>
      </w:r>
      <w:r>
        <w:tab/>
        <w:t>1</w:t>
      </w:r>
      <w:r>
        <w:tab/>
        <w:t>-3</w:t>
      </w:r>
      <w:r>
        <w:tab/>
        <w:t>3</w:t>
      </w:r>
      <w:r>
        <w:tab/>
        <w:t>-1</w:t>
      </w:r>
      <w:r>
        <w:tab/>
        <w:t>3</w:t>
      </w:r>
      <w:r>
        <w:tab/>
        <w:t>-1</w:t>
      </w:r>
      <w:r>
        <w:tab/>
        <w:t>3</w:t>
      </w:r>
      <w:r>
        <w:tab/>
        <w:t>-5</w:t>
      </w:r>
      <w:r>
        <w:tab/>
        <w:t>-3]</w:t>
      </w:r>
    </w:p>
    <w:p w14:paraId="639A20E1" w14:textId="77777777" w:rsidR="00E12875" w:rsidRDefault="00E12875" w:rsidP="00E12875">
      <w:r>
        <w:tab/>
        <w:t>% Q=[-5</w:t>
      </w:r>
      <w:r>
        <w:tab/>
        <w:t>7</w:t>
      </w:r>
      <w:r>
        <w:tab/>
        <w:t>1</w:t>
      </w:r>
      <w:r>
        <w:tab/>
        <w:t>5</w:t>
      </w:r>
      <w:r>
        <w:tab/>
        <w:t>-5</w:t>
      </w:r>
      <w:r>
        <w:tab/>
        <w:t>-5</w:t>
      </w:r>
      <w:r>
        <w:tab/>
        <w:t>-5</w:t>
      </w:r>
      <w:r>
        <w:tab/>
        <w:t>-7</w:t>
      </w:r>
      <w:r>
        <w:tab/>
        <w:t>-5</w:t>
      </w:r>
      <w:r>
        <w:tab/>
        <w:t>7</w:t>
      </w:r>
      <w:r>
        <w:tab/>
        <w:t>-7</w:t>
      </w:r>
      <w:r>
        <w:tab/>
        <w:t>7</w:t>
      </w:r>
      <w:r>
        <w:tab/>
        <w:t>-3</w:t>
      </w:r>
      <w:r>
        <w:tab/>
        <w:t>-3</w:t>
      </w:r>
      <w:r>
        <w:tab/>
        <w:t>-1</w:t>
      </w:r>
      <w:r>
        <w:tab/>
        <w:t>5</w:t>
      </w:r>
      <w:r>
        <w:tab/>
        <w:t>-5</w:t>
      </w:r>
      <w:r>
        <w:tab/>
        <w:t>3</w:t>
      </w:r>
      <w:r>
        <w:tab/>
        <w:t>-5</w:t>
      </w:r>
      <w:r>
        <w:tab/>
        <w:t>-5</w:t>
      </w:r>
      <w:r>
        <w:tab/>
        <w:t>-3</w:t>
      </w:r>
      <w:r>
        <w:tab/>
        <w:t>-5</w:t>
      </w:r>
      <w:r>
        <w:tab/>
        <w:t>-5</w:t>
      </w:r>
      <w:r>
        <w:tab/>
        <w:t>7</w:t>
      </w:r>
      <w:r>
        <w:tab/>
        <w:t>1</w:t>
      </w:r>
      <w:r>
        <w:tab/>
        <w:t>3</w:t>
      </w:r>
      <w:r>
        <w:tab/>
        <w:t>1</w:t>
      </w:r>
      <w:r>
        <w:tab/>
        <w:t>7</w:t>
      </w:r>
      <w:r>
        <w:tab/>
        <w:t>3</w:t>
      </w:r>
      <w:r>
        <w:tab/>
        <w:t>-1</w:t>
      </w:r>
      <w:r>
        <w:tab/>
        <w:t>-3</w:t>
      </w:r>
      <w:r>
        <w:tab/>
        <w:t>7</w:t>
      </w:r>
      <w:r>
        <w:tab/>
        <w:t>-1</w:t>
      </w:r>
      <w:r>
        <w:tab/>
        <w:t>-5</w:t>
      </w:r>
      <w:r>
        <w:tab/>
        <w:t>-1</w:t>
      </w:r>
      <w:r>
        <w:tab/>
        <w:t>5</w:t>
      </w:r>
      <w:r>
        <w:tab/>
        <w:t>3</w:t>
      </w:r>
      <w:r>
        <w:tab/>
        <w:t>7</w:t>
      </w:r>
      <w:r>
        <w:tab/>
        <w:t>5</w:t>
      </w:r>
      <w:r>
        <w:tab/>
        <w:t>7</w:t>
      </w:r>
      <w:r>
        <w:tab/>
        <w:t>-5</w:t>
      </w:r>
      <w:r>
        <w:tab/>
        <w:t>-5</w:t>
      </w:r>
      <w:r>
        <w:tab/>
        <w:t>1</w:t>
      </w:r>
      <w:r>
        <w:tab/>
        <w:t>-7</w:t>
      </w:r>
      <w:r>
        <w:tab/>
        <w:t>5</w:t>
      </w:r>
      <w:r>
        <w:tab/>
        <w:t>-3</w:t>
      </w:r>
      <w:r>
        <w:tab/>
        <w:t>1</w:t>
      </w:r>
      <w:r>
        <w:tab/>
        <w:t>-5</w:t>
      </w:r>
      <w:r>
        <w:tab/>
        <w:t>5</w:t>
      </w:r>
      <w:r>
        <w:tab/>
        <w:t>-3</w:t>
      </w:r>
      <w:r>
        <w:tab/>
        <w:t>7</w:t>
      </w:r>
      <w:r>
        <w:tab/>
        <w:t>5</w:t>
      </w:r>
      <w:r>
        <w:tab/>
        <w:t>-1</w:t>
      </w:r>
      <w:r>
        <w:tab/>
        <w:t>-7</w:t>
      </w:r>
      <w:r>
        <w:tab/>
        <w:t>-1</w:t>
      </w:r>
      <w:r>
        <w:tab/>
        <w:t>5</w:t>
      </w:r>
      <w:r>
        <w:tab/>
        <w:t>-1</w:t>
      </w:r>
      <w:r>
        <w:tab/>
        <w:t>7</w:t>
      </w:r>
      <w:r>
        <w:tab/>
        <w:t>5</w:t>
      </w:r>
      <w:r>
        <w:tab/>
        <w:t>-5</w:t>
      </w:r>
      <w:r>
        <w:tab/>
        <w:t>3</w:t>
      </w:r>
      <w:r>
        <w:tab/>
        <w:t>-3</w:t>
      </w:r>
      <w:r>
        <w:tab/>
        <w:t>-1</w:t>
      </w:r>
      <w:r>
        <w:tab/>
        <w:t>-1</w:t>
      </w:r>
      <w:r>
        <w:tab/>
        <w:t>-7</w:t>
      </w:r>
      <w:r>
        <w:tab/>
        <w:t>3</w:t>
      </w:r>
      <w:r>
        <w:tab/>
        <w:t>-1</w:t>
      </w:r>
      <w:r>
        <w:tab/>
        <w:t>-1</w:t>
      </w:r>
      <w:r>
        <w:tab/>
        <w:t>3</w:t>
      </w:r>
      <w:r>
        <w:tab/>
        <w:t>-7</w:t>
      </w:r>
      <w:r>
        <w:tab/>
        <w:t>5</w:t>
      </w:r>
      <w:r>
        <w:tab/>
        <w:t>7</w:t>
      </w:r>
      <w:r>
        <w:tab/>
        <w:t>-7</w:t>
      </w:r>
      <w:r>
        <w:tab/>
        <w:t>5</w:t>
      </w:r>
      <w:r>
        <w:tab/>
        <w:t>3</w:t>
      </w:r>
      <w:r>
        <w:tab/>
        <w:t>-7</w:t>
      </w:r>
      <w:r>
        <w:tab/>
        <w:t>-7</w:t>
      </w:r>
      <w:r>
        <w:tab/>
        <w:t>-5</w:t>
      </w:r>
      <w:r>
        <w:tab/>
        <w:t>5</w:t>
      </w:r>
      <w:r>
        <w:tab/>
        <w:t>1</w:t>
      </w:r>
      <w:r>
        <w:tab/>
        <w:t>1</w:t>
      </w:r>
      <w:r>
        <w:tab/>
        <w:t>3</w:t>
      </w:r>
      <w:r>
        <w:tab/>
        <w:t>-1</w:t>
      </w:r>
      <w:r>
        <w:tab/>
        <w:t>-3</w:t>
      </w:r>
      <w:r>
        <w:tab/>
        <w:t>-7</w:t>
      </w:r>
      <w:r>
        <w:tab/>
        <w:t>3</w:t>
      </w:r>
      <w:r>
        <w:tab/>
        <w:t>-5</w:t>
      </w:r>
      <w:r>
        <w:tab/>
        <w:t>-7</w:t>
      </w:r>
      <w:r>
        <w:tab/>
        <w:t>3</w:t>
      </w:r>
      <w:r>
        <w:tab/>
        <w:t>-3</w:t>
      </w:r>
      <w:r>
        <w:tab/>
        <w:t>-5</w:t>
      </w:r>
      <w:r>
        <w:tab/>
        <w:t>1</w:t>
      </w:r>
      <w:r>
        <w:tab/>
        <w:t>5</w:t>
      </w:r>
      <w:r>
        <w:tab/>
        <w:t>-1</w:t>
      </w:r>
      <w:r>
        <w:tab/>
        <w:t>3</w:t>
      </w:r>
      <w:r>
        <w:tab/>
        <w:t>3</w:t>
      </w:r>
      <w:r>
        <w:tab/>
        <w:t>-3</w:t>
      </w:r>
      <w:r>
        <w:tab/>
        <w:t>-5</w:t>
      </w:r>
      <w:r>
        <w:tab/>
        <w:t>-7</w:t>
      </w:r>
      <w:r>
        <w:tab/>
        <w:t>-7</w:t>
      </w:r>
      <w:r>
        <w:tab/>
        <w:t>3</w:t>
      </w:r>
      <w:r>
        <w:tab/>
        <w:t>1</w:t>
      </w:r>
      <w:r>
        <w:tab/>
        <w:t>5</w:t>
      </w:r>
      <w:r>
        <w:tab/>
        <w:t>1</w:t>
      </w:r>
      <w:r>
        <w:tab/>
        <w:t>-3</w:t>
      </w:r>
      <w:r>
        <w:tab/>
        <w:t>-7</w:t>
      </w:r>
      <w:r>
        <w:tab/>
        <w:t>5</w:t>
      </w:r>
      <w:r>
        <w:tab/>
        <w:t>-7</w:t>
      </w:r>
      <w:r>
        <w:tab/>
        <w:t>-3</w:t>
      </w:r>
      <w:r>
        <w:tab/>
        <w:t>7</w:t>
      </w:r>
      <w:r>
        <w:tab/>
        <w:t>-1</w:t>
      </w:r>
      <w:r>
        <w:tab/>
        <w:t>7</w:t>
      </w:r>
      <w:r>
        <w:tab/>
        <w:t>5</w:t>
      </w:r>
      <w:r>
        <w:tab/>
        <w:t>5</w:t>
      </w:r>
      <w:r>
        <w:tab/>
        <w:t>7</w:t>
      </w:r>
      <w:r>
        <w:tab/>
        <w:t>-1</w:t>
      </w:r>
      <w:r>
        <w:tab/>
        <w:t>-7</w:t>
      </w:r>
      <w:r>
        <w:tab/>
        <w:t>3</w:t>
      </w:r>
      <w:r>
        <w:tab/>
        <w:t>5</w:t>
      </w:r>
      <w:r>
        <w:tab/>
        <w:t>1</w:t>
      </w:r>
      <w:r>
        <w:tab/>
        <w:t>-5</w:t>
      </w:r>
      <w:r>
        <w:tab/>
        <w:t>-3</w:t>
      </w:r>
      <w:r>
        <w:tab/>
        <w:t>1</w:t>
      </w:r>
      <w:r>
        <w:tab/>
        <w:t>-3</w:t>
      </w:r>
      <w:r>
        <w:tab/>
        <w:t>-5</w:t>
      </w:r>
      <w:r>
        <w:tab/>
        <w:t>-5</w:t>
      </w:r>
      <w:r>
        <w:tab/>
        <w:t>-5</w:t>
      </w:r>
      <w:r>
        <w:tab/>
        <w:t>3</w:t>
      </w:r>
      <w:r>
        <w:tab/>
        <w:t>-5</w:t>
      </w:r>
      <w:r>
        <w:tab/>
        <w:t>7</w:t>
      </w:r>
      <w:r>
        <w:tab/>
        <w:t>-1</w:t>
      </w:r>
      <w:r>
        <w:tab/>
        <w:t>5</w:t>
      </w:r>
      <w:r>
        <w:tab/>
        <w:t>3</w:t>
      </w:r>
      <w:r>
        <w:tab/>
        <w:t>-1</w:t>
      </w:r>
      <w:r>
        <w:tab/>
        <w:t>-3</w:t>
      </w:r>
      <w:r>
        <w:tab/>
        <w:t>5</w:t>
      </w:r>
      <w:r>
        <w:tab/>
        <w:t>-1</w:t>
      </w:r>
      <w:r>
        <w:tab/>
        <w:t>-1</w:t>
      </w:r>
      <w:r>
        <w:tab/>
        <w:t>7</w:t>
      </w:r>
      <w:r>
        <w:tab/>
        <w:t>3</w:t>
      </w:r>
      <w:r>
        <w:tab/>
        <w:t>7</w:t>
      </w:r>
      <w:r>
        <w:tab/>
        <w:t>3</w:t>
      </w:r>
      <w:r>
        <w:tab/>
        <w:t>5</w:t>
      </w:r>
      <w:r>
        <w:tab/>
        <w:t>-1</w:t>
      </w:r>
      <w:r>
        <w:tab/>
        <w:t>1</w:t>
      </w:r>
      <w:r>
        <w:tab/>
        <w:t>1</w:t>
      </w:r>
      <w:r>
        <w:tab/>
        <w:t>5</w:t>
      </w:r>
      <w:r>
        <w:tab/>
        <w:t>-7</w:t>
      </w:r>
      <w:r>
        <w:tab/>
        <w:t>1</w:t>
      </w:r>
      <w:r>
        <w:tab/>
        <w:t>-1</w:t>
      </w:r>
      <w:r>
        <w:tab/>
        <w:t>7</w:t>
      </w:r>
      <w:r>
        <w:tab/>
        <w:t>-3</w:t>
      </w:r>
      <w:r>
        <w:tab/>
        <w:t>-1</w:t>
      </w:r>
      <w:r>
        <w:tab/>
        <w:t>3</w:t>
      </w:r>
      <w:r>
        <w:tab/>
        <w:t>-3</w:t>
      </w:r>
      <w:r>
        <w:tab/>
        <w:t>1</w:t>
      </w:r>
      <w:r>
        <w:tab/>
        <w:t>-1</w:t>
      </w:r>
      <w:r>
        <w:tab/>
        <w:t>5</w:t>
      </w:r>
      <w:r>
        <w:tab/>
        <w:t>-3</w:t>
      </w:r>
      <w:r>
        <w:tab/>
        <w:t>1</w:t>
      </w:r>
      <w:r>
        <w:tab/>
        <w:t>-1</w:t>
      </w:r>
      <w:r>
        <w:tab/>
        <w:t>-3</w:t>
      </w:r>
      <w:r>
        <w:tab/>
        <w:t>-1</w:t>
      </w:r>
      <w:r>
        <w:tab/>
        <w:t>7</w:t>
      </w:r>
      <w:r>
        <w:tab/>
        <w:t>5</w:t>
      </w:r>
      <w:r>
        <w:tab/>
        <w:t>-7</w:t>
      </w:r>
      <w:r>
        <w:tab/>
        <w:t>-7</w:t>
      </w:r>
      <w:r>
        <w:tab/>
        <w:t>-5</w:t>
      </w:r>
      <w:r>
        <w:tab/>
        <w:t>3</w:t>
      </w:r>
      <w:r>
        <w:tab/>
        <w:t>-3</w:t>
      </w:r>
      <w:r>
        <w:tab/>
        <w:t>7</w:t>
      </w:r>
      <w:r>
        <w:tab/>
        <w:t>7</w:t>
      </w:r>
      <w:r>
        <w:tab/>
        <w:t>-7</w:t>
      </w:r>
      <w:r>
        <w:tab/>
        <w:t>-7</w:t>
      </w:r>
      <w:r>
        <w:tab/>
        <w:t>5</w:t>
      </w:r>
      <w:r>
        <w:tab/>
        <w:t>3</w:t>
      </w:r>
      <w:r>
        <w:tab/>
        <w:t>-1</w:t>
      </w:r>
      <w:r>
        <w:tab/>
        <w:t>-5</w:t>
      </w:r>
      <w:r>
        <w:tab/>
        <w:t>3</w:t>
      </w:r>
      <w:r>
        <w:tab/>
        <w:t>5</w:t>
      </w:r>
      <w:r>
        <w:tab/>
        <w:t>7</w:t>
      </w:r>
      <w:r>
        <w:tab/>
        <w:t>-3</w:t>
      </w:r>
      <w:r>
        <w:tab/>
        <w:t>3</w:t>
      </w:r>
      <w:r>
        <w:tab/>
        <w:t>5</w:t>
      </w:r>
      <w:r>
        <w:tab/>
        <w:t>-3</w:t>
      </w:r>
      <w:r>
        <w:tab/>
        <w:t>3</w:t>
      </w:r>
      <w:r>
        <w:tab/>
        <w:t>-3</w:t>
      </w:r>
      <w:r>
        <w:tab/>
        <w:t>-5</w:t>
      </w:r>
      <w:r>
        <w:tab/>
        <w:t>3</w:t>
      </w:r>
      <w:r>
        <w:tab/>
        <w:t>1</w:t>
      </w:r>
      <w:r>
        <w:tab/>
        <w:t>-3</w:t>
      </w:r>
      <w:r>
        <w:tab/>
        <w:t>-1</w:t>
      </w:r>
      <w:r>
        <w:tab/>
        <w:t>-1</w:t>
      </w:r>
      <w:r>
        <w:tab/>
        <w:t>-1</w:t>
      </w:r>
      <w:r>
        <w:tab/>
        <w:t>3</w:t>
      </w:r>
      <w:r>
        <w:tab/>
        <w:t>7</w:t>
      </w:r>
      <w:r>
        <w:tab/>
        <w:t>7</w:t>
      </w:r>
      <w:r>
        <w:tab/>
        <w:t>-5</w:t>
      </w:r>
      <w:r>
        <w:tab/>
        <w:t>-3</w:t>
      </w:r>
      <w:r>
        <w:tab/>
        <w:t>5</w:t>
      </w:r>
      <w:r>
        <w:tab/>
        <w:t>7</w:t>
      </w:r>
      <w:r>
        <w:tab/>
        <w:t>5</w:t>
      </w:r>
      <w:r>
        <w:tab/>
        <w:t>-1</w:t>
      </w:r>
      <w:r>
        <w:tab/>
        <w:t>-1</w:t>
      </w:r>
      <w:r>
        <w:tab/>
        <w:t>-7</w:t>
      </w:r>
      <w:r>
        <w:tab/>
        <w:t>5</w:t>
      </w:r>
      <w:r>
        <w:tab/>
        <w:t>1</w:t>
      </w:r>
      <w:r>
        <w:tab/>
        <w:t>1</w:t>
      </w:r>
      <w:r>
        <w:tab/>
        <w:t>-5</w:t>
      </w:r>
      <w:r>
        <w:tab/>
        <w:t>-5</w:t>
      </w:r>
      <w:r>
        <w:tab/>
        <w:t>-7</w:t>
      </w:r>
      <w:r>
        <w:tab/>
        <w:t>1</w:t>
      </w:r>
      <w:r>
        <w:tab/>
        <w:t>3</w:t>
      </w:r>
      <w:r>
        <w:tab/>
        <w:t>1</w:t>
      </w:r>
      <w:r>
        <w:tab/>
        <w:t>5</w:t>
      </w:r>
      <w:r>
        <w:tab/>
        <w:t>-7</w:t>
      </w:r>
      <w:r>
        <w:tab/>
        <w:t>3</w:t>
      </w:r>
      <w:r>
        <w:tab/>
        <w:t>1</w:t>
      </w:r>
      <w:r>
        <w:tab/>
        <w:t>-1</w:t>
      </w:r>
      <w:r>
        <w:tab/>
        <w:t>-5</w:t>
      </w:r>
      <w:r>
        <w:tab/>
        <w:t>7</w:t>
      </w:r>
      <w:r>
        <w:tab/>
        <w:t>3</w:t>
      </w:r>
      <w:r>
        <w:tab/>
        <w:t>5</w:t>
      </w:r>
      <w:r>
        <w:tab/>
        <w:t>1</w:t>
      </w:r>
      <w:r>
        <w:tab/>
        <w:t>-1</w:t>
      </w:r>
      <w:r>
        <w:tab/>
        <w:t>-3</w:t>
      </w:r>
      <w:r>
        <w:tab/>
        <w:t>-7</w:t>
      </w:r>
      <w:r>
        <w:tab/>
        <w:t>-5</w:t>
      </w:r>
      <w:r>
        <w:tab/>
        <w:t>-7</w:t>
      </w:r>
      <w:r>
        <w:tab/>
        <w:t>3</w:t>
      </w:r>
      <w:r>
        <w:tab/>
        <w:t>5</w:t>
      </w:r>
      <w:r>
        <w:tab/>
        <w:t>7</w:t>
      </w:r>
      <w:r>
        <w:tab/>
        <w:t>-5</w:t>
      </w:r>
      <w:r>
        <w:tab/>
        <w:t>1</w:t>
      </w:r>
      <w:r>
        <w:tab/>
        <w:t>-7</w:t>
      </w:r>
      <w:r>
        <w:tab/>
        <w:t>-1</w:t>
      </w:r>
      <w:r>
        <w:tab/>
        <w:t>3</w:t>
      </w:r>
      <w:r>
        <w:tab/>
        <w:t>1</w:t>
      </w:r>
      <w:r>
        <w:tab/>
        <w:t>-7</w:t>
      </w:r>
      <w:r>
        <w:tab/>
        <w:t>7</w:t>
      </w:r>
      <w:r>
        <w:tab/>
        <w:t>3</w:t>
      </w:r>
      <w:r>
        <w:tab/>
        <w:t>1</w:t>
      </w:r>
      <w:r>
        <w:tab/>
        <w:t>-7</w:t>
      </w:r>
      <w:r>
        <w:tab/>
        <w:t>-7</w:t>
      </w:r>
      <w:r>
        <w:tab/>
        <w:t>7</w:t>
      </w:r>
      <w:r>
        <w:tab/>
        <w:t>1</w:t>
      </w:r>
      <w:r>
        <w:tab/>
        <w:t>7</w:t>
      </w:r>
      <w:r>
        <w:tab/>
        <w:t>-3</w:t>
      </w:r>
      <w:r>
        <w:tab/>
        <w:t>-7</w:t>
      </w:r>
      <w:r>
        <w:tab/>
        <w:t>5</w:t>
      </w:r>
      <w:r>
        <w:tab/>
        <w:t>7</w:t>
      </w:r>
      <w:r>
        <w:tab/>
        <w:t>-1</w:t>
      </w:r>
      <w:r>
        <w:tab/>
        <w:t>-7</w:t>
      </w:r>
      <w:r>
        <w:tab/>
        <w:t>-3</w:t>
      </w:r>
      <w:r>
        <w:tab/>
        <w:t>1</w:t>
      </w:r>
      <w:r>
        <w:tab/>
        <w:t>3</w:t>
      </w:r>
      <w:r>
        <w:tab/>
        <w:t>-5</w:t>
      </w:r>
      <w:r>
        <w:tab/>
        <w:t>-1</w:t>
      </w:r>
      <w:r>
        <w:tab/>
        <w:t>-7</w:t>
      </w:r>
      <w:r>
        <w:tab/>
        <w:t>-5</w:t>
      </w:r>
      <w:r>
        <w:tab/>
        <w:t>5</w:t>
      </w:r>
      <w:r>
        <w:tab/>
        <w:t>-7</w:t>
      </w:r>
      <w:r>
        <w:tab/>
        <w:t>-3</w:t>
      </w:r>
      <w:r>
        <w:tab/>
        <w:t>-5</w:t>
      </w:r>
      <w:r>
        <w:tab/>
        <w:t>-1</w:t>
      </w:r>
      <w:r>
        <w:tab/>
        <w:t>1</w:t>
      </w:r>
      <w:r>
        <w:tab/>
        <w:t>-7</w:t>
      </w:r>
      <w:r>
        <w:tab/>
        <w:t>3</w:t>
      </w:r>
      <w:r>
        <w:tab/>
        <w:t>1</w:t>
      </w:r>
      <w:r>
        <w:tab/>
        <w:t>-1</w:t>
      </w:r>
      <w:r>
        <w:tab/>
        <w:t>-5</w:t>
      </w:r>
      <w:r>
        <w:tab/>
        <w:t>-5</w:t>
      </w:r>
      <w:r>
        <w:tab/>
        <w:t>-7</w:t>
      </w:r>
      <w:r>
        <w:tab/>
        <w:t>-3</w:t>
      </w:r>
      <w:r>
        <w:tab/>
        <w:t>-7</w:t>
      </w:r>
      <w:r>
        <w:tab/>
        <w:t>5</w:t>
      </w:r>
      <w:r>
        <w:tab/>
        <w:t>3</w:t>
      </w:r>
      <w:r>
        <w:tab/>
        <w:t>-3</w:t>
      </w:r>
      <w:r>
        <w:tab/>
        <w:t>-5</w:t>
      </w:r>
      <w:r>
        <w:tab/>
        <w:t>5</w:t>
      </w:r>
      <w:r>
        <w:tab/>
        <w:t>-7</w:t>
      </w:r>
      <w:r>
        <w:tab/>
        <w:t>5</w:t>
      </w:r>
      <w:r>
        <w:tab/>
        <w:t>-7</w:t>
      </w:r>
      <w:r>
        <w:tab/>
        <w:t>-5</w:t>
      </w:r>
      <w:r>
        <w:tab/>
        <w:t>5</w:t>
      </w:r>
      <w:r>
        <w:tab/>
        <w:t>1</w:t>
      </w:r>
      <w:r>
        <w:tab/>
        <w:t>-1</w:t>
      </w:r>
      <w:r>
        <w:tab/>
        <w:t>7</w:t>
      </w:r>
      <w:r>
        <w:tab/>
        <w:t>3</w:t>
      </w:r>
      <w:r>
        <w:tab/>
        <w:t>3</w:t>
      </w:r>
      <w:r>
        <w:tab/>
        <w:t>-7</w:t>
      </w:r>
      <w:r>
        <w:tab/>
        <w:t>1</w:t>
      </w:r>
      <w:r>
        <w:tab/>
        <w:t>-7</w:t>
      </w:r>
      <w:r>
        <w:tab/>
        <w:t>3</w:t>
      </w:r>
      <w:r>
        <w:tab/>
        <w:t>-7</w:t>
      </w:r>
      <w:r>
        <w:tab/>
        <w:t>1</w:t>
      </w:r>
      <w:r>
        <w:tab/>
        <w:t>-7</w:t>
      </w:r>
      <w:r>
        <w:tab/>
        <w:t>-1</w:t>
      </w:r>
      <w:r>
        <w:tab/>
        <w:t>-3</w:t>
      </w:r>
      <w:r>
        <w:tab/>
        <w:t>3</w:t>
      </w:r>
      <w:r>
        <w:tab/>
        <w:t>-3</w:t>
      </w:r>
      <w:r>
        <w:tab/>
        <w:t>-5</w:t>
      </w:r>
      <w:r>
        <w:tab/>
        <w:t>3</w:t>
      </w:r>
      <w:r>
        <w:tab/>
        <w:t>-3</w:t>
      </w:r>
      <w:r>
        <w:tab/>
        <w:t>-5</w:t>
      </w:r>
      <w:r>
        <w:tab/>
        <w:t>-3</w:t>
      </w:r>
      <w:r>
        <w:tab/>
        <w:t>-1</w:t>
      </w:r>
      <w:r>
        <w:tab/>
        <w:t>-5</w:t>
      </w:r>
      <w:r>
        <w:tab/>
        <w:t>1</w:t>
      </w:r>
      <w:r>
        <w:tab/>
        <w:t>5</w:t>
      </w:r>
      <w:r>
        <w:tab/>
        <w:t>-7</w:t>
      </w:r>
      <w:r>
        <w:tab/>
        <w:t>5</w:t>
      </w:r>
      <w:r>
        <w:tab/>
        <w:t>-3</w:t>
      </w:r>
      <w:r>
        <w:tab/>
        <w:t>-7</w:t>
      </w:r>
      <w:r>
        <w:tab/>
        <w:t>-3</w:t>
      </w:r>
      <w:r>
        <w:tab/>
        <w:t>-7</w:t>
      </w:r>
      <w:r>
        <w:tab/>
        <w:t>5</w:t>
      </w:r>
      <w:r>
        <w:tab/>
        <w:t>3</w:t>
      </w:r>
      <w:r>
        <w:tab/>
        <w:t>5</w:t>
      </w:r>
      <w:r>
        <w:tab/>
        <w:t>5</w:t>
      </w:r>
      <w:r>
        <w:tab/>
        <w:t>-3</w:t>
      </w:r>
      <w:r>
        <w:tab/>
        <w:t>7</w:t>
      </w:r>
      <w:r>
        <w:tab/>
        <w:t>3</w:t>
      </w:r>
      <w:r>
        <w:tab/>
        <w:t>5</w:t>
      </w:r>
      <w:r>
        <w:tab/>
        <w:t>7</w:t>
      </w:r>
      <w:r>
        <w:tab/>
        <w:t>7</w:t>
      </w:r>
      <w:r>
        <w:tab/>
        <w:t>-5</w:t>
      </w:r>
      <w:r>
        <w:tab/>
        <w:t>-3</w:t>
      </w:r>
      <w:r>
        <w:tab/>
        <w:t>7</w:t>
      </w:r>
      <w:r>
        <w:tab/>
        <w:t>5</w:t>
      </w:r>
      <w:r>
        <w:tab/>
        <w:t>-5</w:t>
      </w:r>
      <w:r>
        <w:tab/>
        <w:t>-7</w:t>
      </w:r>
      <w:r>
        <w:tab/>
        <w:t>3</w:t>
      </w:r>
      <w:r>
        <w:tab/>
        <w:t>3</w:t>
      </w:r>
      <w:r>
        <w:tab/>
        <w:t>1</w:t>
      </w:r>
      <w:r>
        <w:tab/>
        <w:t>5</w:t>
      </w:r>
      <w:r>
        <w:tab/>
        <w:t>1</w:t>
      </w:r>
      <w:r>
        <w:tab/>
        <w:t>3</w:t>
      </w:r>
      <w:r>
        <w:tab/>
        <w:t>3</w:t>
      </w:r>
      <w:r>
        <w:tab/>
        <w:t>1]</w:t>
      </w:r>
    </w:p>
    <w:p w14:paraId="2AEC4150" w14:textId="77777777" w:rsidR="00E12875" w:rsidRDefault="00E12875" w:rsidP="00E12875">
      <w:r>
        <w:tab/>
        <w:t>%rrcup</w:t>
      </w:r>
    </w:p>
    <w:p w14:paraId="44927147" w14:textId="77777777" w:rsidR="00E12875" w:rsidRDefault="00E12875" w:rsidP="00E12875">
      <w:r>
        <w:rPr>
          <w:rFonts w:hint="eastAsia"/>
        </w:rPr>
        <w:tab/>
        <w:t>I_rrcu(i,:) = upfirdn(I(i,:), band, sps);%</w:t>
      </w:r>
      <w:r>
        <w:rPr>
          <w:rFonts w:hint="eastAsia"/>
        </w:rPr>
        <w:t>升余弦滤波并上采样</w:t>
      </w:r>
    </w:p>
    <w:p w14:paraId="41109B1E" w14:textId="77777777" w:rsidR="00E12875" w:rsidRDefault="00E12875" w:rsidP="00E12875">
      <w:r>
        <w:tab/>
        <w:t>Q_rrcu(i,:) = upfirdn(Q(i,:), band, sps);</w:t>
      </w:r>
    </w:p>
    <w:p w14:paraId="351B9E13" w14:textId="77777777" w:rsidR="00E12875" w:rsidRDefault="00E12875" w:rsidP="00E12875"/>
    <w:p w14:paraId="7F8C0003" w14:textId="77777777" w:rsidR="00E12875" w:rsidRDefault="00E12875" w:rsidP="00E12875">
      <w:r>
        <w:rPr>
          <w:rFonts w:hint="eastAsia"/>
        </w:rPr>
        <w:tab/>
        <w:t>%</w:t>
      </w:r>
      <w:r>
        <w:rPr>
          <w:rFonts w:hint="eastAsia"/>
        </w:rPr>
        <w:t>对符号序列采样，产生</w:t>
      </w:r>
      <w:r>
        <w:rPr>
          <w:rFonts w:hint="eastAsia"/>
        </w:rPr>
        <w:t>m(tTs)</w:t>
      </w:r>
    </w:p>
    <w:p w14:paraId="38E96D60" w14:textId="77777777" w:rsidR="00E12875" w:rsidRDefault="00E12875" w:rsidP="00E12875">
      <w:r>
        <w:tab/>
        <w:t>bnOriI(i,:)=I(i,:);</w:t>
      </w:r>
    </w:p>
    <w:p w14:paraId="6E15C022" w14:textId="77777777" w:rsidR="00E12875" w:rsidRDefault="00E12875" w:rsidP="00E12875">
      <w:r>
        <w:tab/>
        <w:t>bnOriQ(i,:)=Q(i,:);</w:t>
      </w:r>
    </w:p>
    <w:p w14:paraId="5378C466" w14:textId="77777777" w:rsidR="00E12875" w:rsidRDefault="00E12875" w:rsidP="00E12875"/>
    <w:p w14:paraId="5B135432" w14:textId="77777777" w:rsidR="00E12875" w:rsidRDefault="00E12875" w:rsidP="00E12875">
      <w:r>
        <w:lastRenderedPageBreak/>
        <w:tab/>
        <w:t>OriImpulsesI(i,:)=upsample(bnOriI(i,:),T,T/2);</w:t>
      </w:r>
    </w:p>
    <w:p w14:paraId="0F91E586" w14:textId="77777777" w:rsidR="00E12875" w:rsidRDefault="00E12875" w:rsidP="00E12875">
      <w:r>
        <w:tab/>
        <w:t>mOriIi=conv(OriImpulsesI(i,:),gTpulse);</w:t>
      </w:r>
    </w:p>
    <w:p w14:paraId="6B1EF39C" w14:textId="77777777" w:rsidR="00E12875" w:rsidRDefault="00E12875" w:rsidP="00E12875">
      <w:r>
        <w:tab/>
        <w:t>mOriI(i,:)=mOriIi(n_dly);</w:t>
      </w:r>
    </w:p>
    <w:p w14:paraId="1D748EC7" w14:textId="77777777" w:rsidR="00E12875" w:rsidRDefault="00E12875" w:rsidP="00E12875"/>
    <w:p w14:paraId="1B961960" w14:textId="77777777" w:rsidR="00E12875" w:rsidRDefault="00E12875" w:rsidP="00E12875">
      <w:r>
        <w:tab/>
        <w:t>OriImpulsesQ(i,:)=upsample(bnOriQ(i,:),T,T/2);</w:t>
      </w:r>
    </w:p>
    <w:p w14:paraId="68582A60" w14:textId="77777777" w:rsidR="00E12875" w:rsidRDefault="00E12875" w:rsidP="00E12875">
      <w:r>
        <w:tab/>
        <w:t>mOriQi=conv(OriImpulsesQ(i,:),gTpulse);</w:t>
      </w:r>
    </w:p>
    <w:p w14:paraId="195E8F0D" w14:textId="77777777" w:rsidR="00E12875" w:rsidRDefault="00E12875" w:rsidP="00E12875">
      <w:r>
        <w:tab/>
        <w:t>mOriQ(i,:)=mOriQi(n_dly);</w:t>
      </w:r>
    </w:p>
    <w:p w14:paraId="5BA2A7F5" w14:textId="77777777" w:rsidR="00E12875" w:rsidRDefault="00E12875" w:rsidP="00E12875"/>
    <w:p w14:paraId="0A1251BA" w14:textId="77777777" w:rsidR="00E12875" w:rsidRDefault="00E12875" w:rsidP="00E12875">
      <w:r>
        <w:tab/>
        <w:t>bnOriI_rrcu(i,:)=I_rrcu(i,:);</w:t>
      </w:r>
    </w:p>
    <w:p w14:paraId="7BD5F960" w14:textId="77777777" w:rsidR="00E12875" w:rsidRDefault="00E12875" w:rsidP="00E12875">
      <w:r>
        <w:tab/>
        <w:t>bnOriQ_rrcu(i,:)=Q_rrcu(i,:);</w:t>
      </w:r>
    </w:p>
    <w:p w14:paraId="5ACCC98A" w14:textId="77777777" w:rsidR="00E12875" w:rsidRDefault="00E12875" w:rsidP="00E12875"/>
    <w:p w14:paraId="7D5CA219" w14:textId="77777777" w:rsidR="00E12875" w:rsidRDefault="00E12875" w:rsidP="00E12875">
      <w:r>
        <w:tab/>
        <w:t>OriImpulsesI_rrcu(i,:)=upsample(bnOriI_rrcu(i,:),T_rrcu,T_rrcu/2);</w:t>
      </w:r>
    </w:p>
    <w:p w14:paraId="65C399A8" w14:textId="77777777" w:rsidR="00E12875" w:rsidRDefault="00E12875" w:rsidP="00E12875">
      <w:r>
        <w:tab/>
        <w:t>mOriI_rrcui=conv(OriImpulsesI_rrcu(i,:),gTpulse_rrcu);</w:t>
      </w:r>
    </w:p>
    <w:p w14:paraId="1BEAB68C" w14:textId="77777777" w:rsidR="00E12875" w:rsidRDefault="00E12875" w:rsidP="00E12875">
      <w:r>
        <w:tab/>
        <w:t>mOriI_rrcu(i,:)=mOriI_rrcui(n_dly_rrcu);</w:t>
      </w:r>
    </w:p>
    <w:p w14:paraId="1669DDA5" w14:textId="77777777" w:rsidR="00E12875" w:rsidRDefault="00E12875" w:rsidP="00E12875">
      <w:r>
        <w:tab/>
        <w:t>OriImpulsesQ_rrcu(i,:)=upsample(bnOriQ_rrcu(i,:),T_rrcu,T_rrcu/2);</w:t>
      </w:r>
    </w:p>
    <w:p w14:paraId="7668D309" w14:textId="77777777" w:rsidR="00E12875" w:rsidRDefault="00E12875" w:rsidP="00E12875">
      <w:r>
        <w:tab/>
        <w:t>mOriQ_rrcui=conv(OriImpulsesQ_rrcu(i,:),gTpulse_rrcu);</w:t>
      </w:r>
    </w:p>
    <w:p w14:paraId="2E750724" w14:textId="77777777" w:rsidR="00E12875" w:rsidRDefault="00E12875" w:rsidP="00E12875">
      <w:r>
        <w:tab/>
        <w:t>mOriQ_rrcu(i,:)=mOriQ_rrcui(n_dly_rrcu);</w:t>
      </w:r>
    </w:p>
    <w:p w14:paraId="5A9FC81E" w14:textId="77777777" w:rsidR="00E12875" w:rsidRDefault="00E12875" w:rsidP="00E12875"/>
    <w:p w14:paraId="3ECD1126" w14:textId="77777777" w:rsidR="00E12875" w:rsidRDefault="00E12875" w:rsidP="00E12875">
      <w:r>
        <w:tab/>
        <w:t>%duc</w:t>
      </w:r>
    </w:p>
    <w:p w14:paraId="5C17A802" w14:textId="77777777" w:rsidR="00E12875" w:rsidRDefault="00E12875" w:rsidP="00E12875">
      <w:r>
        <w:tab/>
        <w:t>f_shift_ceil=250*10^6;</w:t>
      </w:r>
    </w:p>
    <w:p w14:paraId="12954054" w14:textId="77777777" w:rsidR="00E12875" w:rsidRDefault="00E12875" w:rsidP="00E12875">
      <w:r>
        <w:tab/>
        <w:t>fc=125*10^6+f_shift_ceil*(i-1);</w:t>
      </w:r>
    </w:p>
    <w:p w14:paraId="02D183B4" w14:textId="77777777" w:rsidR="00E12875" w:rsidRDefault="00E12875" w:rsidP="00E12875">
      <w:r>
        <w:tab/>
        <w:t>%cos(a+b)=cosacosb-sinasinb</w:t>
      </w:r>
    </w:p>
    <w:p w14:paraId="3AB631CF" w14:textId="77777777" w:rsidR="00E12875" w:rsidRDefault="00E12875" w:rsidP="00E12875">
      <w:r>
        <w:tab/>
        <w:t>%sin(a+b)=sinacosb+cosasinb</w:t>
      </w:r>
    </w:p>
    <w:p w14:paraId="7AA1AC7D" w14:textId="77777777" w:rsidR="00E12875" w:rsidRDefault="00E12875" w:rsidP="00E12875">
      <w:r>
        <w:tab/>
        <w:t>mOriI_duc(i,:)=mOriI_rrcu(i,:).*cos(2*pi*fc*t_rrcu)-mOriQ_rrcu(i,:).*sin(2*pi*fc*t_rrcu);</w:t>
      </w:r>
    </w:p>
    <w:p w14:paraId="27632389" w14:textId="77777777" w:rsidR="00E12875" w:rsidRDefault="00E12875" w:rsidP="00E12875">
      <w:r>
        <w:tab/>
        <w:t>mOriQ_duc(i,:)=mOriQ_rrcu(i,:).*cos(2*pi*fc*t_rrcu)+mOriI_rrcu(i,:).*sin(2*pi*fc*t_rrcu);</w:t>
      </w:r>
    </w:p>
    <w:p w14:paraId="2156F672" w14:textId="77777777" w:rsidR="00E12875" w:rsidRDefault="00E12875" w:rsidP="00E12875">
      <w:r>
        <w:tab/>
        <w:t>t_I(i,:)=mOriI_duc(i,:);</w:t>
      </w:r>
    </w:p>
    <w:p w14:paraId="20392552" w14:textId="77777777" w:rsidR="00E12875" w:rsidRDefault="00E12875" w:rsidP="00E12875">
      <w:r>
        <w:tab/>
        <w:t>t_Q(i,:)=mOriQ_duc(i,:);</w:t>
      </w:r>
    </w:p>
    <w:p w14:paraId="4B596D37" w14:textId="77777777" w:rsidR="00E12875" w:rsidRDefault="00E12875" w:rsidP="00E12875">
      <w:r>
        <w:tab/>
        <w:t>%Noise</w:t>
      </w:r>
    </w:p>
    <w:p w14:paraId="40BFBA30" w14:textId="77777777" w:rsidR="00E12875" w:rsidRDefault="00E12875" w:rsidP="00E12875">
      <w:r>
        <w:tab/>
        <w:t>% N0=1*10^-8;;</w:t>
      </w:r>
    </w:p>
    <w:p w14:paraId="165689CC" w14:textId="77777777" w:rsidR="00E12875" w:rsidRDefault="00E12875" w:rsidP="00E12875">
      <w:r>
        <w:tab/>
        <w:t>% sigma=sqrt(N0*fs/2);</w:t>
      </w:r>
    </w:p>
    <w:p w14:paraId="10F12018" w14:textId="77777777" w:rsidR="00E12875" w:rsidRDefault="00E12875" w:rsidP="00E12875">
      <w:r>
        <w:tab/>
        <w:t>% w=normrnd(0,sigma,[1,N*T]);</w:t>
      </w:r>
    </w:p>
    <w:p w14:paraId="0D68E90D" w14:textId="77777777" w:rsidR="00E12875" w:rsidRDefault="00E12875" w:rsidP="00E12875">
      <w:r>
        <w:tab/>
        <w:t>% Es=sum(gOri1.^2)*ts/N;</w:t>
      </w:r>
    </w:p>
    <w:p w14:paraId="0CC15145" w14:textId="77777777" w:rsidR="00E12875" w:rsidRDefault="00E12875" w:rsidP="00E12875">
      <w:r>
        <w:tab/>
        <w:t>% SNR=10*log10(Es/N0);</w:t>
      </w:r>
    </w:p>
    <w:p w14:paraId="6F578AB9" w14:textId="77777777" w:rsidR="00E12875" w:rsidRDefault="00E12875" w:rsidP="00E12875">
      <w:r>
        <w:tab/>
        <w:t>% Baund_B0_EbN0=[Rs,B0,SNR];</w:t>
      </w:r>
    </w:p>
    <w:p w14:paraId="0C71C010" w14:textId="77777777" w:rsidR="00E12875" w:rsidRDefault="00E12875" w:rsidP="00E12875">
      <w:r>
        <w:tab/>
        <w:t>% g_I=gOriI+w;</w:t>
      </w:r>
    </w:p>
    <w:p w14:paraId="02E1EC2D" w14:textId="77777777" w:rsidR="00E12875" w:rsidRDefault="00E12875" w:rsidP="00E12875">
      <w:r>
        <w:tab/>
        <w:t>% g_Q=g_t+w;</w:t>
      </w:r>
    </w:p>
    <w:p w14:paraId="302E1CF7" w14:textId="77777777" w:rsidR="00E12875" w:rsidRDefault="00E12875" w:rsidP="00E12875">
      <w:r>
        <w:tab/>
        <w:t>% g_w=g_t;</w:t>
      </w:r>
    </w:p>
    <w:p w14:paraId="741A066C" w14:textId="77777777" w:rsidR="00E12875" w:rsidRDefault="00E12875" w:rsidP="00E12875">
      <w:r>
        <w:tab/>
        <w:t>%transport</w:t>
      </w:r>
    </w:p>
    <w:p w14:paraId="25755426" w14:textId="77777777" w:rsidR="00E12875" w:rsidRDefault="00E12875" w:rsidP="00E12875">
      <w:r>
        <w:tab/>
        <w:t>snr = 15;</w:t>
      </w:r>
    </w:p>
    <w:p w14:paraId="2129F379" w14:textId="77777777" w:rsidR="00E12875" w:rsidRDefault="00E12875" w:rsidP="00E12875">
      <w:r>
        <w:rPr>
          <w:rFonts w:hint="eastAsia"/>
        </w:rPr>
        <w:tab/>
        <w:t>r_I(i,:) = awgn(t_I(i,:), snr); %</w:t>
      </w:r>
      <w:r>
        <w:rPr>
          <w:rFonts w:hint="eastAsia"/>
        </w:rPr>
        <w:t>过加性白高斯信道</w:t>
      </w:r>
    </w:p>
    <w:p w14:paraId="616E2F3D" w14:textId="77777777" w:rsidR="00E12875" w:rsidRDefault="00E12875" w:rsidP="00E12875">
      <w:r>
        <w:tab/>
        <w:t>r_Q(i,:) = awgn(t_Q(i,:), snr);</w:t>
      </w:r>
    </w:p>
    <w:p w14:paraId="5B171F89" w14:textId="77777777" w:rsidR="00E12875" w:rsidRDefault="00E12875" w:rsidP="00E12875">
      <w:r>
        <w:rPr>
          <w:rFonts w:hint="eastAsia"/>
        </w:rPr>
        <w:tab/>
        <w:t xml:space="preserve">% r_I = t_I; </w:t>
      </w:r>
      <w:r>
        <w:rPr>
          <w:rFonts w:hint="eastAsia"/>
        </w:rPr>
        <w:tab/>
        <w:t>%</w:t>
      </w:r>
      <w:r>
        <w:rPr>
          <w:rFonts w:hint="eastAsia"/>
        </w:rPr>
        <w:t>直连</w:t>
      </w:r>
    </w:p>
    <w:p w14:paraId="2121A596" w14:textId="77777777" w:rsidR="00E12875" w:rsidRDefault="00E12875" w:rsidP="00E12875">
      <w:r>
        <w:tab/>
        <w:t>% r_Q = t_Q;</w:t>
      </w:r>
      <w:r>
        <w:tab/>
      </w:r>
    </w:p>
    <w:p w14:paraId="22DA24AA" w14:textId="77777777" w:rsidR="00E12875" w:rsidRDefault="00E12875" w:rsidP="00E12875"/>
    <w:p w14:paraId="25BD57F0" w14:textId="77777777" w:rsidR="00E12875" w:rsidRDefault="00E12875" w:rsidP="00E12875">
      <w:r>
        <w:lastRenderedPageBreak/>
        <w:tab/>
        <w:t>%ddc</w:t>
      </w:r>
    </w:p>
    <w:p w14:paraId="6BE36548" w14:textId="77777777" w:rsidR="00E12875" w:rsidRDefault="00E12875" w:rsidP="00E12875">
      <w:r>
        <w:tab/>
        <w:t>% cos(a-b)=cosacosb+sinasinb</w:t>
      </w:r>
    </w:p>
    <w:p w14:paraId="0DB165DC" w14:textId="77777777" w:rsidR="00E12875" w:rsidRDefault="00E12875" w:rsidP="00E12875">
      <w:r>
        <w:tab/>
        <w:t>% sin(a-b)=sinacosb-cosasinb</w:t>
      </w:r>
    </w:p>
    <w:p w14:paraId="699D4F35" w14:textId="77777777" w:rsidR="00E12875" w:rsidRDefault="00E12875" w:rsidP="00E12875">
      <w:r>
        <w:rPr>
          <w:rFonts w:hint="eastAsia"/>
        </w:rPr>
        <w:tab/>
        <w:t>mOriI_ddc(i,:)=r_I(i,:).*cos(2*pi*fc*t_rrcu)+r_Q(i,:).*sin(2*pi*fc*t_rrcu);</w:t>
      </w:r>
      <w:r>
        <w:rPr>
          <w:rFonts w:hint="eastAsia"/>
        </w:rPr>
        <w:tab/>
        <w:t>%DDC</w:t>
      </w:r>
      <w:r>
        <w:rPr>
          <w:rFonts w:hint="eastAsia"/>
        </w:rPr>
        <w:t>后</w:t>
      </w:r>
      <w:r>
        <w:rPr>
          <w:rFonts w:hint="eastAsia"/>
        </w:rPr>
        <w:t>I</w:t>
      </w:r>
      <w:r>
        <w:rPr>
          <w:rFonts w:hint="eastAsia"/>
        </w:rPr>
        <w:t>信号</w:t>
      </w:r>
    </w:p>
    <w:p w14:paraId="52F49D7D" w14:textId="77777777" w:rsidR="00E12875" w:rsidRDefault="00E12875" w:rsidP="00E12875">
      <w:r>
        <w:rPr>
          <w:rFonts w:hint="eastAsia"/>
        </w:rPr>
        <w:tab/>
        <w:t>mOriQ_ddc(i,:)=r_Q(i,:).*cos(2*pi*fc*t_rrcu)-r_I(i,:).*sin(2*pi*fc*t_rrcu);</w:t>
      </w:r>
      <w:r>
        <w:rPr>
          <w:rFonts w:hint="eastAsia"/>
        </w:rPr>
        <w:tab/>
        <w:t>%DDC</w:t>
      </w:r>
      <w:r>
        <w:rPr>
          <w:rFonts w:hint="eastAsia"/>
        </w:rPr>
        <w:t>后</w:t>
      </w:r>
      <w:r>
        <w:rPr>
          <w:rFonts w:hint="eastAsia"/>
        </w:rPr>
        <w:t>Q</w:t>
      </w:r>
      <w:r>
        <w:rPr>
          <w:rFonts w:hint="eastAsia"/>
        </w:rPr>
        <w:t>信号</w:t>
      </w:r>
    </w:p>
    <w:p w14:paraId="0D4A9A35" w14:textId="77777777" w:rsidR="00E12875" w:rsidRDefault="00E12875" w:rsidP="00E12875">
      <w:r>
        <w:tab/>
        <w:t>%rrcdown</w:t>
      </w:r>
    </w:p>
    <w:p w14:paraId="020A95E9" w14:textId="77777777" w:rsidR="00E12875" w:rsidRDefault="00E12875" w:rsidP="00E12875">
      <w:r>
        <w:tab/>
        <w:t>bnOriI_ddc(i,:)=downsample(mOriI_ddc(i,:),T_rrcu,T_rrcu/2);</w:t>
      </w:r>
    </w:p>
    <w:p w14:paraId="6B25B707" w14:textId="77777777" w:rsidR="00E12875" w:rsidRDefault="00E12875" w:rsidP="00E12875">
      <w:r>
        <w:tab/>
        <w:t>bnOriQ_ddc(i,:)=downsample(mOriQ_ddc(i,:),T_rrcu,T_rrcu/2);</w:t>
      </w:r>
    </w:p>
    <w:p w14:paraId="20EB67E8" w14:textId="77777777" w:rsidR="00E12875" w:rsidRDefault="00E12875" w:rsidP="00E12875">
      <w:r>
        <w:tab/>
        <w:t>bnOriI_rrcdi = upfirdn(bnOriI_ddc(i,:), band,1,sps);</w:t>
      </w:r>
    </w:p>
    <w:p w14:paraId="01FDEA1B" w14:textId="77777777" w:rsidR="00E12875" w:rsidRDefault="00E12875" w:rsidP="00E12875">
      <w:r>
        <w:tab/>
        <w:t>bnOriQ_rrcdi = upfirdn(bnOriQ_ddc(i,:), band,1,sps);</w:t>
      </w:r>
    </w:p>
    <w:p w14:paraId="050AB17A" w14:textId="77777777" w:rsidR="00E12875" w:rsidRDefault="00E12875" w:rsidP="00E12875">
      <w:r>
        <w:tab/>
        <w:t>bnOriI_rrcd(i,:) = bnOriI_rrcdi(span+1:end-span);</w:t>
      </w:r>
    </w:p>
    <w:p w14:paraId="06475A7C" w14:textId="77777777" w:rsidR="00E12875" w:rsidRDefault="00E12875" w:rsidP="00E12875">
      <w:r>
        <w:tab/>
        <w:t>bnOriQ_rrcd(i,:) = bnOriQ_rrcdi(span+1:end-span);</w:t>
      </w:r>
    </w:p>
    <w:p w14:paraId="7A670440" w14:textId="77777777" w:rsidR="00E12875" w:rsidRDefault="00E12875" w:rsidP="00E12875"/>
    <w:p w14:paraId="5D1B0B8E" w14:textId="77777777" w:rsidR="00E12875" w:rsidRDefault="00E12875" w:rsidP="00E12875">
      <w:r>
        <w:tab/>
        <w:t>bnOriI_rrcd_tempi=bnOriI_rrcd(i,:);</w:t>
      </w:r>
    </w:p>
    <w:p w14:paraId="719726B7" w14:textId="77777777" w:rsidR="00E12875" w:rsidRDefault="00E12875" w:rsidP="00E12875">
      <w:r>
        <w:tab/>
        <w:t>bnOriQ_rrcd_tempi=bnOriQ_rrcd(i,:);</w:t>
      </w:r>
    </w:p>
    <w:p w14:paraId="4EB53C68" w14:textId="77777777" w:rsidR="00E12875" w:rsidRDefault="00E12875" w:rsidP="00E12875">
      <w:r>
        <w:tab/>
        <w:t>bnOriI_judge_tempi=[];</w:t>
      </w:r>
    </w:p>
    <w:p w14:paraId="19DB3A6D" w14:textId="77777777" w:rsidR="00E12875" w:rsidRDefault="00E12875" w:rsidP="00E12875">
      <w:r>
        <w:tab/>
        <w:t>bnOriQ_judge_tempi=[];</w:t>
      </w:r>
    </w:p>
    <w:p w14:paraId="0A5D1682" w14:textId="77777777" w:rsidR="00E12875" w:rsidRDefault="00E12875" w:rsidP="00E12875">
      <w:r>
        <w:tab/>
        <w:t>index=1;</w:t>
      </w:r>
    </w:p>
    <w:p w14:paraId="30352177" w14:textId="77777777" w:rsidR="00E12875" w:rsidRDefault="00E12875" w:rsidP="00E12875">
      <w:r>
        <w:tab/>
        <w:t>for index=1:E/Qm</w:t>
      </w:r>
    </w:p>
    <w:p w14:paraId="01519A77" w14:textId="77777777" w:rsidR="00E12875" w:rsidRDefault="00E12875" w:rsidP="00E12875">
      <w:r>
        <w:tab/>
      </w:r>
      <w:r>
        <w:tab/>
      </w:r>
      <w:r>
        <w:tab/>
        <w:t>if bnOriI_rrcd_tempi(index)&gt;0&amp;&amp;bnOriI_rrcd_tempi(index)&lt;=2</w:t>
      </w:r>
    </w:p>
    <w:p w14:paraId="329F7E9B" w14:textId="77777777" w:rsidR="00E12875" w:rsidRDefault="00E12875" w:rsidP="00E12875">
      <w:r>
        <w:tab/>
      </w:r>
      <w:r>
        <w:tab/>
      </w:r>
      <w:r>
        <w:tab/>
      </w:r>
      <w:r>
        <w:tab/>
        <w:t>bnOriI_judge_tempi(index)=1;</w:t>
      </w:r>
    </w:p>
    <w:p w14:paraId="2BC8BCB4" w14:textId="77777777" w:rsidR="00E12875" w:rsidRDefault="00E12875" w:rsidP="00E12875">
      <w:r>
        <w:tab/>
      </w:r>
      <w:r>
        <w:tab/>
      </w:r>
      <w:r>
        <w:tab/>
        <w:t>elseif bnOriI_rrcd_tempi(index)&gt;2&amp;&amp;bnOriI_rrcd_tempi(index)&lt;=4</w:t>
      </w:r>
    </w:p>
    <w:p w14:paraId="4EFC13CD" w14:textId="77777777" w:rsidR="00E12875" w:rsidRDefault="00E12875" w:rsidP="00E12875">
      <w:r>
        <w:tab/>
      </w:r>
      <w:r>
        <w:tab/>
      </w:r>
      <w:r>
        <w:tab/>
      </w:r>
      <w:r>
        <w:tab/>
        <w:t>bnOriI_judge_tempi(index)=3;</w:t>
      </w:r>
    </w:p>
    <w:p w14:paraId="37908FD4" w14:textId="77777777" w:rsidR="00E12875" w:rsidRDefault="00E12875" w:rsidP="00E12875">
      <w:r>
        <w:tab/>
      </w:r>
      <w:r>
        <w:tab/>
      </w:r>
      <w:r>
        <w:tab/>
        <w:t>elseif bnOriI_rrcd_tempi(index)&gt;4&amp;&amp;bnOriI_rrcd_tempi(index)&lt;=6</w:t>
      </w:r>
    </w:p>
    <w:p w14:paraId="3FEA8CD6" w14:textId="77777777" w:rsidR="00E12875" w:rsidRDefault="00E12875" w:rsidP="00E12875">
      <w:r>
        <w:tab/>
      </w:r>
      <w:r>
        <w:tab/>
      </w:r>
      <w:r>
        <w:tab/>
      </w:r>
      <w:r>
        <w:tab/>
        <w:t>bnOriI_judge_tempi(index)=5;</w:t>
      </w:r>
    </w:p>
    <w:p w14:paraId="2429B8E6" w14:textId="77777777" w:rsidR="00E12875" w:rsidRDefault="00E12875" w:rsidP="00E12875">
      <w:r>
        <w:tab/>
      </w:r>
      <w:r>
        <w:tab/>
      </w:r>
      <w:r>
        <w:tab/>
        <w:t>elseif bnOriI_rrcd_tempi(index)&gt;6</w:t>
      </w:r>
    </w:p>
    <w:p w14:paraId="6FA70A25" w14:textId="77777777" w:rsidR="00E12875" w:rsidRDefault="00E12875" w:rsidP="00E12875">
      <w:r>
        <w:tab/>
      </w:r>
      <w:r>
        <w:tab/>
      </w:r>
      <w:r>
        <w:tab/>
      </w:r>
      <w:r>
        <w:tab/>
        <w:t>bnOriI_judge_tempi(index)=7;</w:t>
      </w:r>
    </w:p>
    <w:p w14:paraId="763D2F4A" w14:textId="77777777" w:rsidR="00E12875" w:rsidRDefault="00E12875" w:rsidP="00E12875">
      <w:r>
        <w:tab/>
      </w:r>
      <w:r>
        <w:tab/>
      </w:r>
      <w:r>
        <w:tab/>
        <w:t>elseif bnOriI_rrcd_tempi(index)&gt;-2&amp;&amp;bnOriI_rrcd_tempi(index)&lt;=0</w:t>
      </w:r>
    </w:p>
    <w:p w14:paraId="244C21D8" w14:textId="77777777" w:rsidR="00E12875" w:rsidRDefault="00E12875" w:rsidP="00E12875">
      <w:r>
        <w:tab/>
      </w:r>
      <w:r>
        <w:tab/>
      </w:r>
      <w:r>
        <w:tab/>
      </w:r>
      <w:r>
        <w:tab/>
        <w:t>bnOriI_judge_tempi(index)=-1;</w:t>
      </w:r>
    </w:p>
    <w:p w14:paraId="17BB2DF8" w14:textId="77777777" w:rsidR="00E12875" w:rsidRDefault="00E12875" w:rsidP="00E12875">
      <w:r>
        <w:tab/>
      </w:r>
      <w:r>
        <w:tab/>
      </w:r>
      <w:r>
        <w:tab/>
        <w:t>elseif bnOriI_rrcd_tempi(index)&gt;-4&amp;&amp;bnOriI_rrcd_tempi(index)&lt;=-2</w:t>
      </w:r>
    </w:p>
    <w:p w14:paraId="02DF360D" w14:textId="77777777" w:rsidR="00E12875" w:rsidRDefault="00E12875" w:rsidP="00E12875">
      <w:r>
        <w:tab/>
      </w:r>
      <w:r>
        <w:tab/>
      </w:r>
      <w:r>
        <w:tab/>
      </w:r>
      <w:r>
        <w:tab/>
        <w:t>bnOriI_judge_tempi(index)=-3;</w:t>
      </w:r>
    </w:p>
    <w:p w14:paraId="4829319E" w14:textId="77777777" w:rsidR="00E12875" w:rsidRDefault="00E12875" w:rsidP="00E12875">
      <w:r>
        <w:tab/>
      </w:r>
      <w:r>
        <w:tab/>
      </w:r>
      <w:r>
        <w:tab/>
        <w:t>elseif bnOriI_rrcd_tempi(index)&gt;-6&amp;&amp;bnOriI_rrcd_tempi(index)&lt;=-4</w:t>
      </w:r>
    </w:p>
    <w:p w14:paraId="6F614A46" w14:textId="77777777" w:rsidR="00E12875" w:rsidRDefault="00E12875" w:rsidP="00E12875">
      <w:r>
        <w:tab/>
      </w:r>
      <w:r>
        <w:tab/>
      </w:r>
      <w:r>
        <w:tab/>
      </w:r>
      <w:r>
        <w:tab/>
        <w:t>bnOriI_judge_tempi(index)=-5;</w:t>
      </w:r>
    </w:p>
    <w:p w14:paraId="026B420A" w14:textId="77777777" w:rsidR="00E12875" w:rsidRDefault="00E12875" w:rsidP="00E12875">
      <w:r>
        <w:tab/>
      </w:r>
      <w:r>
        <w:tab/>
      </w:r>
      <w:r>
        <w:tab/>
        <w:t>elseif bnOriI_rrcd_tempi(index)&lt;=-6</w:t>
      </w:r>
    </w:p>
    <w:p w14:paraId="67D12E9B" w14:textId="77777777" w:rsidR="00E12875" w:rsidRDefault="00E12875" w:rsidP="00E12875">
      <w:r>
        <w:tab/>
      </w:r>
      <w:r>
        <w:tab/>
      </w:r>
      <w:r>
        <w:tab/>
      </w:r>
      <w:r>
        <w:tab/>
        <w:t>bnOriI_judge_tempi(index)=-7;</w:t>
      </w:r>
    </w:p>
    <w:p w14:paraId="5EF5DA42" w14:textId="77777777" w:rsidR="00E12875" w:rsidRDefault="00E12875" w:rsidP="00E12875">
      <w:r>
        <w:tab/>
      </w:r>
      <w:r>
        <w:tab/>
      </w:r>
      <w:r>
        <w:tab/>
        <w:t>else</w:t>
      </w:r>
    </w:p>
    <w:p w14:paraId="18C300AD" w14:textId="77777777" w:rsidR="00E12875" w:rsidRDefault="00E12875" w:rsidP="00E12875">
      <w:r>
        <w:tab/>
      </w:r>
      <w:r>
        <w:tab/>
      </w:r>
      <w:r>
        <w:tab/>
      </w:r>
      <w:r>
        <w:tab/>
        <w:t>bnOriI_judge_tempi(index)=0;</w:t>
      </w:r>
    </w:p>
    <w:p w14:paraId="0BFDB981" w14:textId="77777777" w:rsidR="00E12875" w:rsidRDefault="00E12875" w:rsidP="00E12875">
      <w:r>
        <w:tab/>
      </w:r>
      <w:r>
        <w:tab/>
        <w:t>end</w:t>
      </w:r>
    </w:p>
    <w:p w14:paraId="1FC2365F" w14:textId="77777777" w:rsidR="00E12875" w:rsidRDefault="00E12875" w:rsidP="00E12875">
      <w:r>
        <w:tab/>
        <w:t>end</w:t>
      </w:r>
    </w:p>
    <w:p w14:paraId="78ACB04D" w14:textId="77777777" w:rsidR="00E12875" w:rsidRDefault="00E12875" w:rsidP="00E12875">
      <w:r>
        <w:tab/>
        <w:t>index=1;</w:t>
      </w:r>
    </w:p>
    <w:p w14:paraId="13F4795B" w14:textId="77777777" w:rsidR="00E12875" w:rsidRDefault="00E12875" w:rsidP="00E12875">
      <w:r>
        <w:tab/>
        <w:t>for index=1:E/Qm</w:t>
      </w:r>
    </w:p>
    <w:p w14:paraId="24E04372" w14:textId="77777777" w:rsidR="00E12875" w:rsidRDefault="00E12875" w:rsidP="00E12875">
      <w:r>
        <w:tab/>
      </w:r>
      <w:r>
        <w:tab/>
      </w:r>
      <w:r>
        <w:tab/>
        <w:t>if bnOriQ_rrcd_tempi(index)&gt;0&amp;&amp;bnOriQ_rrcd_tempi(index)&lt;=2</w:t>
      </w:r>
    </w:p>
    <w:p w14:paraId="4A882669" w14:textId="77777777" w:rsidR="00E12875" w:rsidRDefault="00E12875" w:rsidP="00E12875">
      <w:r>
        <w:tab/>
      </w:r>
      <w:r>
        <w:tab/>
      </w:r>
      <w:r>
        <w:tab/>
      </w:r>
      <w:r>
        <w:tab/>
        <w:t>bnOriQ_judge_tempi(index)=1;</w:t>
      </w:r>
    </w:p>
    <w:p w14:paraId="6436543F" w14:textId="77777777" w:rsidR="00E12875" w:rsidRDefault="00E12875" w:rsidP="00E12875">
      <w:r>
        <w:tab/>
      </w:r>
      <w:r>
        <w:tab/>
      </w:r>
      <w:r>
        <w:tab/>
        <w:t>elseif bnOriQ_rrcd_tempi(index)&gt;2&amp;&amp;bnOriQ_rrcd_tempi(index)&lt;=4</w:t>
      </w:r>
    </w:p>
    <w:p w14:paraId="134AE761" w14:textId="77777777" w:rsidR="00E12875" w:rsidRDefault="00E12875" w:rsidP="00E12875">
      <w:r>
        <w:lastRenderedPageBreak/>
        <w:tab/>
      </w:r>
      <w:r>
        <w:tab/>
      </w:r>
      <w:r>
        <w:tab/>
      </w:r>
      <w:r>
        <w:tab/>
        <w:t>bnOriQ_judge_tempi(index)=3;</w:t>
      </w:r>
    </w:p>
    <w:p w14:paraId="3B9B3CB2" w14:textId="77777777" w:rsidR="00E12875" w:rsidRDefault="00E12875" w:rsidP="00E12875">
      <w:r>
        <w:tab/>
      </w:r>
      <w:r>
        <w:tab/>
      </w:r>
      <w:r>
        <w:tab/>
        <w:t>elseif bnOriQ_rrcd_tempi(index)&gt;4&amp;&amp;bnOriQ_rrcd_tempi(index)&lt;=6</w:t>
      </w:r>
    </w:p>
    <w:p w14:paraId="4D7444F1" w14:textId="77777777" w:rsidR="00E12875" w:rsidRDefault="00E12875" w:rsidP="00E12875">
      <w:r>
        <w:tab/>
      </w:r>
      <w:r>
        <w:tab/>
      </w:r>
      <w:r>
        <w:tab/>
      </w:r>
      <w:r>
        <w:tab/>
        <w:t>bnOriQ_judge_tempi(index)=5;</w:t>
      </w:r>
    </w:p>
    <w:p w14:paraId="0085A7F3" w14:textId="77777777" w:rsidR="00E12875" w:rsidRDefault="00E12875" w:rsidP="00E12875">
      <w:r>
        <w:tab/>
      </w:r>
      <w:r>
        <w:tab/>
      </w:r>
      <w:r>
        <w:tab/>
        <w:t>elseif bnOriQ_rrcd_tempi(index)&gt;6</w:t>
      </w:r>
    </w:p>
    <w:p w14:paraId="2288B2F3" w14:textId="77777777" w:rsidR="00E12875" w:rsidRDefault="00E12875" w:rsidP="00E12875">
      <w:r>
        <w:tab/>
      </w:r>
      <w:r>
        <w:tab/>
      </w:r>
      <w:r>
        <w:tab/>
      </w:r>
      <w:r>
        <w:tab/>
        <w:t>bnOriQ_judge_tempi(index)=7;</w:t>
      </w:r>
    </w:p>
    <w:p w14:paraId="7145EB6B" w14:textId="77777777" w:rsidR="00E12875" w:rsidRDefault="00E12875" w:rsidP="00E12875">
      <w:r>
        <w:tab/>
      </w:r>
      <w:r>
        <w:tab/>
      </w:r>
      <w:r>
        <w:tab/>
        <w:t>elseif bnOriQ_rrcd_tempi(index)&gt;-2&amp;&amp;bnOriQ_rrcd_tempi(index)&lt;=0</w:t>
      </w:r>
    </w:p>
    <w:p w14:paraId="226556BB" w14:textId="77777777" w:rsidR="00E12875" w:rsidRDefault="00E12875" w:rsidP="00E12875">
      <w:r>
        <w:tab/>
      </w:r>
      <w:r>
        <w:tab/>
      </w:r>
      <w:r>
        <w:tab/>
      </w:r>
      <w:r>
        <w:tab/>
        <w:t>bnOriQ_judge_tempi(index)=-1;</w:t>
      </w:r>
    </w:p>
    <w:p w14:paraId="24BD008D" w14:textId="77777777" w:rsidR="00E12875" w:rsidRDefault="00E12875" w:rsidP="00E12875">
      <w:r>
        <w:tab/>
      </w:r>
      <w:r>
        <w:tab/>
      </w:r>
      <w:r>
        <w:tab/>
        <w:t>elseif bnOriQ_rrcd_tempi(index)&gt;-4&amp;&amp;bnOriQ_rrcd_tempi(index)&lt;=-2</w:t>
      </w:r>
    </w:p>
    <w:p w14:paraId="01CAF90B" w14:textId="77777777" w:rsidR="00E12875" w:rsidRDefault="00E12875" w:rsidP="00E12875">
      <w:r>
        <w:tab/>
      </w:r>
      <w:r>
        <w:tab/>
      </w:r>
      <w:r>
        <w:tab/>
      </w:r>
      <w:r>
        <w:tab/>
        <w:t>bnOriQ_judge_tempi(index)=-3;</w:t>
      </w:r>
    </w:p>
    <w:p w14:paraId="62C0C9F9" w14:textId="77777777" w:rsidR="00E12875" w:rsidRDefault="00E12875" w:rsidP="00E12875">
      <w:r>
        <w:tab/>
      </w:r>
      <w:r>
        <w:tab/>
      </w:r>
      <w:r>
        <w:tab/>
        <w:t>elseif bnOriQ_rrcd_tempi(index)&gt;-6&amp;&amp;bnOriQ_rrcd_tempi(index)&lt;=-4</w:t>
      </w:r>
    </w:p>
    <w:p w14:paraId="19115165" w14:textId="77777777" w:rsidR="00E12875" w:rsidRDefault="00E12875" w:rsidP="00E12875">
      <w:r>
        <w:tab/>
      </w:r>
      <w:r>
        <w:tab/>
      </w:r>
      <w:r>
        <w:tab/>
      </w:r>
      <w:r>
        <w:tab/>
        <w:t>bnOriQ_judge_tempi(index)=-5;</w:t>
      </w:r>
    </w:p>
    <w:p w14:paraId="486C4471" w14:textId="77777777" w:rsidR="00E12875" w:rsidRDefault="00E12875" w:rsidP="00E12875">
      <w:r>
        <w:tab/>
      </w:r>
      <w:r>
        <w:tab/>
      </w:r>
      <w:r>
        <w:tab/>
        <w:t>elseif bnOriQ_rrcd_tempi(index)&lt;=-6</w:t>
      </w:r>
    </w:p>
    <w:p w14:paraId="7C8A7817" w14:textId="77777777" w:rsidR="00E12875" w:rsidRDefault="00E12875" w:rsidP="00E12875">
      <w:r>
        <w:tab/>
      </w:r>
      <w:r>
        <w:tab/>
      </w:r>
      <w:r>
        <w:tab/>
      </w:r>
      <w:r>
        <w:tab/>
        <w:t>bnOriQ_judge_tempi(index)=-7;</w:t>
      </w:r>
    </w:p>
    <w:p w14:paraId="672E10C6" w14:textId="77777777" w:rsidR="00E12875" w:rsidRDefault="00E12875" w:rsidP="00E12875">
      <w:r>
        <w:tab/>
      </w:r>
      <w:r>
        <w:tab/>
      </w:r>
      <w:r>
        <w:tab/>
        <w:t>else</w:t>
      </w:r>
    </w:p>
    <w:p w14:paraId="6D467709" w14:textId="77777777" w:rsidR="00E12875" w:rsidRDefault="00E12875" w:rsidP="00E12875">
      <w:r>
        <w:tab/>
      </w:r>
      <w:r>
        <w:tab/>
      </w:r>
      <w:r>
        <w:tab/>
      </w:r>
      <w:r>
        <w:tab/>
        <w:t>bnOriQ_judge_tempi(index)=0;</w:t>
      </w:r>
    </w:p>
    <w:p w14:paraId="43517ED1" w14:textId="77777777" w:rsidR="00E12875" w:rsidRDefault="00E12875" w:rsidP="00E12875">
      <w:r>
        <w:tab/>
      </w:r>
      <w:r>
        <w:tab/>
        <w:t>end</w:t>
      </w:r>
    </w:p>
    <w:p w14:paraId="287AFD28" w14:textId="77777777" w:rsidR="00E12875" w:rsidRDefault="00E12875" w:rsidP="00E12875">
      <w:r>
        <w:tab/>
        <w:t>end</w:t>
      </w:r>
    </w:p>
    <w:p w14:paraId="114EAA38" w14:textId="77777777" w:rsidR="00E12875" w:rsidRDefault="00E12875" w:rsidP="00E12875"/>
    <w:p w14:paraId="11E4F326" w14:textId="77777777" w:rsidR="00E12875" w:rsidRDefault="00E12875" w:rsidP="00E12875">
      <w:r>
        <w:tab/>
        <w:t>bnOriI_judge(i,:)=bnOriI_judge_tempi;</w:t>
      </w:r>
    </w:p>
    <w:p w14:paraId="1750B340" w14:textId="77777777" w:rsidR="00E12875" w:rsidRDefault="00E12875" w:rsidP="00E12875">
      <w:r>
        <w:tab/>
        <w:t>bnOriQ_judge(i,:)=bnOriQ_judge_tempi;</w:t>
      </w:r>
    </w:p>
    <w:p w14:paraId="0DF96BCE" w14:textId="77777777" w:rsidR="00E12875" w:rsidRDefault="00E12875" w:rsidP="00E12875"/>
    <w:p w14:paraId="34A9713D" w14:textId="77777777" w:rsidR="00E12875" w:rsidRDefault="00E12875" w:rsidP="00E12875">
      <w:r>
        <w:tab/>
        <w:t>Il(i,:)=bnOriI_judge(i,:);</w:t>
      </w:r>
    </w:p>
    <w:p w14:paraId="6369FBDD" w14:textId="77777777" w:rsidR="00E12875" w:rsidRDefault="00E12875" w:rsidP="00E12875">
      <w:r>
        <w:tab/>
        <w:t>Ql(i,:)=bnOriQ_judge(i,:);</w:t>
      </w:r>
    </w:p>
    <w:p w14:paraId="73F02ACB" w14:textId="77777777" w:rsidR="00E12875" w:rsidRDefault="00E12875" w:rsidP="00E12875">
      <w:r>
        <w:tab/>
      </w:r>
    </w:p>
    <w:p w14:paraId="5FA6A1F5" w14:textId="77777777" w:rsidR="00E12875" w:rsidRDefault="00E12875" w:rsidP="00E12875">
      <w:r>
        <w:tab/>
        <w:t>msg_qam_rrcd(i,:)=complex(bnOriI_rrcd(i,:),-bnOriQ_rrcd(i,:))';</w:t>
      </w:r>
    </w:p>
    <w:p w14:paraId="16A029B8" w14:textId="77777777" w:rsidR="00E12875" w:rsidRDefault="00E12875" w:rsidP="00E12875">
      <w:r>
        <w:tab/>
        <w:t>msg_qam_loop(i,:)=complex(Il(i,:),-Ql(i,:))';</w:t>
      </w:r>
    </w:p>
    <w:p w14:paraId="196D3909" w14:textId="77777777" w:rsidR="00E12875" w:rsidRDefault="00E12875" w:rsidP="00E12875">
      <w:r>
        <w:tab/>
        <w:t>%fs sample</w:t>
      </w:r>
    </w:p>
    <w:p w14:paraId="0E31C2CC" w14:textId="77777777" w:rsidR="00E12875" w:rsidRDefault="00E12875" w:rsidP="00E12875">
      <w:r>
        <w:tab/>
        <w:t>OriImpulsesI_ddc(i,:)=upsample(bnOriI_ddc(i,:),T_rrcu,T_rrcu/2);</w:t>
      </w:r>
    </w:p>
    <w:p w14:paraId="260ACC40" w14:textId="77777777" w:rsidR="00E12875" w:rsidRDefault="00E12875" w:rsidP="00E12875">
      <w:r>
        <w:tab/>
        <w:t>OriImpulsesQ_ddc(i,:)=upsample(bnOriQ_ddc(i,:),T_rrcu,T_rrcu/2);</w:t>
      </w:r>
    </w:p>
    <w:p w14:paraId="074A7950" w14:textId="77777777" w:rsidR="00E12875" w:rsidRDefault="00E12875" w:rsidP="00E12875"/>
    <w:p w14:paraId="4F1C9F2B" w14:textId="77777777" w:rsidR="00E12875" w:rsidRDefault="00E12875" w:rsidP="00E12875">
      <w:r>
        <w:tab/>
        <w:t>OriImpulsesI_rrcd(i,:)=upsample(bnOriI_rrcd(i,:),T,T/2);</w:t>
      </w:r>
    </w:p>
    <w:p w14:paraId="18131BCD" w14:textId="77777777" w:rsidR="00E12875" w:rsidRDefault="00E12875" w:rsidP="00E12875">
      <w:r>
        <w:tab/>
        <w:t>mOriI_rrcdi=conv(OriImpulsesI_rrcd(i,:),gTpulse);</w:t>
      </w:r>
    </w:p>
    <w:p w14:paraId="301E3F85" w14:textId="77777777" w:rsidR="00E12875" w:rsidRDefault="00E12875" w:rsidP="00E12875">
      <w:r>
        <w:tab/>
        <w:t>mOriI_rrcd(i,:)=mOriI_rrcdi(n_dly);</w:t>
      </w:r>
    </w:p>
    <w:p w14:paraId="1377A610" w14:textId="77777777" w:rsidR="00E12875" w:rsidRDefault="00E12875" w:rsidP="00E12875">
      <w:r>
        <w:tab/>
        <w:t>OriImpulsesQ_rrcd(i,:)=upsample(bnOriQ_rrcd(i,:),T,T/2);</w:t>
      </w:r>
    </w:p>
    <w:p w14:paraId="702A77FF" w14:textId="77777777" w:rsidR="00E12875" w:rsidRDefault="00E12875" w:rsidP="00E12875">
      <w:r>
        <w:tab/>
        <w:t>mOriQ_rrcdi=conv(OriImpulsesQ_rrcd(i,:),gTpulse);</w:t>
      </w:r>
    </w:p>
    <w:p w14:paraId="284A56B7" w14:textId="77777777" w:rsidR="00E12875" w:rsidRDefault="00E12875" w:rsidP="00E12875">
      <w:r>
        <w:tab/>
        <w:t>mOriQ_rrcd(i,:)=mOriQ_rrcdi(n_dly);</w:t>
      </w:r>
    </w:p>
    <w:p w14:paraId="46ED85AB" w14:textId="77777777" w:rsidR="00E12875" w:rsidRDefault="00E12875" w:rsidP="00E12875"/>
    <w:p w14:paraId="212DCD23" w14:textId="77777777" w:rsidR="00E12875" w:rsidRDefault="00E12875" w:rsidP="00E12875">
      <w:r>
        <w:tab/>
        <w:t>bnOriIl(i,:)=Il(i,:);</w:t>
      </w:r>
    </w:p>
    <w:p w14:paraId="75236D49" w14:textId="77777777" w:rsidR="00E12875" w:rsidRDefault="00E12875" w:rsidP="00E12875">
      <w:r>
        <w:tab/>
        <w:t>bnOriQl(i,:)=Ql(i,:);</w:t>
      </w:r>
    </w:p>
    <w:p w14:paraId="6B2484D9" w14:textId="77777777" w:rsidR="00E12875" w:rsidRDefault="00E12875" w:rsidP="00E12875">
      <w:r>
        <w:tab/>
        <w:t>OriImpulsesIl(i,:)=upsample(bnOriIl(i,:),T,T/2);</w:t>
      </w:r>
    </w:p>
    <w:p w14:paraId="7309786F" w14:textId="77777777" w:rsidR="00E12875" w:rsidRDefault="00E12875" w:rsidP="00E12875">
      <w:r>
        <w:tab/>
        <w:t>mOriIli=conv(OriImpulsesIl(i,:),gTpulse);</w:t>
      </w:r>
    </w:p>
    <w:p w14:paraId="4D5E210D" w14:textId="77777777" w:rsidR="00E12875" w:rsidRDefault="00E12875" w:rsidP="00E12875">
      <w:r>
        <w:tab/>
        <w:t>mOriIl(i,:)=mOriIli(n_dly);</w:t>
      </w:r>
    </w:p>
    <w:p w14:paraId="2F26CAC3" w14:textId="77777777" w:rsidR="00E12875" w:rsidRDefault="00E12875" w:rsidP="00E12875">
      <w:r>
        <w:tab/>
        <w:t>OriImpulsesQl(i,:)=upsample(bnOriQl(i,:),T,T/2);</w:t>
      </w:r>
    </w:p>
    <w:p w14:paraId="7E3D68E9" w14:textId="77777777" w:rsidR="00E12875" w:rsidRDefault="00E12875" w:rsidP="00E12875">
      <w:r>
        <w:tab/>
        <w:t>mOriQli=conv(OriImpulsesQl(i,:),gTpulse);</w:t>
      </w:r>
    </w:p>
    <w:p w14:paraId="14EEBD31" w14:textId="77777777" w:rsidR="00E12875" w:rsidRDefault="00E12875" w:rsidP="00E12875">
      <w:r>
        <w:lastRenderedPageBreak/>
        <w:tab/>
        <w:t>mOriQl(i,:)=mOriQli(n_dly);</w:t>
      </w:r>
    </w:p>
    <w:p w14:paraId="25DCAEBC" w14:textId="77777777" w:rsidR="00E12875" w:rsidRDefault="00E12875" w:rsidP="00E12875"/>
    <w:p w14:paraId="1E28230A" w14:textId="77777777" w:rsidR="00E12875" w:rsidRDefault="00E12875" w:rsidP="00E12875">
      <w:r>
        <w:tab/>
        <w:t>%fft</w:t>
      </w:r>
    </w:p>
    <w:p w14:paraId="04D4E7B7" w14:textId="77777777" w:rsidR="00E12875" w:rsidRDefault="00E12875" w:rsidP="00E12875">
      <w:r>
        <w:tab/>
        <w:t>mOriI_f(i,:) =fftshift(fft(mOriI(i,:),Nfft))/T;</w:t>
      </w:r>
    </w:p>
    <w:p w14:paraId="76CA09FB" w14:textId="77777777" w:rsidR="00E12875" w:rsidRDefault="00E12875" w:rsidP="00E12875">
      <w:r>
        <w:tab/>
        <w:t>mOriQ_f(i,:) =fftshift(fft(mOriQ(i,:),Nfft))/T;</w:t>
      </w:r>
    </w:p>
    <w:p w14:paraId="3FEDCC5B" w14:textId="77777777" w:rsidR="00E12875" w:rsidRDefault="00E12875" w:rsidP="00E12875">
      <w:r>
        <w:tab/>
        <w:t>mOriI_rrcu_f(i,:) =fftshift(fft(mOriI_rrcu(i,:),Nfft_rrcu))/T_rrcu;</w:t>
      </w:r>
    </w:p>
    <w:p w14:paraId="20C5A7BC" w14:textId="77777777" w:rsidR="00E12875" w:rsidRDefault="00E12875" w:rsidP="00E12875">
      <w:r>
        <w:tab/>
        <w:t>mOriQ_rrcu_f(i,:) =fftshift(fft(mOriQ_rrcu(i,:),Nfft_rrcu))/T_rrcu;</w:t>
      </w:r>
    </w:p>
    <w:p w14:paraId="59C0A79E" w14:textId="77777777" w:rsidR="00E12875" w:rsidRDefault="00E12875" w:rsidP="00E12875">
      <w:r>
        <w:tab/>
        <w:t>carry_f(i,:) =fftshift(fft(cos(2*pi*fc*t),Nfft_rrcu))/T_rrcu;</w:t>
      </w:r>
    </w:p>
    <w:p w14:paraId="4EEB4DCF" w14:textId="77777777" w:rsidR="00E12875" w:rsidRDefault="00E12875" w:rsidP="00E12875">
      <w:r>
        <w:tab/>
        <w:t>mOriI_duc_f(i,:)</w:t>
      </w:r>
      <w:r>
        <w:tab/>
        <w:t>=fftshift(fft(mOriI_duc(i,:),Nfft_rrcu))/T_rrcu;</w:t>
      </w:r>
    </w:p>
    <w:p w14:paraId="3414F03E" w14:textId="77777777" w:rsidR="00E12875" w:rsidRDefault="00E12875" w:rsidP="00E12875">
      <w:r>
        <w:tab/>
        <w:t>mOriQ_duc_f(i,:)</w:t>
      </w:r>
      <w:r>
        <w:tab/>
        <w:t>=fftshift(fft(mOriQ_duc(i,:),Nfft_rrcu))/T_rrcu;</w:t>
      </w:r>
    </w:p>
    <w:p w14:paraId="22513F89" w14:textId="77777777" w:rsidR="00E12875" w:rsidRDefault="00E12875" w:rsidP="00E12875"/>
    <w:p w14:paraId="21FF2969" w14:textId="77777777" w:rsidR="00E12875" w:rsidRDefault="00E12875" w:rsidP="00E12875">
      <w:r>
        <w:tab/>
        <w:t>t_I_f(i,:)</w:t>
      </w:r>
      <w:r>
        <w:tab/>
        <w:t>=fftshift(fft(t_I(i,:),Nfft_rrcu))/T_rrcu;</w:t>
      </w:r>
    </w:p>
    <w:p w14:paraId="54E4754A" w14:textId="77777777" w:rsidR="00E12875" w:rsidRDefault="00E12875" w:rsidP="00E12875">
      <w:r>
        <w:tab/>
        <w:t>t_Q_f(i,:)</w:t>
      </w:r>
      <w:r>
        <w:tab/>
        <w:t>=fftshift(fft(t_Q(i,:),Nfft_rrcu))/T_rrcu;</w:t>
      </w:r>
    </w:p>
    <w:p w14:paraId="5B74710C" w14:textId="77777777" w:rsidR="00E12875" w:rsidRDefault="00E12875" w:rsidP="00E12875">
      <w:r>
        <w:tab/>
        <w:t>r_I_f(i,:)</w:t>
      </w:r>
      <w:r>
        <w:tab/>
        <w:t>=fftshift(fft(r_I(i,:),Nfft_rrcu))/T_rrcu;</w:t>
      </w:r>
    </w:p>
    <w:p w14:paraId="1D21B90C" w14:textId="77777777" w:rsidR="00E12875" w:rsidRDefault="00E12875" w:rsidP="00E12875">
      <w:r>
        <w:tab/>
        <w:t>r_Q_f(i,:)</w:t>
      </w:r>
      <w:r>
        <w:tab/>
        <w:t>=fftshift(fft(r_Q(i,:),Nfft_rrcu))/T_rrcu;</w:t>
      </w:r>
    </w:p>
    <w:p w14:paraId="31C4B31D" w14:textId="77777777" w:rsidR="00E12875" w:rsidRDefault="00E12875" w:rsidP="00E12875"/>
    <w:p w14:paraId="62182A63" w14:textId="77777777" w:rsidR="00E12875" w:rsidRDefault="00E12875" w:rsidP="00E12875">
      <w:r>
        <w:tab/>
        <w:t>mOriI_ddc_f(i,:)</w:t>
      </w:r>
      <w:r>
        <w:tab/>
        <w:t>=fftshift(fft(mOriI_ddc(i,:),Nfft_rrcu))/T_rrcu;</w:t>
      </w:r>
    </w:p>
    <w:p w14:paraId="541F0369" w14:textId="77777777" w:rsidR="00E12875" w:rsidRDefault="00E12875" w:rsidP="00E12875">
      <w:r>
        <w:tab/>
        <w:t>mOriQ_ddc_f(i,:)</w:t>
      </w:r>
      <w:r>
        <w:tab/>
        <w:t>=fftshift(fft(mOriQ_ddc(i,:),Nfft_rrcu))/T_rrcu;</w:t>
      </w:r>
    </w:p>
    <w:p w14:paraId="44D2BF1E" w14:textId="77777777" w:rsidR="00E12875" w:rsidRDefault="00E12875" w:rsidP="00E12875">
      <w:r>
        <w:tab/>
        <w:t>mOriI_rrcd_f(i,:) =fftshift(fft(mOriI_rrcd(i,:),Nfft))/T;</w:t>
      </w:r>
    </w:p>
    <w:p w14:paraId="63FAB1EC" w14:textId="77777777" w:rsidR="00E12875" w:rsidRDefault="00E12875" w:rsidP="00E12875">
      <w:r>
        <w:tab/>
        <w:t>mOriQ_rrcd_f(i,:) =fftshift(fft(mOriQ_rrcd(i,:),Nfft))/T;</w:t>
      </w:r>
    </w:p>
    <w:p w14:paraId="23888447" w14:textId="77777777" w:rsidR="00E12875" w:rsidRDefault="00E12875" w:rsidP="00E12875">
      <w:r>
        <w:tab/>
        <w:t>mOriIl_f(i,:)</w:t>
      </w:r>
      <w:r>
        <w:tab/>
        <w:t>=fftshift(fft(mOriIl(i,:),Nfft))/T;</w:t>
      </w:r>
    </w:p>
    <w:p w14:paraId="47474D97" w14:textId="77777777" w:rsidR="00E12875" w:rsidRDefault="00E12875" w:rsidP="00E12875">
      <w:r>
        <w:tab/>
        <w:t>mOriQl_f(i,:)</w:t>
      </w:r>
      <w:r>
        <w:tab/>
        <w:t>=fftshift(fft(mOriQl(i,:),Nfft))/T;</w:t>
      </w:r>
    </w:p>
    <w:p w14:paraId="157883BB" w14:textId="77777777" w:rsidR="00E12875" w:rsidRDefault="00E12875" w:rsidP="00E12875">
      <w:r>
        <w:t>end</w:t>
      </w:r>
    </w:p>
    <w:p w14:paraId="4B6269A9" w14:textId="77777777" w:rsidR="00E12875" w:rsidRDefault="00E12875" w:rsidP="00E12875"/>
    <w:p w14:paraId="197C523C" w14:textId="77777777" w:rsidR="00E12875" w:rsidRDefault="00E12875" w:rsidP="00E12875">
      <w:r>
        <w:t>gRng=[0,50*T*ts,-8,+8];</w:t>
      </w:r>
    </w:p>
    <w:p w14:paraId="516B9978" w14:textId="77777777" w:rsidR="00E12875" w:rsidRDefault="00E12875" w:rsidP="00E12875">
      <w:r>
        <w:t>for i=1:LaneNum</w:t>
      </w:r>
    </w:p>
    <w:p w14:paraId="27EB69FC" w14:textId="77777777" w:rsidR="00E12875" w:rsidRDefault="00E12875" w:rsidP="00E12875">
      <w:r>
        <w:tab/>
        <w:t>figure(i)</w:t>
      </w:r>
    </w:p>
    <w:p w14:paraId="0D4DB6C7" w14:textId="77777777" w:rsidR="00E12875" w:rsidRDefault="00E12875" w:rsidP="00E12875">
      <w:r>
        <w:tab/>
        <w:t>subplot(521),plot(t,OriImpulsesI(i,:),'k',t,mOriI(i,:),'b'),axis(gRng);xlabel('t');title('OriImpulsesI(black)/mOriI(blue)');</w:t>
      </w:r>
    </w:p>
    <w:p w14:paraId="796995AE" w14:textId="77777777" w:rsidR="00E12875" w:rsidRDefault="00E12875" w:rsidP="00E12875">
      <w:r>
        <w:tab/>
        <w:t>subplot(522),plot(t,OriImpulsesQ(i,:),'k',t,mOriQ(i,:),'b'),axis(gRng);xlabel('t');title('OriImpulsesQ(black)/mOriQ(blue)');</w:t>
      </w:r>
    </w:p>
    <w:p w14:paraId="62A0268D" w14:textId="77777777" w:rsidR="00E12875" w:rsidRDefault="00E12875" w:rsidP="00E12875">
      <w:r>
        <w:tab/>
        <w:t>subplot(523),plot(t_rrcu,OriImpulsesI_rrcu(i,:),'k',t_rrcu,mOriI_rrcu(i,:),'r'),axis(gRng);</w:t>
      </w:r>
    </w:p>
    <w:p w14:paraId="34F3D041" w14:textId="77777777" w:rsidR="00E12875" w:rsidRDefault="00E12875" w:rsidP="00E12875">
      <w:r>
        <w:tab/>
        <w:t>xlabel('t-rrcu');title('OriImpulsesI-rrcu(black)/mOriI-rrcu(red)');</w:t>
      </w:r>
    </w:p>
    <w:p w14:paraId="08893013" w14:textId="77777777" w:rsidR="00E12875" w:rsidRDefault="00E12875" w:rsidP="00E12875">
      <w:r>
        <w:tab/>
        <w:t>subplot(524),plot(t_rrcu,OriImpulsesQ_rrcu(i,:),'k',t_rrcu,mOriQ_rrcu(i,:),'r'),axis(gRng);</w:t>
      </w:r>
    </w:p>
    <w:p w14:paraId="1205EFF1" w14:textId="77777777" w:rsidR="00E12875" w:rsidRDefault="00E12875" w:rsidP="00E12875">
      <w:r>
        <w:tab/>
        <w:t>xlabel('t-rrcu');title('OriImpulsesQ-rrcu(black)/mOriQ-rrcu(red)');</w:t>
      </w:r>
    </w:p>
    <w:p w14:paraId="08D2BC62" w14:textId="77777777" w:rsidR="00E12875" w:rsidRDefault="00E12875" w:rsidP="00E12875">
      <w:r>
        <w:tab/>
        <w:t>subplot(525),plot(t_rrcu,t_I(i,:),'k',t_rrcu,r_I(i,:),'g'),axis(gRng);xlabel('t-rrcu');title('t-I(black)/r-I(green)');</w:t>
      </w:r>
    </w:p>
    <w:p w14:paraId="1791A830" w14:textId="77777777" w:rsidR="00E12875" w:rsidRDefault="00E12875" w:rsidP="00E12875">
      <w:r>
        <w:tab/>
        <w:t>subplot(526),plot(t_rrcu,t_Q(i,:),'k',t_rrcu,r_Q(i,:),'g'),axis(gRng);xlabel('t-rrcu');title('t-Q(black)/r-Q(green)');</w:t>
      </w:r>
    </w:p>
    <w:p w14:paraId="49EDEFD6" w14:textId="77777777" w:rsidR="00E12875" w:rsidRDefault="00E12875" w:rsidP="00E12875">
      <w:r>
        <w:tab/>
        <w:t>subplot(527),plot(t_rrcu,mOriI_ddc(i,:),'k',t_rrcu,OriImpulsesI_ddc(i,:),'r'),axis(gRng);</w:t>
      </w:r>
    </w:p>
    <w:p w14:paraId="4816B9A3" w14:textId="77777777" w:rsidR="00E12875" w:rsidRDefault="00E12875" w:rsidP="00E12875">
      <w:r>
        <w:tab/>
        <w:t>xlabel('t-rrcu');title('mOriI-ddc(black)/OriImpulsesI-ddc(red)');</w:t>
      </w:r>
    </w:p>
    <w:p w14:paraId="2ADC7456" w14:textId="77777777" w:rsidR="00E12875" w:rsidRDefault="00E12875" w:rsidP="00E12875">
      <w:r>
        <w:tab/>
        <w:t>subplot(528),plot(t_rrcu,mOriQ_ddc(i,:),'k',t_rrcu,OriImpulsesQ_ddc(i,:),'r'),axis(gRng);</w:t>
      </w:r>
    </w:p>
    <w:p w14:paraId="6667E414" w14:textId="77777777" w:rsidR="00E12875" w:rsidRDefault="00E12875" w:rsidP="00E12875">
      <w:r>
        <w:tab/>
        <w:t>xlabel('t-rrcu');title('mOriQ-ddc(black)/OriImpulsesQ-ddc(red)');</w:t>
      </w:r>
    </w:p>
    <w:p w14:paraId="3AA5AF21" w14:textId="77777777" w:rsidR="00E12875" w:rsidRDefault="00E12875" w:rsidP="00E12875">
      <w:r>
        <w:tab/>
        <w:t>subplot(529)</w:t>
      </w:r>
      <w:r>
        <w:lastRenderedPageBreak/>
        <w:tab/>
        <w:t>,plot(t,OriImpulsesI_rrcd(i,:),'g',t,mOriI_rrcd,'k',t,OriImpulsesIl(i,:),'b',t,mOriIl,'r'),axis(gRng);</w:t>
      </w:r>
    </w:p>
    <w:p w14:paraId="013C52FE" w14:textId="77777777" w:rsidR="00E12875" w:rsidRDefault="00E12875" w:rsidP="00E12875">
      <w:r>
        <w:tab/>
        <w:t>xlabel('t');title('OriImpulsesI-rrcd(green),mOriI-rrcd(black)/OriImpulsesIl(blue),mOriIl(red)');</w:t>
      </w:r>
    </w:p>
    <w:p w14:paraId="02489120" w14:textId="77777777" w:rsidR="00E12875" w:rsidRDefault="00E12875" w:rsidP="00E12875">
      <w:r>
        <w:tab/>
        <w:t>subplot(5,2,10)</w:t>
      </w:r>
      <w:r>
        <w:tab/>
        <w:t>,plot(t,OriImpulsesQ_rrcd(i,:),'g',t,mOriQ_rrcd,'k',t,OriImpulsesQl(i,:),'b',t,mOriQl,'r'),axis(gRng);</w:t>
      </w:r>
    </w:p>
    <w:p w14:paraId="34F42A9B" w14:textId="77777777" w:rsidR="00E12875" w:rsidRDefault="00E12875" w:rsidP="00E12875">
      <w:r>
        <w:tab/>
        <w:t>xlabel('t');title('OriImpulsesQ-rrcd(green),mOriQ-rrcd(black)/OriImpulsesQl(blue),mOriQl(red)');</w:t>
      </w:r>
    </w:p>
    <w:p w14:paraId="16134135" w14:textId="77777777" w:rsidR="00E12875" w:rsidRDefault="00E12875" w:rsidP="00E12875">
      <w:r>
        <w:tab/>
      </w:r>
    </w:p>
    <w:p w14:paraId="7BB93E9E" w14:textId="77777777" w:rsidR="00E12875" w:rsidRDefault="00E12875" w:rsidP="00E12875">
      <w:r>
        <w:tab/>
        <w:t>figure(i+3)</w:t>
      </w:r>
    </w:p>
    <w:p w14:paraId="0CA429FA" w14:textId="77777777" w:rsidR="00E12875" w:rsidRDefault="00E12875" w:rsidP="00E12875">
      <w:r>
        <w:tab/>
        <w:t>f_range=[-5*10^8,5*10^8,0,250]</w:t>
      </w:r>
    </w:p>
    <w:p w14:paraId="10EB0D5A" w14:textId="77777777" w:rsidR="00E12875" w:rsidRDefault="00E12875" w:rsidP="00E12875">
      <w:r>
        <w:tab/>
        <w:t>subplot(521),plot(fk,abs(mOriI_f(i,:)),'r'),axis(f_range);xlabel('fk');title('mOriI-f(red)');</w:t>
      </w:r>
    </w:p>
    <w:p w14:paraId="246BEBA5" w14:textId="77777777" w:rsidR="00E12875" w:rsidRDefault="00E12875" w:rsidP="00E12875">
      <w:r>
        <w:tab/>
        <w:t>subplot(522),plot(fk,abs(mOriQ_f(i,:)),'r'),axis(f_range);xlabel('fk');title('mOriQ-f(red)');</w:t>
      </w:r>
    </w:p>
    <w:p w14:paraId="5B3BEA63" w14:textId="77777777" w:rsidR="00E12875" w:rsidRDefault="00E12875" w:rsidP="00E12875">
      <w:r>
        <w:tab/>
        <w:t>f_range=[-5*10^8,5*10^8,0,400]</w:t>
      </w:r>
    </w:p>
    <w:p w14:paraId="249BC2D1" w14:textId="77777777" w:rsidR="00E12875" w:rsidRDefault="00E12875" w:rsidP="00E12875">
      <w:r>
        <w:tab/>
        <w:t>subplot(523),plot(fk_rrcu,abs(mOriI_rrcu_f(i,:)),'g',fk_rrcu,abs(carry_f(i,:)),'r'),axis(f_range);</w:t>
      </w:r>
    </w:p>
    <w:p w14:paraId="068D8028" w14:textId="77777777" w:rsidR="00E12875" w:rsidRDefault="00E12875" w:rsidP="00E12875">
      <w:r>
        <w:tab/>
        <w:t>xlabel('fk-rrcu');title('mOriI-rrcu-f(green)/carry-f(read)');</w:t>
      </w:r>
    </w:p>
    <w:p w14:paraId="7D7A22CB" w14:textId="77777777" w:rsidR="00E12875" w:rsidRDefault="00E12875" w:rsidP="00E12875">
      <w:r>
        <w:tab/>
        <w:t>subplot(524),plot(fk_rrcu,abs(mOriQ_rrcu_f(i,:)),'g',fk_rrcu,abs(carry_f(i,:)),'r'),axis(f_range);</w:t>
      </w:r>
    </w:p>
    <w:p w14:paraId="5195C2A7" w14:textId="77777777" w:rsidR="00E12875" w:rsidRDefault="00E12875" w:rsidP="00E12875">
      <w:r>
        <w:tab/>
        <w:t>xlabel('fk-rrcu');title('mOriQ-rrcu-f(green)/carry-f(read)');</w:t>
      </w:r>
    </w:p>
    <w:p w14:paraId="795952B6" w14:textId="77777777" w:rsidR="00E12875" w:rsidRDefault="00E12875" w:rsidP="00E12875">
      <w:r>
        <w:tab/>
        <w:t>f_range=[-25/2*10^8,25/2*10^8,0,250]</w:t>
      </w:r>
    </w:p>
    <w:p w14:paraId="72C70C58" w14:textId="77777777" w:rsidR="00E12875" w:rsidRDefault="00E12875" w:rsidP="00E12875">
      <w:r>
        <w:tab/>
        <w:t>subplot(525),plot(fk_rrcu,abs(mOriI_duc_f(1,:)),'r',fk_rrcu,abs(mOriI_duc_f(2,:)),'g'),axis(f_range);</w:t>
      </w:r>
    </w:p>
    <w:p w14:paraId="59319277" w14:textId="77777777" w:rsidR="00E12875" w:rsidRDefault="00E12875" w:rsidP="00E12875">
      <w:r>
        <w:tab/>
        <w:t>xlabel('fk-rrcu');title('mOriI-duc-f');</w:t>
      </w:r>
    </w:p>
    <w:p w14:paraId="5DCCBADE" w14:textId="77777777" w:rsidR="00E12875" w:rsidRDefault="00E12875" w:rsidP="00E12875">
      <w:r>
        <w:tab/>
        <w:t>subplot(526),plot(fk_rrcu,abs(mOriQ_duc_f(1,:)),'r',fk_rrcu,abs(mOriQ_duc_f(2,:)),'g'),axis(f_range);</w:t>
      </w:r>
    </w:p>
    <w:p w14:paraId="1229B61C" w14:textId="77777777" w:rsidR="00E12875" w:rsidRDefault="00E12875" w:rsidP="00E12875">
      <w:r>
        <w:tab/>
        <w:t>xlabel('fk-rrcu');title('mOriQ-duc-f');</w:t>
      </w:r>
    </w:p>
    <w:p w14:paraId="653C1361" w14:textId="77777777" w:rsidR="00E12875" w:rsidRDefault="00E12875" w:rsidP="00E12875">
      <w:r>
        <w:tab/>
        <w:t>f_range=[-5*10^8,5*10^8,0,400]</w:t>
      </w:r>
    </w:p>
    <w:p w14:paraId="4CC06DD1" w14:textId="77777777" w:rsidR="00E12875" w:rsidRDefault="00E12875" w:rsidP="00E12875">
      <w:r>
        <w:tab/>
        <w:t>subplot(527),plot(fk_rrcu,abs(mOriI_ddc_f(i,:)),'g'),axis(f_range);xlabel('fk-rrcu');title('mOriI-ddc-f(green)');</w:t>
      </w:r>
    </w:p>
    <w:p w14:paraId="0D41D541" w14:textId="77777777" w:rsidR="00E12875" w:rsidRDefault="00E12875" w:rsidP="00E12875">
      <w:r>
        <w:tab/>
        <w:t>subplot(528),plot(fk_rrcu,abs(mOriQ_ddc_f(i,:)),'g'),axis(f_range);xlabel('fk-rrcu');title('mOriQ-ddc-f(green)');</w:t>
      </w:r>
    </w:p>
    <w:p w14:paraId="319EC86D" w14:textId="77777777" w:rsidR="00E12875" w:rsidRDefault="00E12875" w:rsidP="00E12875">
      <w:r>
        <w:tab/>
        <w:t>f_range=[-5*10^8,5*10^8,0,250]</w:t>
      </w:r>
    </w:p>
    <w:p w14:paraId="337BBEB6" w14:textId="77777777" w:rsidR="00E12875" w:rsidRDefault="00E12875" w:rsidP="00E12875">
      <w:r>
        <w:tab/>
        <w:t xml:space="preserve">subplot(529) </w:t>
      </w:r>
      <w:r>
        <w:tab/>
        <w:t>,plot(fk,abs(mOriIl_f(i,:)),'r'),axis(f_range);xlabel('fk');title('mOriIl-f(red)');</w:t>
      </w:r>
    </w:p>
    <w:p w14:paraId="2D50200A" w14:textId="77777777" w:rsidR="00E12875" w:rsidRDefault="00E12875" w:rsidP="00E12875">
      <w:r>
        <w:tab/>
        <w:t>subplot(5,2,10)</w:t>
      </w:r>
      <w:r>
        <w:tab/>
        <w:t>,plot(fk,abs(mOriQl_f(i,:)),'r'),axis(f_range);xlabel('fk');title('mOriQl-f(red)');</w:t>
      </w:r>
    </w:p>
    <w:p w14:paraId="75E9E3E4" w14:textId="77777777" w:rsidR="00E12875" w:rsidRDefault="00E12875" w:rsidP="00E12875">
      <w:r>
        <w:t>end</w:t>
      </w:r>
    </w:p>
    <w:p w14:paraId="28D88DE0" w14:textId="77777777" w:rsidR="00E12875" w:rsidRDefault="00E12875" w:rsidP="00E12875"/>
    <w:p w14:paraId="16C7A185" w14:textId="77777777" w:rsidR="00E12875" w:rsidRDefault="00E12875" w:rsidP="00E12875">
      <w:r>
        <w:t>msg_qam =complex(I,-Q)';</w:t>
      </w:r>
    </w:p>
    <w:p w14:paraId="038C2850" w14:textId="77777777" w:rsidR="00E12875" w:rsidRDefault="00E12875" w:rsidP="00E12875">
      <w:r>
        <w:t>msg_qam_rrcd =complex(bnOriI_rrcd,-bnOriQ_rrcd)';</w:t>
      </w:r>
    </w:p>
    <w:p w14:paraId="32F332FF" w14:textId="77777777" w:rsidR="00E12875" w:rsidRDefault="00E12875" w:rsidP="00E12875">
      <w:r>
        <w:t>msg_qaml=complex(Il,-Ql)';</w:t>
      </w:r>
    </w:p>
    <w:p w14:paraId="36F82160" w14:textId="77777777" w:rsidR="00E12875" w:rsidRDefault="00E12875" w:rsidP="00E12875"/>
    <w:p w14:paraId="68253750" w14:textId="77777777" w:rsidR="00E12875" w:rsidRDefault="00E12875" w:rsidP="00E12875">
      <w:r>
        <w:rPr>
          <w:rFonts w:hint="eastAsia"/>
        </w:rPr>
        <w:t>msg_qam_arg=reshape(msg_qam.',1,LaneNum*SymbNum);%</w:t>
      </w:r>
      <w:r>
        <w:rPr>
          <w:rFonts w:hint="eastAsia"/>
        </w:rPr>
        <w:t>将</w:t>
      </w:r>
      <w:r>
        <w:rPr>
          <w:rFonts w:hint="eastAsia"/>
        </w:rPr>
        <w:t>LaneNum*SymbNum</w:t>
      </w:r>
      <w:r>
        <w:rPr>
          <w:rFonts w:hint="eastAsia"/>
        </w:rPr>
        <w:t>的矩阵变换成一位数组</w:t>
      </w:r>
    </w:p>
    <w:p w14:paraId="76C7F74A" w14:textId="77777777" w:rsidR="00E12875" w:rsidRDefault="00E12875" w:rsidP="00E12875">
      <w:r>
        <w:t>msg_qam_rrcd_arg=reshape(msg_qam_rrcd.',1,LaneNum*SymbNum);</w:t>
      </w:r>
    </w:p>
    <w:p w14:paraId="7066BC0E" w14:textId="77777777" w:rsidR="00E12875" w:rsidRDefault="00E12875" w:rsidP="00E12875">
      <w:r>
        <w:t>msg_qaml_arg=reshape(msg_qaml.',1,LaneNum*SymbNum);</w:t>
      </w:r>
    </w:p>
    <w:p w14:paraId="30494DC3" w14:textId="77777777" w:rsidR="00E12875" w:rsidRDefault="00E12875" w:rsidP="00E12875">
      <w:r>
        <w:rPr>
          <w:rFonts w:hint="eastAsia"/>
        </w:rPr>
        <w:t>%</w:t>
      </w:r>
      <w:r>
        <w:rPr>
          <w:rFonts w:hint="eastAsia"/>
        </w:rPr>
        <w:t>画星座图</w:t>
      </w:r>
    </w:p>
    <w:p w14:paraId="0739023E" w14:textId="77777777" w:rsidR="00E12875" w:rsidRDefault="00E12875" w:rsidP="00E12875">
      <w:r>
        <w:lastRenderedPageBreak/>
        <w:t>scatterplot(msg_qam_arg);</w:t>
      </w:r>
    </w:p>
    <w:p w14:paraId="3117B42E" w14:textId="77777777" w:rsidR="00E12875" w:rsidRDefault="00E12875" w:rsidP="00E12875">
      <w:r>
        <w:t>scatterplot(msg_qam_rrcd_arg);</w:t>
      </w:r>
    </w:p>
    <w:p w14:paraId="4E270228" w14:textId="75681044" w:rsidR="0056101D" w:rsidRDefault="00E12875" w:rsidP="00E12875">
      <w:r>
        <w:t>scatterplot(msg_qaml_arg);</w:t>
      </w:r>
      <w:r w:rsidR="0056101D">
        <w:rPr>
          <w:noProof/>
        </w:rPr>
        <w:drawing>
          <wp:inline distT="0" distB="0" distL="0" distR="0" wp14:anchorId="3A48CEE2" wp14:editId="4129F908">
            <wp:extent cx="5265420" cy="2753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265420" cy="2753360"/>
                    </a:xfrm>
                    <a:prstGeom prst="rect">
                      <a:avLst/>
                    </a:prstGeom>
                    <a:noFill/>
                    <a:ln>
                      <a:noFill/>
                    </a:ln>
                  </pic:spPr>
                </pic:pic>
              </a:graphicData>
            </a:graphic>
          </wp:inline>
        </w:drawing>
      </w:r>
    </w:p>
    <w:p w14:paraId="61A6D196" w14:textId="3963CF37" w:rsidR="0056101D" w:rsidRDefault="0056101D" w:rsidP="0056101D">
      <w:pPr>
        <w:pStyle w:val="af7"/>
        <w:keepNext/>
        <w:jc w:val="center"/>
      </w:pPr>
      <w:bookmarkStart w:id="177" w:name="_Toc355103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42</w:t>
      </w:r>
      <w:r>
        <w:fldChar w:fldCharType="end"/>
      </w:r>
      <w:r>
        <w:rPr>
          <w:rFonts w:hint="eastAsia"/>
        </w:rPr>
        <w:t>奈奎斯特滤波器幅频响应</w:t>
      </w:r>
      <w:bookmarkEnd w:id="177"/>
    </w:p>
    <w:p w14:paraId="46DE456F" w14:textId="12457B27" w:rsidR="0056101D" w:rsidRDefault="0056101D" w:rsidP="0056101D">
      <w:r>
        <w:rPr>
          <w:rFonts w:hint="eastAsia"/>
          <w:noProof/>
        </w:rPr>
        <w:drawing>
          <wp:inline distT="0" distB="0" distL="0" distR="0" wp14:anchorId="437CA321" wp14:editId="221B4696">
            <wp:extent cx="5265420" cy="2808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65420" cy="2808605"/>
                    </a:xfrm>
                    <a:prstGeom prst="rect">
                      <a:avLst/>
                    </a:prstGeom>
                    <a:noFill/>
                    <a:ln>
                      <a:noFill/>
                    </a:ln>
                  </pic:spPr>
                </pic:pic>
              </a:graphicData>
            </a:graphic>
          </wp:inline>
        </w:drawing>
      </w:r>
    </w:p>
    <w:p w14:paraId="10D1E7E8" w14:textId="549D3B40" w:rsidR="0056101D" w:rsidRDefault="0056101D" w:rsidP="0056101D">
      <w:pPr>
        <w:pStyle w:val="af7"/>
        <w:jc w:val="center"/>
      </w:pPr>
      <w:bookmarkStart w:id="178" w:name="_Toc355103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43</w:t>
      </w:r>
      <w:r>
        <w:fldChar w:fldCharType="end"/>
      </w:r>
      <w:r w:rsidRPr="00B71327">
        <w:rPr>
          <w:rFonts w:hint="eastAsia"/>
        </w:rPr>
        <w:t>奈奎斯特滤波器</w:t>
      </w:r>
      <w:r>
        <w:rPr>
          <w:rFonts w:hint="eastAsia"/>
        </w:rPr>
        <w:t>冲击</w:t>
      </w:r>
      <w:r w:rsidRPr="00B71327">
        <w:rPr>
          <w:rFonts w:hint="eastAsia"/>
        </w:rPr>
        <w:t>响应</w:t>
      </w:r>
      <w:bookmarkEnd w:id="178"/>
    </w:p>
    <w:p w14:paraId="2057080E" w14:textId="75E3211C" w:rsidR="001F4345" w:rsidRDefault="006037BC" w:rsidP="001F4345">
      <w:pPr>
        <w:keepNext/>
      </w:pPr>
      <w:r>
        <w:rPr>
          <w:noProof/>
        </w:rPr>
        <w:lastRenderedPageBreak/>
        <w:drawing>
          <wp:inline distT="0" distB="0" distL="0" distR="0" wp14:anchorId="073B3727" wp14:editId="619395B5">
            <wp:extent cx="5267960" cy="2824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5267960" cy="2824480"/>
                    </a:xfrm>
                    <a:prstGeom prst="rect">
                      <a:avLst/>
                    </a:prstGeom>
                    <a:noFill/>
                    <a:ln>
                      <a:noFill/>
                    </a:ln>
                  </pic:spPr>
                </pic:pic>
              </a:graphicData>
            </a:graphic>
          </wp:inline>
        </w:drawing>
      </w:r>
    </w:p>
    <w:p w14:paraId="0E923DCB" w14:textId="57293AF1" w:rsidR="0056101D" w:rsidRDefault="001F4345" w:rsidP="001F4345">
      <w:pPr>
        <w:pStyle w:val="af7"/>
        <w:jc w:val="center"/>
      </w:pPr>
      <w:bookmarkStart w:id="179" w:name="_Toc3551037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44</w:t>
      </w:r>
      <w:r>
        <w:fldChar w:fldCharType="end"/>
      </w:r>
      <w:r>
        <w:rPr>
          <w:rFonts w:hint="eastAsia"/>
        </w:rPr>
        <w:t>duc&amp;ddc</w:t>
      </w:r>
      <w:r>
        <w:rPr>
          <w:rFonts w:hint="eastAsia"/>
        </w:rPr>
        <w:t>过程</w:t>
      </w:r>
      <w:bookmarkEnd w:id="179"/>
    </w:p>
    <w:p w14:paraId="45F65594" w14:textId="7FAE034A" w:rsidR="001F4345" w:rsidRDefault="00066F59" w:rsidP="001F4345">
      <w:pPr>
        <w:keepNext/>
      </w:pPr>
      <w:r>
        <w:rPr>
          <w:noProof/>
        </w:rPr>
        <w:drawing>
          <wp:inline distT="0" distB="0" distL="0" distR="0" wp14:anchorId="69A4C54E" wp14:editId="3940A2B0">
            <wp:extent cx="5270500" cy="5020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14:paraId="56E62B75" w14:textId="15EC9FAE" w:rsidR="001F4345" w:rsidRDefault="001F4345" w:rsidP="001F4345">
      <w:pPr>
        <w:pStyle w:val="af7"/>
        <w:jc w:val="center"/>
      </w:pPr>
      <w:bookmarkStart w:id="180" w:name="_Toc3551037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45</w:t>
      </w:r>
      <w:r>
        <w:fldChar w:fldCharType="end"/>
      </w:r>
      <w:r>
        <w:rPr>
          <w:rFonts w:hint="eastAsia"/>
        </w:rPr>
        <w:t>调制后的星座图</w:t>
      </w:r>
      <w:bookmarkEnd w:id="180"/>
    </w:p>
    <w:p w14:paraId="357131C2" w14:textId="7099E2C5" w:rsidR="00E7607D" w:rsidRDefault="00066F59" w:rsidP="00E7607D">
      <w:pPr>
        <w:jc w:val="center"/>
      </w:pPr>
      <w:r>
        <w:rPr>
          <w:rFonts w:hint="eastAsia"/>
          <w:noProof/>
        </w:rPr>
        <w:lastRenderedPageBreak/>
        <w:drawing>
          <wp:inline distT="0" distB="0" distL="0" distR="0" wp14:anchorId="566E967B" wp14:editId="77E0E7F8">
            <wp:extent cx="5270500" cy="5283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0500" cy="5283200"/>
                    </a:xfrm>
                    <a:prstGeom prst="rect">
                      <a:avLst/>
                    </a:prstGeom>
                    <a:noFill/>
                    <a:ln>
                      <a:noFill/>
                    </a:ln>
                  </pic:spPr>
                </pic:pic>
              </a:graphicData>
            </a:graphic>
          </wp:inline>
        </w:drawing>
      </w:r>
      <w:r w:rsidR="00C12A58" w:rsidRPr="00C12A58">
        <w:rPr>
          <w:rFonts w:hint="eastAsia"/>
        </w:rPr>
        <w:t xml:space="preserve"> </w:t>
      </w:r>
    </w:p>
    <w:p w14:paraId="0A43E8EB" w14:textId="03CD68DF" w:rsidR="00E7607D" w:rsidRDefault="00E7607D" w:rsidP="00E7607D">
      <w:pPr>
        <w:pStyle w:val="af7"/>
        <w:jc w:val="center"/>
      </w:pPr>
      <w:bookmarkStart w:id="181" w:name="_Toc3551037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46</w:t>
      </w:r>
      <w:r>
        <w:fldChar w:fldCharType="end"/>
      </w:r>
      <w:r>
        <w:rPr>
          <w:rFonts w:hint="eastAsia"/>
        </w:rPr>
        <w:t>I/Q</w:t>
      </w:r>
      <w:r>
        <w:rPr>
          <w:rFonts w:hint="eastAsia"/>
        </w:rPr>
        <w:t>判决之前的星座图</w:t>
      </w:r>
      <w:bookmarkEnd w:id="181"/>
    </w:p>
    <w:p w14:paraId="22E857E8" w14:textId="0F327164" w:rsidR="00EA2E8F" w:rsidRDefault="00DA2351" w:rsidP="00EA2E8F">
      <w:r>
        <w:rPr>
          <w:rFonts w:hint="eastAsia"/>
          <w:noProof/>
        </w:rPr>
        <w:drawing>
          <wp:inline distT="0" distB="0" distL="0" distR="0" wp14:anchorId="23D69958" wp14:editId="1A3A718E">
            <wp:extent cx="5267960" cy="15424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67960" cy="1542415"/>
                    </a:xfrm>
                    <a:prstGeom prst="rect">
                      <a:avLst/>
                    </a:prstGeom>
                    <a:noFill/>
                    <a:ln>
                      <a:noFill/>
                    </a:ln>
                  </pic:spPr>
                </pic:pic>
              </a:graphicData>
            </a:graphic>
          </wp:inline>
        </w:drawing>
      </w:r>
    </w:p>
    <w:p w14:paraId="4A8F0E79" w14:textId="40CB2D84" w:rsidR="00EA2E8F" w:rsidRDefault="00EA2E8F" w:rsidP="00EA2E8F">
      <w:pPr>
        <w:pStyle w:val="af7"/>
        <w:jc w:val="center"/>
      </w:pPr>
      <w:bookmarkStart w:id="182" w:name="_Toc3551037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47</w:t>
      </w:r>
      <w:r>
        <w:fldChar w:fldCharType="end"/>
      </w:r>
      <w:r w:rsidR="000C6186">
        <w:rPr>
          <w:rFonts w:hint="eastAsia"/>
        </w:rPr>
        <w:t>经过基带处理</w:t>
      </w:r>
      <w:r>
        <w:rPr>
          <w:rFonts w:hint="eastAsia"/>
        </w:rPr>
        <w:t>前后</w:t>
      </w:r>
      <w:r w:rsidR="00CC3228">
        <w:rPr>
          <w:rFonts w:hint="eastAsia"/>
        </w:rPr>
        <w:t>的</w:t>
      </w:r>
      <w:r>
        <w:rPr>
          <w:rFonts w:hint="eastAsia"/>
        </w:rPr>
        <w:t>数据对比</w:t>
      </w:r>
      <w:bookmarkEnd w:id="182"/>
    </w:p>
    <w:p w14:paraId="3D0ECBDB" w14:textId="0D4BB482" w:rsidR="00E85AFC" w:rsidRDefault="00066F59" w:rsidP="00E85AFC">
      <w:r>
        <w:rPr>
          <w:noProof/>
        </w:rPr>
        <w:lastRenderedPageBreak/>
        <w:drawing>
          <wp:inline distT="0" distB="0" distL="0" distR="0" wp14:anchorId="42F1F7AA" wp14:editId="3A669AC1">
            <wp:extent cx="5264150" cy="2933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14:paraId="6182478F" w14:textId="7ECD7342" w:rsidR="001E2842" w:rsidRPr="00C05659" w:rsidRDefault="001E2842" w:rsidP="00E85AFC">
      <w:r>
        <w:tab/>
      </w:r>
      <w:r>
        <w:tab/>
      </w:r>
      <w:r>
        <w:tab/>
      </w:r>
      <w:r>
        <w:tab/>
      </w:r>
      <w:r>
        <w:tab/>
      </w:r>
      <w:r>
        <w:tab/>
        <w:t xml:space="preserve">    </w:t>
      </w:r>
      <w:bookmarkStart w:id="183" w:name="_Toc3551037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rPr>
          <w:rFonts w:hint="eastAsia"/>
          <w:noProof/>
        </w:rPr>
        <w:t>8</w:t>
      </w:r>
      <w:r>
        <w:fldChar w:fldCharType="end"/>
      </w:r>
      <w:r>
        <w:rPr>
          <w:rFonts w:hint="eastAsia"/>
        </w:rPr>
        <w:t>频谱对比分析</w:t>
      </w:r>
      <w:bookmarkEnd w:id="183"/>
    </w:p>
    <w:sectPr w:rsidR="001E2842" w:rsidRPr="00C05659" w:rsidSect="00784B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52122" w14:textId="77777777" w:rsidR="00DB0711" w:rsidRDefault="00DB0711" w:rsidP="00127405">
      <w:r>
        <w:separator/>
      </w:r>
    </w:p>
  </w:endnote>
  <w:endnote w:type="continuationSeparator" w:id="0">
    <w:p w14:paraId="3D6C843C" w14:textId="77777777" w:rsidR="00DB0711" w:rsidRDefault="00DB0711" w:rsidP="0012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charset w:val="00"/>
    <w:family w:val="auto"/>
    <w:pitch w:val="default"/>
  </w:font>
  <w:font w:name="MathJax_Main">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933E9" w14:textId="77777777" w:rsidR="00DB0711" w:rsidRDefault="00DB0711" w:rsidP="00127405">
      <w:r>
        <w:separator/>
      </w:r>
    </w:p>
  </w:footnote>
  <w:footnote w:type="continuationSeparator" w:id="0">
    <w:p w14:paraId="4B14DC9C" w14:textId="77777777" w:rsidR="00DB0711" w:rsidRDefault="00DB0711" w:rsidP="00127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325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EEB7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1D6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3738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B461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9DF0F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FD13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CE86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6619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E349B3"/>
    <w:multiLevelType w:val="hybridMultilevel"/>
    <w:tmpl w:val="30F46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751467"/>
    <w:multiLevelType w:val="hybridMultilevel"/>
    <w:tmpl w:val="BB704C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A638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EC543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73B57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977C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7D30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2B4F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83605B"/>
    <w:multiLevelType w:val="hybridMultilevel"/>
    <w:tmpl w:val="C2747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077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01371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87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21A44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D71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E90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A010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DA2EF4"/>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450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EE20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FF8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5"/>
  </w:num>
  <w:num w:numId="2">
    <w:abstractNumId w:val="9"/>
  </w:num>
  <w:num w:numId="3">
    <w:abstractNumId w:val="17"/>
  </w:num>
  <w:num w:numId="4">
    <w:abstractNumId w:val="10"/>
  </w:num>
  <w:num w:numId="5">
    <w:abstractNumId w:val="3"/>
  </w:num>
  <w:num w:numId="6">
    <w:abstractNumId w:val="13"/>
  </w:num>
  <w:num w:numId="7">
    <w:abstractNumId w:val="22"/>
  </w:num>
  <w:num w:numId="8">
    <w:abstractNumId w:val="7"/>
  </w:num>
  <w:num w:numId="9">
    <w:abstractNumId w:val="6"/>
  </w:num>
  <w:num w:numId="10">
    <w:abstractNumId w:val="26"/>
  </w:num>
  <w:num w:numId="11">
    <w:abstractNumId w:val="16"/>
  </w:num>
  <w:num w:numId="12">
    <w:abstractNumId w:val="27"/>
  </w:num>
  <w:num w:numId="13">
    <w:abstractNumId w:val="11"/>
  </w:num>
  <w:num w:numId="14">
    <w:abstractNumId w:val="20"/>
  </w:num>
  <w:num w:numId="15">
    <w:abstractNumId w:val="0"/>
  </w:num>
  <w:num w:numId="16">
    <w:abstractNumId w:val="15"/>
  </w:num>
  <w:num w:numId="17">
    <w:abstractNumId w:val="21"/>
  </w:num>
  <w:num w:numId="18">
    <w:abstractNumId w:val="5"/>
  </w:num>
  <w:num w:numId="19">
    <w:abstractNumId w:val="28"/>
  </w:num>
  <w:num w:numId="20">
    <w:abstractNumId w:val="24"/>
  </w:num>
  <w:num w:numId="21">
    <w:abstractNumId w:val="2"/>
  </w:num>
  <w:num w:numId="22">
    <w:abstractNumId w:val="8"/>
  </w:num>
  <w:num w:numId="23">
    <w:abstractNumId w:val="12"/>
  </w:num>
  <w:num w:numId="24">
    <w:abstractNumId w:val="14"/>
  </w:num>
  <w:num w:numId="25">
    <w:abstractNumId w:val="4"/>
  </w:num>
  <w:num w:numId="26">
    <w:abstractNumId w:val="19"/>
  </w:num>
  <w:num w:numId="27">
    <w:abstractNumId w:val="18"/>
  </w:num>
  <w:num w:numId="28">
    <w:abstractNumId w:val="23"/>
  </w:num>
  <w:num w:numId="29">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曹 会扬">
    <w15:presenceInfo w15:providerId="Windows Live" w15:userId="82170560c7baa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449B"/>
    <w:rsid w:val="00002EDD"/>
    <w:rsid w:val="00003FF6"/>
    <w:rsid w:val="00004BA1"/>
    <w:rsid w:val="00005929"/>
    <w:rsid w:val="00007CA8"/>
    <w:rsid w:val="00007E7C"/>
    <w:rsid w:val="00010CF2"/>
    <w:rsid w:val="00011674"/>
    <w:rsid w:val="00011D55"/>
    <w:rsid w:val="0001278C"/>
    <w:rsid w:val="000141AB"/>
    <w:rsid w:val="000148AA"/>
    <w:rsid w:val="00016943"/>
    <w:rsid w:val="0001728D"/>
    <w:rsid w:val="0002026F"/>
    <w:rsid w:val="00020DC6"/>
    <w:rsid w:val="00021A83"/>
    <w:rsid w:val="000221E4"/>
    <w:rsid w:val="00022DE2"/>
    <w:rsid w:val="0002538C"/>
    <w:rsid w:val="00025BD3"/>
    <w:rsid w:val="00026A9B"/>
    <w:rsid w:val="00030414"/>
    <w:rsid w:val="0003070B"/>
    <w:rsid w:val="000327E3"/>
    <w:rsid w:val="00034CD6"/>
    <w:rsid w:val="00036F48"/>
    <w:rsid w:val="00041BC1"/>
    <w:rsid w:val="00042A86"/>
    <w:rsid w:val="0004386A"/>
    <w:rsid w:val="000532BE"/>
    <w:rsid w:val="00053A73"/>
    <w:rsid w:val="00055DD5"/>
    <w:rsid w:val="0005734E"/>
    <w:rsid w:val="0006043F"/>
    <w:rsid w:val="00062076"/>
    <w:rsid w:val="00063E3D"/>
    <w:rsid w:val="00066F59"/>
    <w:rsid w:val="00070320"/>
    <w:rsid w:val="00071BF7"/>
    <w:rsid w:val="000742BF"/>
    <w:rsid w:val="0007527E"/>
    <w:rsid w:val="00080A30"/>
    <w:rsid w:val="00082404"/>
    <w:rsid w:val="0008292D"/>
    <w:rsid w:val="00083315"/>
    <w:rsid w:val="000833E9"/>
    <w:rsid w:val="0008393A"/>
    <w:rsid w:val="000843CC"/>
    <w:rsid w:val="00086415"/>
    <w:rsid w:val="00086CF3"/>
    <w:rsid w:val="00092C49"/>
    <w:rsid w:val="00094EC6"/>
    <w:rsid w:val="00095A57"/>
    <w:rsid w:val="0009769E"/>
    <w:rsid w:val="00097BE6"/>
    <w:rsid w:val="000A3B64"/>
    <w:rsid w:val="000A77CC"/>
    <w:rsid w:val="000B4CDE"/>
    <w:rsid w:val="000B7E45"/>
    <w:rsid w:val="000C0D66"/>
    <w:rsid w:val="000C0F52"/>
    <w:rsid w:val="000C1FB0"/>
    <w:rsid w:val="000C29A5"/>
    <w:rsid w:val="000C2CBC"/>
    <w:rsid w:val="000C5ADB"/>
    <w:rsid w:val="000C6070"/>
    <w:rsid w:val="000C6104"/>
    <w:rsid w:val="000C6186"/>
    <w:rsid w:val="000C67BF"/>
    <w:rsid w:val="000D05EE"/>
    <w:rsid w:val="000D0E7B"/>
    <w:rsid w:val="000D0EDD"/>
    <w:rsid w:val="000D1D4F"/>
    <w:rsid w:val="000D25BD"/>
    <w:rsid w:val="000D438F"/>
    <w:rsid w:val="000D61A7"/>
    <w:rsid w:val="000D7D66"/>
    <w:rsid w:val="000E0666"/>
    <w:rsid w:val="000E0B6E"/>
    <w:rsid w:val="000E495B"/>
    <w:rsid w:val="000E6AFA"/>
    <w:rsid w:val="000E6F8F"/>
    <w:rsid w:val="000E7E9B"/>
    <w:rsid w:val="000F0AAE"/>
    <w:rsid w:val="000F176D"/>
    <w:rsid w:val="000F43CB"/>
    <w:rsid w:val="000F5638"/>
    <w:rsid w:val="001013ED"/>
    <w:rsid w:val="00102A91"/>
    <w:rsid w:val="00102CE0"/>
    <w:rsid w:val="00104645"/>
    <w:rsid w:val="00105E97"/>
    <w:rsid w:val="001060A9"/>
    <w:rsid w:val="00106489"/>
    <w:rsid w:val="0010700F"/>
    <w:rsid w:val="00107978"/>
    <w:rsid w:val="00107FFA"/>
    <w:rsid w:val="0011017A"/>
    <w:rsid w:val="001120C2"/>
    <w:rsid w:val="00112403"/>
    <w:rsid w:val="001124F6"/>
    <w:rsid w:val="001129AB"/>
    <w:rsid w:val="00113CD3"/>
    <w:rsid w:val="001179E8"/>
    <w:rsid w:val="00120896"/>
    <w:rsid w:val="001230D5"/>
    <w:rsid w:val="001238F9"/>
    <w:rsid w:val="0012455F"/>
    <w:rsid w:val="0012669F"/>
    <w:rsid w:val="00127386"/>
    <w:rsid w:val="00127405"/>
    <w:rsid w:val="001315D8"/>
    <w:rsid w:val="001355BB"/>
    <w:rsid w:val="00135946"/>
    <w:rsid w:val="0013705E"/>
    <w:rsid w:val="001370A7"/>
    <w:rsid w:val="00141305"/>
    <w:rsid w:val="00141935"/>
    <w:rsid w:val="00143193"/>
    <w:rsid w:val="001440CF"/>
    <w:rsid w:val="00144152"/>
    <w:rsid w:val="00145091"/>
    <w:rsid w:val="00151CAE"/>
    <w:rsid w:val="001558AB"/>
    <w:rsid w:val="001602D0"/>
    <w:rsid w:val="0016071A"/>
    <w:rsid w:val="00160F2C"/>
    <w:rsid w:val="001625E1"/>
    <w:rsid w:val="0016311A"/>
    <w:rsid w:val="00163B21"/>
    <w:rsid w:val="001662F3"/>
    <w:rsid w:val="00167CA0"/>
    <w:rsid w:val="0017506D"/>
    <w:rsid w:val="00176AD5"/>
    <w:rsid w:val="00177DC9"/>
    <w:rsid w:val="00177ED7"/>
    <w:rsid w:val="00184692"/>
    <w:rsid w:val="00184EE7"/>
    <w:rsid w:val="001875CF"/>
    <w:rsid w:val="001901F8"/>
    <w:rsid w:val="00190CE6"/>
    <w:rsid w:val="00191AE3"/>
    <w:rsid w:val="00194BCE"/>
    <w:rsid w:val="001A15E8"/>
    <w:rsid w:val="001A33D4"/>
    <w:rsid w:val="001B027F"/>
    <w:rsid w:val="001B17A9"/>
    <w:rsid w:val="001B19AA"/>
    <w:rsid w:val="001B3A9F"/>
    <w:rsid w:val="001B76E3"/>
    <w:rsid w:val="001C0EC1"/>
    <w:rsid w:val="001C181B"/>
    <w:rsid w:val="001C2662"/>
    <w:rsid w:val="001C2E01"/>
    <w:rsid w:val="001C56DD"/>
    <w:rsid w:val="001C7F4C"/>
    <w:rsid w:val="001D3F2B"/>
    <w:rsid w:val="001D40E5"/>
    <w:rsid w:val="001D719A"/>
    <w:rsid w:val="001D76C7"/>
    <w:rsid w:val="001E210E"/>
    <w:rsid w:val="001E2842"/>
    <w:rsid w:val="001E3B2F"/>
    <w:rsid w:val="001E4039"/>
    <w:rsid w:val="001E412A"/>
    <w:rsid w:val="001E5018"/>
    <w:rsid w:val="001E5059"/>
    <w:rsid w:val="001E53CF"/>
    <w:rsid w:val="001F2D07"/>
    <w:rsid w:val="001F4345"/>
    <w:rsid w:val="001F572E"/>
    <w:rsid w:val="001F58E2"/>
    <w:rsid w:val="001F5F72"/>
    <w:rsid w:val="001F6067"/>
    <w:rsid w:val="00200255"/>
    <w:rsid w:val="0020061F"/>
    <w:rsid w:val="00202D22"/>
    <w:rsid w:val="00205118"/>
    <w:rsid w:val="00205372"/>
    <w:rsid w:val="0020660B"/>
    <w:rsid w:val="00210378"/>
    <w:rsid w:val="002117E3"/>
    <w:rsid w:val="00221FA6"/>
    <w:rsid w:val="002268BC"/>
    <w:rsid w:val="0023045C"/>
    <w:rsid w:val="00230E2C"/>
    <w:rsid w:val="00233A17"/>
    <w:rsid w:val="00235DB2"/>
    <w:rsid w:val="0023608E"/>
    <w:rsid w:val="0023675B"/>
    <w:rsid w:val="002372B0"/>
    <w:rsid w:val="002416A9"/>
    <w:rsid w:val="002419F5"/>
    <w:rsid w:val="00243A48"/>
    <w:rsid w:val="002475FB"/>
    <w:rsid w:val="00252103"/>
    <w:rsid w:val="00253D61"/>
    <w:rsid w:val="002541B7"/>
    <w:rsid w:val="0025541A"/>
    <w:rsid w:val="00256ED2"/>
    <w:rsid w:val="00257647"/>
    <w:rsid w:val="00261120"/>
    <w:rsid w:val="0026303C"/>
    <w:rsid w:val="002635DC"/>
    <w:rsid w:val="002636C9"/>
    <w:rsid w:val="002644EE"/>
    <w:rsid w:val="00265A9B"/>
    <w:rsid w:val="00266A2B"/>
    <w:rsid w:val="00267362"/>
    <w:rsid w:val="002711EF"/>
    <w:rsid w:val="00271B2B"/>
    <w:rsid w:val="00271EC9"/>
    <w:rsid w:val="00273579"/>
    <w:rsid w:val="002763E4"/>
    <w:rsid w:val="00276966"/>
    <w:rsid w:val="002769F6"/>
    <w:rsid w:val="00281BA9"/>
    <w:rsid w:val="002832A6"/>
    <w:rsid w:val="0028510A"/>
    <w:rsid w:val="002860DF"/>
    <w:rsid w:val="00287CEF"/>
    <w:rsid w:val="0029087E"/>
    <w:rsid w:val="00293540"/>
    <w:rsid w:val="00293ACB"/>
    <w:rsid w:val="00294841"/>
    <w:rsid w:val="002966D1"/>
    <w:rsid w:val="002A1E06"/>
    <w:rsid w:val="002A2AE2"/>
    <w:rsid w:val="002A3E8F"/>
    <w:rsid w:val="002A3EFB"/>
    <w:rsid w:val="002A4394"/>
    <w:rsid w:val="002A446C"/>
    <w:rsid w:val="002A46BB"/>
    <w:rsid w:val="002A4FDA"/>
    <w:rsid w:val="002A5315"/>
    <w:rsid w:val="002B0CC9"/>
    <w:rsid w:val="002B116F"/>
    <w:rsid w:val="002B29D8"/>
    <w:rsid w:val="002B3E3D"/>
    <w:rsid w:val="002B4F31"/>
    <w:rsid w:val="002B6F50"/>
    <w:rsid w:val="002B73A4"/>
    <w:rsid w:val="002B7854"/>
    <w:rsid w:val="002C0350"/>
    <w:rsid w:val="002C12BA"/>
    <w:rsid w:val="002C157E"/>
    <w:rsid w:val="002C17CF"/>
    <w:rsid w:val="002C1F45"/>
    <w:rsid w:val="002C2E75"/>
    <w:rsid w:val="002D0506"/>
    <w:rsid w:val="002D358B"/>
    <w:rsid w:val="002D53CA"/>
    <w:rsid w:val="002D65C9"/>
    <w:rsid w:val="002D6B7F"/>
    <w:rsid w:val="002D7E47"/>
    <w:rsid w:val="002E11E9"/>
    <w:rsid w:val="002E128C"/>
    <w:rsid w:val="002E23F0"/>
    <w:rsid w:val="002E2B5C"/>
    <w:rsid w:val="002E5F1B"/>
    <w:rsid w:val="002E62DC"/>
    <w:rsid w:val="002E62E3"/>
    <w:rsid w:val="002E7FE5"/>
    <w:rsid w:val="002F02CF"/>
    <w:rsid w:val="002F0B38"/>
    <w:rsid w:val="002F0F27"/>
    <w:rsid w:val="002F1E85"/>
    <w:rsid w:val="002F33A8"/>
    <w:rsid w:val="002F35DC"/>
    <w:rsid w:val="002F4208"/>
    <w:rsid w:val="002F5B4B"/>
    <w:rsid w:val="002F6B3C"/>
    <w:rsid w:val="002F7E2C"/>
    <w:rsid w:val="003006B8"/>
    <w:rsid w:val="00300C81"/>
    <w:rsid w:val="00303E4D"/>
    <w:rsid w:val="00304920"/>
    <w:rsid w:val="003061E8"/>
    <w:rsid w:val="00306C00"/>
    <w:rsid w:val="00307A1A"/>
    <w:rsid w:val="00307B71"/>
    <w:rsid w:val="00311198"/>
    <w:rsid w:val="003115AD"/>
    <w:rsid w:val="0031162B"/>
    <w:rsid w:val="003162BE"/>
    <w:rsid w:val="00316E30"/>
    <w:rsid w:val="00317336"/>
    <w:rsid w:val="003202B6"/>
    <w:rsid w:val="00320F61"/>
    <w:rsid w:val="003220B2"/>
    <w:rsid w:val="00324D29"/>
    <w:rsid w:val="0033268A"/>
    <w:rsid w:val="00332AE0"/>
    <w:rsid w:val="00335273"/>
    <w:rsid w:val="0033644C"/>
    <w:rsid w:val="00336A4E"/>
    <w:rsid w:val="0034106A"/>
    <w:rsid w:val="003428EC"/>
    <w:rsid w:val="00343836"/>
    <w:rsid w:val="0034420F"/>
    <w:rsid w:val="00346BB2"/>
    <w:rsid w:val="00350ACE"/>
    <w:rsid w:val="00350DEC"/>
    <w:rsid w:val="003515F4"/>
    <w:rsid w:val="00352DAA"/>
    <w:rsid w:val="00354E48"/>
    <w:rsid w:val="00355C33"/>
    <w:rsid w:val="00362F24"/>
    <w:rsid w:val="00366997"/>
    <w:rsid w:val="00370382"/>
    <w:rsid w:val="00371080"/>
    <w:rsid w:val="00371520"/>
    <w:rsid w:val="00373EA8"/>
    <w:rsid w:val="003744BF"/>
    <w:rsid w:val="003760D9"/>
    <w:rsid w:val="003761AE"/>
    <w:rsid w:val="00380558"/>
    <w:rsid w:val="00382CCC"/>
    <w:rsid w:val="0038496C"/>
    <w:rsid w:val="003853C9"/>
    <w:rsid w:val="003907FA"/>
    <w:rsid w:val="0039175B"/>
    <w:rsid w:val="003937FA"/>
    <w:rsid w:val="00393A9A"/>
    <w:rsid w:val="00396813"/>
    <w:rsid w:val="003968A3"/>
    <w:rsid w:val="00397064"/>
    <w:rsid w:val="003A033B"/>
    <w:rsid w:val="003A0FA1"/>
    <w:rsid w:val="003A1B83"/>
    <w:rsid w:val="003A1E84"/>
    <w:rsid w:val="003A2E74"/>
    <w:rsid w:val="003A3716"/>
    <w:rsid w:val="003A465A"/>
    <w:rsid w:val="003A6A01"/>
    <w:rsid w:val="003B001C"/>
    <w:rsid w:val="003B3E40"/>
    <w:rsid w:val="003B4169"/>
    <w:rsid w:val="003B4E5A"/>
    <w:rsid w:val="003B6017"/>
    <w:rsid w:val="003B7339"/>
    <w:rsid w:val="003C342B"/>
    <w:rsid w:val="003C5286"/>
    <w:rsid w:val="003C67D0"/>
    <w:rsid w:val="003C6E9A"/>
    <w:rsid w:val="003C789F"/>
    <w:rsid w:val="003D13F1"/>
    <w:rsid w:val="003D5692"/>
    <w:rsid w:val="003D6B42"/>
    <w:rsid w:val="003D70E8"/>
    <w:rsid w:val="003D78C0"/>
    <w:rsid w:val="003E37B7"/>
    <w:rsid w:val="003E3FEA"/>
    <w:rsid w:val="003E5C96"/>
    <w:rsid w:val="003E62AD"/>
    <w:rsid w:val="003F7FE0"/>
    <w:rsid w:val="004018B7"/>
    <w:rsid w:val="00402CB8"/>
    <w:rsid w:val="004040B7"/>
    <w:rsid w:val="004043AD"/>
    <w:rsid w:val="004051B7"/>
    <w:rsid w:val="0040724F"/>
    <w:rsid w:val="0041095C"/>
    <w:rsid w:val="00411475"/>
    <w:rsid w:val="004116CD"/>
    <w:rsid w:val="004176E7"/>
    <w:rsid w:val="0042034B"/>
    <w:rsid w:val="00422ACE"/>
    <w:rsid w:val="00422E67"/>
    <w:rsid w:val="00422FF6"/>
    <w:rsid w:val="00423C6C"/>
    <w:rsid w:val="004254A8"/>
    <w:rsid w:val="00425FCD"/>
    <w:rsid w:val="0042666C"/>
    <w:rsid w:val="00426F3A"/>
    <w:rsid w:val="004310A8"/>
    <w:rsid w:val="004321AE"/>
    <w:rsid w:val="00435F7E"/>
    <w:rsid w:val="0043634D"/>
    <w:rsid w:val="004370CE"/>
    <w:rsid w:val="0044052B"/>
    <w:rsid w:val="004421AF"/>
    <w:rsid w:val="00443CBE"/>
    <w:rsid w:val="004448A0"/>
    <w:rsid w:val="0044623B"/>
    <w:rsid w:val="0044637D"/>
    <w:rsid w:val="00451052"/>
    <w:rsid w:val="00451C08"/>
    <w:rsid w:val="00452729"/>
    <w:rsid w:val="0045508F"/>
    <w:rsid w:val="004555B8"/>
    <w:rsid w:val="00460125"/>
    <w:rsid w:val="00462B0D"/>
    <w:rsid w:val="0046412B"/>
    <w:rsid w:val="00470A5F"/>
    <w:rsid w:val="0047106A"/>
    <w:rsid w:val="00472125"/>
    <w:rsid w:val="00472629"/>
    <w:rsid w:val="0047365D"/>
    <w:rsid w:val="004736E5"/>
    <w:rsid w:val="0047377C"/>
    <w:rsid w:val="00474577"/>
    <w:rsid w:val="004749E3"/>
    <w:rsid w:val="004752FD"/>
    <w:rsid w:val="0047565C"/>
    <w:rsid w:val="00484803"/>
    <w:rsid w:val="00484A41"/>
    <w:rsid w:val="00485596"/>
    <w:rsid w:val="004861B4"/>
    <w:rsid w:val="00486FCA"/>
    <w:rsid w:val="00487908"/>
    <w:rsid w:val="00491BF7"/>
    <w:rsid w:val="00491CCC"/>
    <w:rsid w:val="00492148"/>
    <w:rsid w:val="0049287A"/>
    <w:rsid w:val="00492B47"/>
    <w:rsid w:val="00493229"/>
    <w:rsid w:val="00493C9F"/>
    <w:rsid w:val="00493DDF"/>
    <w:rsid w:val="00495079"/>
    <w:rsid w:val="0049617D"/>
    <w:rsid w:val="00497203"/>
    <w:rsid w:val="004A1D3B"/>
    <w:rsid w:val="004A1E31"/>
    <w:rsid w:val="004A2541"/>
    <w:rsid w:val="004A51BE"/>
    <w:rsid w:val="004A6217"/>
    <w:rsid w:val="004A6466"/>
    <w:rsid w:val="004A6A98"/>
    <w:rsid w:val="004B08B7"/>
    <w:rsid w:val="004B0CAD"/>
    <w:rsid w:val="004B21C5"/>
    <w:rsid w:val="004B41EB"/>
    <w:rsid w:val="004B496D"/>
    <w:rsid w:val="004B51B8"/>
    <w:rsid w:val="004B66D7"/>
    <w:rsid w:val="004B6CBD"/>
    <w:rsid w:val="004B6DC1"/>
    <w:rsid w:val="004C1F83"/>
    <w:rsid w:val="004C5A03"/>
    <w:rsid w:val="004C68DF"/>
    <w:rsid w:val="004C7202"/>
    <w:rsid w:val="004D4706"/>
    <w:rsid w:val="004D5A93"/>
    <w:rsid w:val="004D7FDC"/>
    <w:rsid w:val="004E0E72"/>
    <w:rsid w:val="004E27A6"/>
    <w:rsid w:val="004E2926"/>
    <w:rsid w:val="004E36CD"/>
    <w:rsid w:val="004E4DCB"/>
    <w:rsid w:val="004E6D13"/>
    <w:rsid w:val="004E7C4A"/>
    <w:rsid w:val="004F0BA2"/>
    <w:rsid w:val="004F0E3F"/>
    <w:rsid w:val="004F12A2"/>
    <w:rsid w:val="004F19E6"/>
    <w:rsid w:val="004F71E1"/>
    <w:rsid w:val="0050004F"/>
    <w:rsid w:val="00501114"/>
    <w:rsid w:val="00502048"/>
    <w:rsid w:val="00502453"/>
    <w:rsid w:val="0050391D"/>
    <w:rsid w:val="005047F8"/>
    <w:rsid w:val="00510747"/>
    <w:rsid w:val="0051313C"/>
    <w:rsid w:val="005158E3"/>
    <w:rsid w:val="005167E6"/>
    <w:rsid w:val="00517641"/>
    <w:rsid w:val="0052023E"/>
    <w:rsid w:val="0052516B"/>
    <w:rsid w:val="005261ED"/>
    <w:rsid w:val="00531210"/>
    <w:rsid w:val="005317CC"/>
    <w:rsid w:val="00531F1E"/>
    <w:rsid w:val="00537FB3"/>
    <w:rsid w:val="00537FCF"/>
    <w:rsid w:val="00541260"/>
    <w:rsid w:val="00542299"/>
    <w:rsid w:val="00553D07"/>
    <w:rsid w:val="0055597C"/>
    <w:rsid w:val="00557D95"/>
    <w:rsid w:val="00560D60"/>
    <w:rsid w:val="00560F21"/>
    <w:rsid w:val="0056101D"/>
    <w:rsid w:val="005660C5"/>
    <w:rsid w:val="00570CF8"/>
    <w:rsid w:val="0057106B"/>
    <w:rsid w:val="00571608"/>
    <w:rsid w:val="00572098"/>
    <w:rsid w:val="00572DAE"/>
    <w:rsid w:val="005744D2"/>
    <w:rsid w:val="005753C7"/>
    <w:rsid w:val="0058050E"/>
    <w:rsid w:val="00580A69"/>
    <w:rsid w:val="00582E1D"/>
    <w:rsid w:val="00583128"/>
    <w:rsid w:val="00583C93"/>
    <w:rsid w:val="00584634"/>
    <w:rsid w:val="00584A99"/>
    <w:rsid w:val="00585026"/>
    <w:rsid w:val="00586983"/>
    <w:rsid w:val="00590BC1"/>
    <w:rsid w:val="005929BC"/>
    <w:rsid w:val="00593786"/>
    <w:rsid w:val="00593B0E"/>
    <w:rsid w:val="00594226"/>
    <w:rsid w:val="00597BDA"/>
    <w:rsid w:val="005A0259"/>
    <w:rsid w:val="005A329C"/>
    <w:rsid w:val="005A3599"/>
    <w:rsid w:val="005A54AE"/>
    <w:rsid w:val="005A6616"/>
    <w:rsid w:val="005B02F2"/>
    <w:rsid w:val="005B3B25"/>
    <w:rsid w:val="005B43E1"/>
    <w:rsid w:val="005B55D0"/>
    <w:rsid w:val="005B5C3C"/>
    <w:rsid w:val="005B73C8"/>
    <w:rsid w:val="005B7592"/>
    <w:rsid w:val="005B76D1"/>
    <w:rsid w:val="005C0854"/>
    <w:rsid w:val="005C1D3B"/>
    <w:rsid w:val="005C42C5"/>
    <w:rsid w:val="005D2A70"/>
    <w:rsid w:val="005D529A"/>
    <w:rsid w:val="005D6117"/>
    <w:rsid w:val="005D6DC6"/>
    <w:rsid w:val="005E0BAA"/>
    <w:rsid w:val="005E1B90"/>
    <w:rsid w:val="005E211A"/>
    <w:rsid w:val="005E27AD"/>
    <w:rsid w:val="005E2978"/>
    <w:rsid w:val="005E3633"/>
    <w:rsid w:val="005E47EE"/>
    <w:rsid w:val="005E5EDD"/>
    <w:rsid w:val="005E727D"/>
    <w:rsid w:val="005F1ABF"/>
    <w:rsid w:val="005F34D5"/>
    <w:rsid w:val="005F4477"/>
    <w:rsid w:val="005F5EEF"/>
    <w:rsid w:val="005F6FCF"/>
    <w:rsid w:val="006011B8"/>
    <w:rsid w:val="006037BC"/>
    <w:rsid w:val="00603C76"/>
    <w:rsid w:val="00605A77"/>
    <w:rsid w:val="006067AD"/>
    <w:rsid w:val="00610B9F"/>
    <w:rsid w:val="00610DF0"/>
    <w:rsid w:val="0061236A"/>
    <w:rsid w:val="006151A4"/>
    <w:rsid w:val="00617690"/>
    <w:rsid w:val="00622BE8"/>
    <w:rsid w:val="00622BFD"/>
    <w:rsid w:val="006230FE"/>
    <w:rsid w:val="00623AF0"/>
    <w:rsid w:val="0062479C"/>
    <w:rsid w:val="00625C4F"/>
    <w:rsid w:val="00625D35"/>
    <w:rsid w:val="006270FA"/>
    <w:rsid w:val="00630C40"/>
    <w:rsid w:val="00632E65"/>
    <w:rsid w:val="006340BD"/>
    <w:rsid w:val="0063415B"/>
    <w:rsid w:val="0064601B"/>
    <w:rsid w:val="006461AE"/>
    <w:rsid w:val="00646757"/>
    <w:rsid w:val="00647D01"/>
    <w:rsid w:val="00650E78"/>
    <w:rsid w:val="00653AD5"/>
    <w:rsid w:val="00655052"/>
    <w:rsid w:val="006573DB"/>
    <w:rsid w:val="00657DCA"/>
    <w:rsid w:val="0066070D"/>
    <w:rsid w:val="00660D24"/>
    <w:rsid w:val="00661057"/>
    <w:rsid w:val="00662D71"/>
    <w:rsid w:val="00663BDC"/>
    <w:rsid w:val="00670A57"/>
    <w:rsid w:val="00672241"/>
    <w:rsid w:val="00672475"/>
    <w:rsid w:val="006725BB"/>
    <w:rsid w:val="00673D0E"/>
    <w:rsid w:val="00674900"/>
    <w:rsid w:val="00676008"/>
    <w:rsid w:val="00680648"/>
    <w:rsid w:val="006817AA"/>
    <w:rsid w:val="00681C74"/>
    <w:rsid w:val="00682580"/>
    <w:rsid w:val="00682AB3"/>
    <w:rsid w:val="00683291"/>
    <w:rsid w:val="006837F1"/>
    <w:rsid w:val="006848BA"/>
    <w:rsid w:val="006861AF"/>
    <w:rsid w:val="00686A2B"/>
    <w:rsid w:val="00687545"/>
    <w:rsid w:val="0069105F"/>
    <w:rsid w:val="00692500"/>
    <w:rsid w:val="006927D4"/>
    <w:rsid w:val="0069321D"/>
    <w:rsid w:val="00695499"/>
    <w:rsid w:val="00696952"/>
    <w:rsid w:val="0069729A"/>
    <w:rsid w:val="006978D8"/>
    <w:rsid w:val="006A0F6B"/>
    <w:rsid w:val="006A288C"/>
    <w:rsid w:val="006A3297"/>
    <w:rsid w:val="006A36C6"/>
    <w:rsid w:val="006A592C"/>
    <w:rsid w:val="006A644E"/>
    <w:rsid w:val="006A719D"/>
    <w:rsid w:val="006B26B2"/>
    <w:rsid w:val="006B32F6"/>
    <w:rsid w:val="006B33EE"/>
    <w:rsid w:val="006B475C"/>
    <w:rsid w:val="006B4E82"/>
    <w:rsid w:val="006B5A76"/>
    <w:rsid w:val="006B73CF"/>
    <w:rsid w:val="006C5D6B"/>
    <w:rsid w:val="006C6A01"/>
    <w:rsid w:val="006C72F1"/>
    <w:rsid w:val="006C7706"/>
    <w:rsid w:val="006C7D4A"/>
    <w:rsid w:val="006D051B"/>
    <w:rsid w:val="006D14D7"/>
    <w:rsid w:val="006D18ED"/>
    <w:rsid w:val="006D4371"/>
    <w:rsid w:val="006D5033"/>
    <w:rsid w:val="006E3595"/>
    <w:rsid w:val="006E4695"/>
    <w:rsid w:val="006E5FBB"/>
    <w:rsid w:val="006E6543"/>
    <w:rsid w:val="006E7E68"/>
    <w:rsid w:val="006F1064"/>
    <w:rsid w:val="006F1238"/>
    <w:rsid w:val="006F28D9"/>
    <w:rsid w:val="006F3721"/>
    <w:rsid w:val="006F4C04"/>
    <w:rsid w:val="006F60F6"/>
    <w:rsid w:val="006F66ED"/>
    <w:rsid w:val="006F6C3D"/>
    <w:rsid w:val="007011DE"/>
    <w:rsid w:val="00702CC4"/>
    <w:rsid w:val="00702D46"/>
    <w:rsid w:val="00706835"/>
    <w:rsid w:val="007126B0"/>
    <w:rsid w:val="00712707"/>
    <w:rsid w:val="00713DD8"/>
    <w:rsid w:val="00716163"/>
    <w:rsid w:val="007166C8"/>
    <w:rsid w:val="00717B62"/>
    <w:rsid w:val="00720D51"/>
    <w:rsid w:val="00723303"/>
    <w:rsid w:val="007233D0"/>
    <w:rsid w:val="00724F99"/>
    <w:rsid w:val="00726447"/>
    <w:rsid w:val="00727473"/>
    <w:rsid w:val="0073148A"/>
    <w:rsid w:val="00733C59"/>
    <w:rsid w:val="00735884"/>
    <w:rsid w:val="00736843"/>
    <w:rsid w:val="007376E5"/>
    <w:rsid w:val="0074086A"/>
    <w:rsid w:val="0074125D"/>
    <w:rsid w:val="00741689"/>
    <w:rsid w:val="007446F7"/>
    <w:rsid w:val="00750351"/>
    <w:rsid w:val="00751FF3"/>
    <w:rsid w:val="007537A6"/>
    <w:rsid w:val="00756E99"/>
    <w:rsid w:val="00760076"/>
    <w:rsid w:val="00760745"/>
    <w:rsid w:val="0076472D"/>
    <w:rsid w:val="0076557C"/>
    <w:rsid w:val="00766EA6"/>
    <w:rsid w:val="007678D2"/>
    <w:rsid w:val="00767B87"/>
    <w:rsid w:val="007713E0"/>
    <w:rsid w:val="00773616"/>
    <w:rsid w:val="007743EF"/>
    <w:rsid w:val="00775C7F"/>
    <w:rsid w:val="00776D2A"/>
    <w:rsid w:val="00780D23"/>
    <w:rsid w:val="00780D5B"/>
    <w:rsid w:val="00783D41"/>
    <w:rsid w:val="00784BC1"/>
    <w:rsid w:val="007851AF"/>
    <w:rsid w:val="00787CCA"/>
    <w:rsid w:val="00790E46"/>
    <w:rsid w:val="00791D60"/>
    <w:rsid w:val="007920DA"/>
    <w:rsid w:val="007952F8"/>
    <w:rsid w:val="00797B93"/>
    <w:rsid w:val="007A046D"/>
    <w:rsid w:val="007A0B2B"/>
    <w:rsid w:val="007A0F77"/>
    <w:rsid w:val="007A37AB"/>
    <w:rsid w:val="007A4952"/>
    <w:rsid w:val="007A4D82"/>
    <w:rsid w:val="007A51B5"/>
    <w:rsid w:val="007A6DBB"/>
    <w:rsid w:val="007A7EFA"/>
    <w:rsid w:val="007B1535"/>
    <w:rsid w:val="007B64BC"/>
    <w:rsid w:val="007B6A2A"/>
    <w:rsid w:val="007B71F1"/>
    <w:rsid w:val="007C258C"/>
    <w:rsid w:val="007C3989"/>
    <w:rsid w:val="007C449B"/>
    <w:rsid w:val="007C5ACC"/>
    <w:rsid w:val="007D064F"/>
    <w:rsid w:val="007D112C"/>
    <w:rsid w:val="007D1900"/>
    <w:rsid w:val="007D1EF7"/>
    <w:rsid w:val="007D75EB"/>
    <w:rsid w:val="007D7746"/>
    <w:rsid w:val="007E0F4C"/>
    <w:rsid w:val="007E1CE0"/>
    <w:rsid w:val="007E267A"/>
    <w:rsid w:val="007E2CDA"/>
    <w:rsid w:val="007E3408"/>
    <w:rsid w:val="007E5C26"/>
    <w:rsid w:val="007E648C"/>
    <w:rsid w:val="007E65A7"/>
    <w:rsid w:val="007F0ADA"/>
    <w:rsid w:val="007F1051"/>
    <w:rsid w:val="007F3EFB"/>
    <w:rsid w:val="007F493C"/>
    <w:rsid w:val="007F70D5"/>
    <w:rsid w:val="007F72B0"/>
    <w:rsid w:val="00800042"/>
    <w:rsid w:val="00800D88"/>
    <w:rsid w:val="008042C3"/>
    <w:rsid w:val="00805725"/>
    <w:rsid w:val="00811051"/>
    <w:rsid w:val="00811BB2"/>
    <w:rsid w:val="008131B7"/>
    <w:rsid w:val="008137C4"/>
    <w:rsid w:val="0081569F"/>
    <w:rsid w:val="00815E9E"/>
    <w:rsid w:val="00816A3B"/>
    <w:rsid w:val="008172FE"/>
    <w:rsid w:val="008205E4"/>
    <w:rsid w:val="008215BD"/>
    <w:rsid w:val="00821E69"/>
    <w:rsid w:val="008220D8"/>
    <w:rsid w:val="008256EE"/>
    <w:rsid w:val="008268AB"/>
    <w:rsid w:val="00826CF7"/>
    <w:rsid w:val="00827555"/>
    <w:rsid w:val="008278B5"/>
    <w:rsid w:val="00830C9A"/>
    <w:rsid w:val="00831412"/>
    <w:rsid w:val="008316B7"/>
    <w:rsid w:val="0083491B"/>
    <w:rsid w:val="00835E92"/>
    <w:rsid w:val="00840A18"/>
    <w:rsid w:val="00840EBF"/>
    <w:rsid w:val="008508AD"/>
    <w:rsid w:val="00850EE2"/>
    <w:rsid w:val="00851ED0"/>
    <w:rsid w:val="00852227"/>
    <w:rsid w:val="008527D4"/>
    <w:rsid w:val="008548B0"/>
    <w:rsid w:val="00855682"/>
    <w:rsid w:val="0085758A"/>
    <w:rsid w:val="00857CBF"/>
    <w:rsid w:val="008601BB"/>
    <w:rsid w:val="00860D61"/>
    <w:rsid w:val="00862046"/>
    <w:rsid w:val="00862EE6"/>
    <w:rsid w:val="00864F2B"/>
    <w:rsid w:val="00865A6C"/>
    <w:rsid w:val="00870851"/>
    <w:rsid w:val="00872C49"/>
    <w:rsid w:val="00873259"/>
    <w:rsid w:val="00880FFF"/>
    <w:rsid w:val="00882749"/>
    <w:rsid w:val="00883305"/>
    <w:rsid w:val="008849DA"/>
    <w:rsid w:val="0088646F"/>
    <w:rsid w:val="00887B44"/>
    <w:rsid w:val="00887C3C"/>
    <w:rsid w:val="00890620"/>
    <w:rsid w:val="00890EF5"/>
    <w:rsid w:val="008922C8"/>
    <w:rsid w:val="0089260D"/>
    <w:rsid w:val="00895022"/>
    <w:rsid w:val="00895DDB"/>
    <w:rsid w:val="0089601B"/>
    <w:rsid w:val="0089609F"/>
    <w:rsid w:val="00897E3D"/>
    <w:rsid w:val="008A0422"/>
    <w:rsid w:val="008A56CB"/>
    <w:rsid w:val="008A7D26"/>
    <w:rsid w:val="008B14C1"/>
    <w:rsid w:val="008B1A13"/>
    <w:rsid w:val="008B1E31"/>
    <w:rsid w:val="008B3B2D"/>
    <w:rsid w:val="008B706A"/>
    <w:rsid w:val="008B7AAF"/>
    <w:rsid w:val="008C03E7"/>
    <w:rsid w:val="008C0D47"/>
    <w:rsid w:val="008C22A2"/>
    <w:rsid w:val="008C310D"/>
    <w:rsid w:val="008C3349"/>
    <w:rsid w:val="008C344D"/>
    <w:rsid w:val="008C4458"/>
    <w:rsid w:val="008D01A9"/>
    <w:rsid w:val="008D3B01"/>
    <w:rsid w:val="008D3DCC"/>
    <w:rsid w:val="008D5B31"/>
    <w:rsid w:val="008D5CDF"/>
    <w:rsid w:val="008D667F"/>
    <w:rsid w:val="008D7A0C"/>
    <w:rsid w:val="008D7E45"/>
    <w:rsid w:val="008E08BF"/>
    <w:rsid w:val="008E114D"/>
    <w:rsid w:val="008E12D7"/>
    <w:rsid w:val="008E1A22"/>
    <w:rsid w:val="008E2C5C"/>
    <w:rsid w:val="008E5EBD"/>
    <w:rsid w:val="008E5F76"/>
    <w:rsid w:val="008E6858"/>
    <w:rsid w:val="008E7D48"/>
    <w:rsid w:val="008F113A"/>
    <w:rsid w:val="008F1165"/>
    <w:rsid w:val="008F120D"/>
    <w:rsid w:val="008F175E"/>
    <w:rsid w:val="008F17E0"/>
    <w:rsid w:val="008F19C8"/>
    <w:rsid w:val="008F3648"/>
    <w:rsid w:val="008F52B6"/>
    <w:rsid w:val="008F53B5"/>
    <w:rsid w:val="008F5D14"/>
    <w:rsid w:val="008F6C44"/>
    <w:rsid w:val="008F7E69"/>
    <w:rsid w:val="00900A64"/>
    <w:rsid w:val="009040D4"/>
    <w:rsid w:val="009072B7"/>
    <w:rsid w:val="009115B8"/>
    <w:rsid w:val="0091309E"/>
    <w:rsid w:val="00915B4F"/>
    <w:rsid w:val="009161C2"/>
    <w:rsid w:val="009214A9"/>
    <w:rsid w:val="0092456F"/>
    <w:rsid w:val="0092509E"/>
    <w:rsid w:val="00927009"/>
    <w:rsid w:val="009309D1"/>
    <w:rsid w:val="009317EC"/>
    <w:rsid w:val="00932F2F"/>
    <w:rsid w:val="0093348D"/>
    <w:rsid w:val="0093418B"/>
    <w:rsid w:val="009368A5"/>
    <w:rsid w:val="00937FE7"/>
    <w:rsid w:val="0094272A"/>
    <w:rsid w:val="009439A0"/>
    <w:rsid w:val="00943CC5"/>
    <w:rsid w:val="00943E3F"/>
    <w:rsid w:val="00944673"/>
    <w:rsid w:val="009465AF"/>
    <w:rsid w:val="0095206A"/>
    <w:rsid w:val="009521AD"/>
    <w:rsid w:val="00954E68"/>
    <w:rsid w:val="00955FC4"/>
    <w:rsid w:val="00956824"/>
    <w:rsid w:val="00961004"/>
    <w:rsid w:val="0096283A"/>
    <w:rsid w:val="00962E60"/>
    <w:rsid w:val="00965114"/>
    <w:rsid w:val="00974133"/>
    <w:rsid w:val="009745D6"/>
    <w:rsid w:val="00974841"/>
    <w:rsid w:val="009750AA"/>
    <w:rsid w:val="00976C10"/>
    <w:rsid w:val="0098143A"/>
    <w:rsid w:val="009820C4"/>
    <w:rsid w:val="00983E43"/>
    <w:rsid w:val="00984AC3"/>
    <w:rsid w:val="00984D40"/>
    <w:rsid w:val="0098549A"/>
    <w:rsid w:val="00986D7A"/>
    <w:rsid w:val="009941F0"/>
    <w:rsid w:val="00997900"/>
    <w:rsid w:val="00997AFA"/>
    <w:rsid w:val="009A105B"/>
    <w:rsid w:val="009A2814"/>
    <w:rsid w:val="009A2B0A"/>
    <w:rsid w:val="009A2C4C"/>
    <w:rsid w:val="009A2FBF"/>
    <w:rsid w:val="009A6067"/>
    <w:rsid w:val="009A6181"/>
    <w:rsid w:val="009A7AE9"/>
    <w:rsid w:val="009B0235"/>
    <w:rsid w:val="009B15D4"/>
    <w:rsid w:val="009B2D5C"/>
    <w:rsid w:val="009B4249"/>
    <w:rsid w:val="009B69EE"/>
    <w:rsid w:val="009B7CDD"/>
    <w:rsid w:val="009C0F2C"/>
    <w:rsid w:val="009C2140"/>
    <w:rsid w:val="009C26CB"/>
    <w:rsid w:val="009C5BC8"/>
    <w:rsid w:val="009D036A"/>
    <w:rsid w:val="009D0B7D"/>
    <w:rsid w:val="009D2EEB"/>
    <w:rsid w:val="009D4BDC"/>
    <w:rsid w:val="009D5980"/>
    <w:rsid w:val="009D6620"/>
    <w:rsid w:val="009E150A"/>
    <w:rsid w:val="009E4C1F"/>
    <w:rsid w:val="009E4EB4"/>
    <w:rsid w:val="009F08B5"/>
    <w:rsid w:val="009F1C48"/>
    <w:rsid w:val="009F2072"/>
    <w:rsid w:val="009F470D"/>
    <w:rsid w:val="009F5005"/>
    <w:rsid w:val="009F66DC"/>
    <w:rsid w:val="009F6C49"/>
    <w:rsid w:val="00A03BC7"/>
    <w:rsid w:val="00A05970"/>
    <w:rsid w:val="00A05996"/>
    <w:rsid w:val="00A05E79"/>
    <w:rsid w:val="00A10910"/>
    <w:rsid w:val="00A11927"/>
    <w:rsid w:val="00A129E7"/>
    <w:rsid w:val="00A1546E"/>
    <w:rsid w:val="00A16AC6"/>
    <w:rsid w:val="00A17379"/>
    <w:rsid w:val="00A179FE"/>
    <w:rsid w:val="00A2008D"/>
    <w:rsid w:val="00A22B5D"/>
    <w:rsid w:val="00A23DA3"/>
    <w:rsid w:val="00A24250"/>
    <w:rsid w:val="00A24F66"/>
    <w:rsid w:val="00A2509D"/>
    <w:rsid w:val="00A2537B"/>
    <w:rsid w:val="00A25548"/>
    <w:rsid w:val="00A257B6"/>
    <w:rsid w:val="00A27439"/>
    <w:rsid w:val="00A30BE5"/>
    <w:rsid w:val="00A317F0"/>
    <w:rsid w:val="00A3324D"/>
    <w:rsid w:val="00A341CD"/>
    <w:rsid w:val="00A348A7"/>
    <w:rsid w:val="00A3596B"/>
    <w:rsid w:val="00A36CD4"/>
    <w:rsid w:val="00A3793D"/>
    <w:rsid w:val="00A37FA0"/>
    <w:rsid w:val="00A40A7D"/>
    <w:rsid w:val="00A410BD"/>
    <w:rsid w:val="00A4146D"/>
    <w:rsid w:val="00A42627"/>
    <w:rsid w:val="00A43614"/>
    <w:rsid w:val="00A45160"/>
    <w:rsid w:val="00A52242"/>
    <w:rsid w:val="00A54AA4"/>
    <w:rsid w:val="00A54CEF"/>
    <w:rsid w:val="00A55A99"/>
    <w:rsid w:val="00A55EC3"/>
    <w:rsid w:val="00A565B9"/>
    <w:rsid w:val="00A6145B"/>
    <w:rsid w:val="00A61812"/>
    <w:rsid w:val="00A61A01"/>
    <w:rsid w:val="00A61C37"/>
    <w:rsid w:val="00A6792A"/>
    <w:rsid w:val="00A67FB8"/>
    <w:rsid w:val="00A75CC2"/>
    <w:rsid w:val="00A76531"/>
    <w:rsid w:val="00A77936"/>
    <w:rsid w:val="00A80F5E"/>
    <w:rsid w:val="00A819AF"/>
    <w:rsid w:val="00A84F5E"/>
    <w:rsid w:val="00A8636D"/>
    <w:rsid w:val="00A86992"/>
    <w:rsid w:val="00A91365"/>
    <w:rsid w:val="00A923EF"/>
    <w:rsid w:val="00A94D5E"/>
    <w:rsid w:val="00A9507D"/>
    <w:rsid w:val="00A9756A"/>
    <w:rsid w:val="00AA1FF9"/>
    <w:rsid w:val="00AA2E5B"/>
    <w:rsid w:val="00AA3794"/>
    <w:rsid w:val="00AA63E4"/>
    <w:rsid w:val="00AA7E1E"/>
    <w:rsid w:val="00AB186C"/>
    <w:rsid w:val="00AB3BBE"/>
    <w:rsid w:val="00AB576F"/>
    <w:rsid w:val="00AB5857"/>
    <w:rsid w:val="00AB5CBC"/>
    <w:rsid w:val="00AB63B2"/>
    <w:rsid w:val="00AC0D1E"/>
    <w:rsid w:val="00AC1A0D"/>
    <w:rsid w:val="00AC3456"/>
    <w:rsid w:val="00AC3B6C"/>
    <w:rsid w:val="00AC4C1F"/>
    <w:rsid w:val="00AC6C50"/>
    <w:rsid w:val="00AC6FF4"/>
    <w:rsid w:val="00AD0758"/>
    <w:rsid w:val="00AD32AB"/>
    <w:rsid w:val="00AD464A"/>
    <w:rsid w:val="00AD6C91"/>
    <w:rsid w:val="00AE0304"/>
    <w:rsid w:val="00AE186D"/>
    <w:rsid w:val="00AE2CE2"/>
    <w:rsid w:val="00AE3021"/>
    <w:rsid w:val="00AE5516"/>
    <w:rsid w:val="00AE6B83"/>
    <w:rsid w:val="00AE6E9D"/>
    <w:rsid w:val="00AE7649"/>
    <w:rsid w:val="00AF13EC"/>
    <w:rsid w:val="00AF22B5"/>
    <w:rsid w:val="00AF3D4C"/>
    <w:rsid w:val="00AF4843"/>
    <w:rsid w:val="00AF7151"/>
    <w:rsid w:val="00AF7233"/>
    <w:rsid w:val="00B0049E"/>
    <w:rsid w:val="00B00815"/>
    <w:rsid w:val="00B00AF1"/>
    <w:rsid w:val="00B00E6B"/>
    <w:rsid w:val="00B064B3"/>
    <w:rsid w:val="00B06545"/>
    <w:rsid w:val="00B06823"/>
    <w:rsid w:val="00B073D0"/>
    <w:rsid w:val="00B07FD5"/>
    <w:rsid w:val="00B118F2"/>
    <w:rsid w:val="00B12B69"/>
    <w:rsid w:val="00B136CB"/>
    <w:rsid w:val="00B16014"/>
    <w:rsid w:val="00B16C7E"/>
    <w:rsid w:val="00B2329A"/>
    <w:rsid w:val="00B25E51"/>
    <w:rsid w:val="00B27A7F"/>
    <w:rsid w:val="00B27C77"/>
    <w:rsid w:val="00B27DA8"/>
    <w:rsid w:val="00B27EF1"/>
    <w:rsid w:val="00B31C03"/>
    <w:rsid w:val="00B33C10"/>
    <w:rsid w:val="00B35415"/>
    <w:rsid w:val="00B37CD6"/>
    <w:rsid w:val="00B40FB5"/>
    <w:rsid w:val="00B41934"/>
    <w:rsid w:val="00B42F57"/>
    <w:rsid w:val="00B44AFB"/>
    <w:rsid w:val="00B50B7A"/>
    <w:rsid w:val="00B5465C"/>
    <w:rsid w:val="00B56C0B"/>
    <w:rsid w:val="00B56DBE"/>
    <w:rsid w:val="00B57F16"/>
    <w:rsid w:val="00B608B2"/>
    <w:rsid w:val="00B63B32"/>
    <w:rsid w:val="00B65345"/>
    <w:rsid w:val="00B65A3E"/>
    <w:rsid w:val="00B679E4"/>
    <w:rsid w:val="00B72EB8"/>
    <w:rsid w:val="00B7355B"/>
    <w:rsid w:val="00B74048"/>
    <w:rsid w:val="00B7547C"/>
    <w:rsid w:val="00B77585"/>
    <w:rsid w:val="00B80175"/>
    <w:rsid w:val="00B85416"/>
    <w:rsid w:val="00B85A44"/>
    <w:rsid w:val="00B872E5"/>
    <w:rsid w:val="00B87D00"/>
    <w:rsid w:val="00B90F68"/>
    <w:rsid w:val="00B91E69"/>
    <w:rsid w:val="00B94D49"/>
    <w:rsid w:val="00BA1C9F"/>
    <w:rsid w:val="00BA2560"/>
    <w:rsid w:val="00BA2958"/>
    <w:rsid w:val="00BA4538"/>
    <w:rsid w:val="00BA477C"/>
    <w:rsid w:val="00BA6ACC"/>
    <w:rsid w:val="00BA6DE9"/>
    <w:rsid w:val="00BA6EB8"/>
    <w:rsid w:val="00BA7A1E"/>
    <w:rsid w:val="00BB1229"/>
    <w:rsid w:val="00BB237F"/>
    <w:rsid w:val="00BB383D"/>
    <w:rsid w:val="00BB47A4"/>
    <w:rsid w:val="00BB741B"/>
    <w:rsid w:val="00BB7C6A"/>
    <w:rsid w:val="00BC0332"/>
    <w:rsid w:val="00BC119E"/>
    <w:rsid w:val="00BC2219"/>
    <w:rsid w:val="00BC22EC"/>
    <w:rsid w:val="00BC2EFE"/>
    <w:rsid w:val="00BC33BA"/>
    <w:rsid w:val="00BC3653"/>
    <w:rsid w:val="00BC6790"/>
    <w:rsid w:val="00BC6FA6"/>
    <w:rsid w:val="00BD17EE"/>
    <w:rsid w:val="00BD2293"/>
    <w:rsid w:val="00BD5EC2"/>
    <w:rsid w:val="00BD7B4A"/>
    <w:rsid w:val="00BE168F"/>
    <w:rsid w:val="00BE1BDC"/>
    <w:rsid w:val="00BE2389"/>
    <w:rsid w:val="00BE2E68"/>
    <w:rsid w:val="00BE461E"/>
    <w:rsid w:val="00BE5315"/>
    <w:rsid w:val="00BE54F8"/>
    <w:rsid w:val="00BE63ED"/>
    <w:rsid w:val="00BE696F"/>
    <w:rsid w:val="00BE6BFB"/>
    <w:rsid w:val="00BF0FCB"/>
    <w:rsid w:val="00BF41B0"/>
    <w:rsid w:val="00BF49C2"/>
    <w:rsid w:val="00BF6991"/>
    <w:rsid w:val="00C0023E"/>
    <w:rsid w:val="00C02066"/>
    <w:rsid w:val="00C02A04"/>
    <w:rsid w:val="00C02D58"/>
    <w:rsid w:val="00C050E1"/>
    <w:rsid w:val="00C05659"/>
    <w:rsid w:val="00C067CF"/>
    <w:rsid w:val="00C0726D"/>
    <w:rsid w:val="00C12335"/>
    <w:rsid w:val="00C12A58"/>
    <w:rsid w:val="00C13E4B"/>
    <w:rsid w:val="00C154E9"/>
    <w:rsid w:val="00C17EB9"/>
    <w:rsid w:val="00C23CC6"/>
    <w:rsid w:val="00C241B8"/>
    <w:rsid w:val="00C25307"/>
    <w:rsid w:val="00C25A4E"/>
    <w:rsid w:val="00C266EA"/>
    <w:rsid w:val="00C26A11"/>
    <w:rsid w:val="00C278FF"/>
    <w:rsid w:val="00C314BF"/>
    <w:rsid w:val="00C32529"/>
    <w:rsid w:val="00C33DB9"/>
    <w:rsid w:val="00C34671"/>
    <w:rsid w:val="00C34AB6"/>
    <w:rsid w:val="00C34E03"/>
    <w:rsid w:val="00C354A2"/>
    <w:rsid w:val="00C3678E"/>
    <w:rsid w:val="00C37AF8"/>
    <w:rsid w:val="00C40A3F"/>
    <w:rsid w:val="00C419B1"/>
    <w:rsid w:val="00C42F0B"/>
    <w:rsid w:val="00C4335D"/>
    <w:rsid w:val="00C446CB"/>
    <w:rsid w:val="00C47B4F"/>
    <w:rsid w:val="00C52EAE"/>
    <w:rsid w:val="00C52F30"/>
    <w:rsid w:val="00C543B7"/>
    <w:rsid w:val="00C56334"/>
    <w:rsid w:val="00C56FE6"/>
    <w:rsid w:val="00C60FE2"/>
    <w:rsid w:val="00C642E6"/>
    <w:rsid w:val="00C643CC"/>
    <w:rsid w:val="00C64459"/>
    <w:rsid w:val="00C6583B"/>
    <w:rsid w:val="00C66278"/>
    <w:rsid w:val="00C6753F"/>
    <w:rsid w:val="00C67B5B"/>
    <w:rsid w:val="00C71DFF"/>
    <w:rsid w:val="00C74664"/>
    <w:rsid w:val="00C76E07"/>
    <w:rsid w:val="00C83BE9"/>
    <w:rsid w:val="00C83DDC"/>
    <w:rsid w:val="00C879E1"/>
    <w:rsid w:val="00C9161A"/>
    <w:rsid w:val="00C91EE4"/>
    <w:rsid w:val="00C96BC3"/>
    <w:rsid w:val="00CA2139"/>
    <w:rsid w:val="00CA23B1"/>
    <w:rsid w:val="00CA3DFC"/>
    <w:rsid w:val="00CA46C4"/>
    <w:rsid w:val="00CA5EF5"/>
    <w:rsid w:val="00CA6BE6"/>
    <w:rsid w:val="00CB0DAD"/>
    <w:rsid w:val="00CB1754"/>
    <w:rsid w:val="00CB3541"/>
    <w:rsid w:val="00CB3C58"/>
    <w:rsid w:val="00CB5344"/>
    <w:rsid w:val="00CB5FFC"/>
    <w:rsid w:val="00CB65C2"/>
    <w:rsid w:val="00CC0A70"/>
    <w:rsid w:val="00CC2F2B"/>
    <w:rsid w:val="00CC2FD8"/>
    <w:rsid w:val="00CC3228"/>
    <w:rsid w:val="00CC671D"/>
    <w:rsid w:val="00CC763C"/>
    <w:rsid w:val="00CC7AF7"/>
    <w:rsid w:val="00CC7BC9"/>
    <w:rsid w:val="00CD1A03"/>
    <w:rsid w:val="00CD4074"/>
    <w:rsid w:val="00CD504E"/>
    <w:rsid w:val="00CD5406"/>
    <w:rsid w:val="00CD792B"/>
    <w:rsid w:val="00CE0294"/>
    <w:rsid w:val="00CE0FA3"/>
    <w:rsid w:val="00CE235C"/>
    <w:rsid w:val="00CE24D4"/>
    <w:rsid w:val="00CE6A55"/>
    <w:rsid w:val="00CE6D72"/>
    <w:rsid w:val="00CE711B"/>
    <w:rsid w:val="00CF0AF2"/>
    <w:rsid w:val="00CF0FC0"/>
    <w:rsid w:val="00CF35A4"/>
    <w:rsid w:val="00CF4B24"/>
    <w:rsid w:val="00CF57CD"/>
    <w:rsid w:val="00CF6EAF"/>
    <w:rsid w:val="00CF7D90"/>
    <w:rsid w:val="00D0124B"/>
    <w:rsid w:val="00D0145C"/>
    <w:rsid w:val="00D0188E"/>
    <w:rsid w:val="00D034E0"/>
    <w:rsid w:val="00D04A1D"/>
    <w:rsid w:val="00D04D75"/>
    <w:rsid w:val="00D067E1"/>
    <w:rsid w:val="00D0727C"/>
    <w:rsid w:val="00D13526"/>
    <w:rsid w:val="00D16A88"/>
    <w:rsid w:val="00D20E17"/>
    <w:rsid w:val="00D20EB5"/>
    <w:rsid w:val="00D21FED"/>
    <w:rsid w:val="00D227F1"/>
    <w:rsid w:val="00D23E8E"/>
    <w:rsid w:val="00D24CCC"/>
    <w:rsid w:val="00D26455"/>
    <w:rsid w:val="00D2709C"/>
    <w:rsid w:val="00D270E3"/>
    <w:rsid w:val="00D27543"/>
    <w:rsid w:val="00D30C5E"/>
    <w:rsid w:val="00D32091"/>
    <w:rsid w:val="00D32324"/>
    <w:rsid w:val="00D33187"/>
    <w:rsid w:val="00D348BC"/>
    <w:rsid w:val="00D352FA"/>
    <w:rsid w:val="00D36281"/>
    <w:rsid w:val="00D36DA8"/>
    <w:rsid w:val="00D400BD"/>
    <w:rsid w:val="00D40824"/>
    <w:rsid w:val="00D41626"/>
    <w:rsid w:val="00D438A4"/>
    <w:rsid w:val="00D43CA9"/>
    <w:rsid w:val="00D4435A"/>
    <w:rsid w:val="00D44BC2"/>
    <w:rsid w:val="00D4661D"/>
    <w:rsid w:val="00D52877"/>
    <w:rsid w:val="00D53632"/>
    <w:rsid w:val="00D54597"/>
    <w:rsid w:val="00D54DFA"/>
    <w:rsid w:val="00D55EEA"/>
    <w:rsid w:val="00D5756A"/>
    <w:rsid w:val="00D62FBF"/>
    <w:rsid w:val="00D649AF"/>
    <w:rsid w:val="00D64ABD"/>
    <w:rsid w:val="00D66B09"/>
    <w:rsid w:val="00D67F54"/>
    <w:rsid w:val="00D7025A"/>
    <w:rsid w:val="00D70679"/>
    <w:rsid w:val="00D71137"/>
    <w:rsid w:val="00D718C9"/>
    <w:rsid w:val="00D72EF5"/>
    <w:rsid w:val="00D74411"/>
    <w:rsid w:val="00D744BE"/>
    <w:rsid w:val="00D75B11"/>
    <w:rsid w:val="00D762F8"/>
    <w:rsid w:val="00D81299"/>
    <w:rsid w:val="00D8244E"/>
    <w:rsid w:val="00D82EC4"/>
    <w:rsid w:val="00D86AA2"/>
    <w:rsid w:val="00D90EEC"/>
    <w:rsid w:val="00D91381"/>
    <w:rsid w:val="00D92E49"/>
    <w:rsid w:val="00D9455B"/>
    <w:rsid w:val="00D9459F"/>
    <w:rsid w:val="00D9525A"/>
    <w:rsid w:val="00D9543E"/>
    <w:rsid w:val="00D954AD"/>
    <w:rsid w:val="00D95ACB"/>
    <w:rsid w:val="00D96545"/>
    <w:rsid w:val="00D9668F"/>
    <w:rsid w:val="00D973BE"/>
    <w:rsid w:val="00D97447"/>
    <w:rsid w:val="00DA01A3"/>
    <w:rsid w:val="00DA050C"/>
    <w:rsid w:val="00DA0730"/>
    <w:rsid w:val="00DA1D85"/>
    <w:rsid w:val="00DA2351"/>
    <w:rsid w:val="00DA7261"/>
    <w:rsid w:val="00DA72BF"/>
    <w:rsid w:val="00DB0711"/>
    <w:rsid w:val="00DB0C2D"/>
    <w:rsid w:val="00DB0CED"/>
    <w:rsid w:val="00DB16AD"/>
    <w:rsid w:val="00DB487B"/>
    <w:rsid w:val="00DB4E95"/>
    <w:rsid w:val="00DB5DB4"/>
    <w:rsid w:val="00DB6464"/>
    <w:rsid w:val="00DB6EA6"/>
    <w:rsid w:val="00DB727A"/>
    <w:rsid w:val="00DB782E"/>
    <w:rsid w:val="00DB7D77"/>
    <w:rsid w:val="00DC0BAC"/>
    <w:rsid w:val="00DC379C"/>
    <w:rsid w:val="00DC416D"/>
    <w:rsid w:val="00DD16CD"/>
    <w:rsid w:val="00DD2656"/>
    <w:rsid w:val="00DD3613"/>
    <w:rsid w:val="00DD3927"/>
    <w:rsid w:val="00DD5598"/>
    <w:rsid w:val="00DD62A5"/>
    <w:rsid w:val="00DE0F59"/>
    <w:rsid w:val="00DE374E"/>
    <w:rsid w:val="00DE3E8E"/>
    <w:rsid w:val="00DE5B61"/>
    <w:rsid w:val="00DE6D82"/>
    <w:rsid w:val="00DF7104"/>
    <w:rsid w:val="00E02E34"/>
    <w:rsid w:val="00E05090"/>
    <w:rsid w:val="00E07F09"/>
    <w:rsid w:val="00E11258"/>
    <w:rsid w:val="00E11E03"/>
    <w:rsid w:val="00E12875"/>
    <w:rsid w:val="00E13504"/>
    <w:rsid w:val="00E16496"/>
    <w:rsid w:val="00E170C4"/>
    <w:rsid w:val="00E17422"/>
    <w:rsid w:val="00E17E86"/>
    <w:rsid w:val="00E225A6"/>
    <w:rsid w:val="00E225B7"/>
    <w:rsid w:val="00E24AA5"/>
    <w:rsid w:val="00E2584D"/>
    <w:rsid w:val="00E2673D"/>
    <w:rsid w:val="00E315B7"/>
    <w:rsid w:val="00E325DC"/>
    <w:rsid w:val="00E32EA8"/>
    <w:rsid w:val="00E3304E"/>
    <w:rsid w:val="00E36BF5"/>
    <w:rsid w:val="00E439DF"/>
    <w:rsid w:val="00E44CDE"/>
    <w:rsid w:val="00E508B7"/>
    <w:rsid w:val="00E5276F"/>
    <w:rsid w:val="00E53C14"/>
    <w:rsid w:val="00E53F04"/>
    <w:rsid w:val="00E563AA"/>
    <w:rsid w:val="00E564F7"/>
    <w:rsid w:val="00E56642"/>
    <w:rsid w:val="00E60514"/>
    <w:rsid w:val="00E60EB3"/>
    <w:rsid w:val="00E63A45"/>
    <w:rsid w:val="00E66623"/>
    <w:rsid w:val="00E7085F"/>
    <w:rsid w:val="00E70C04"/>
    <w:rsid w:val="00E72482"/>
    <w:rsid w:val="00E74484"/>
    <w:rsid w:val="00E74F13"/>
    <w:rsid w:val="00E75197"/>
    <w:rsid w:val="00E7607D"/>
    <w:rsid w:val="00E76DCB"/>
    <w:rsid w:val="00E7703A"/>
    <w:rsid w:val="00E77B12"/>
    <w:rsid w:val="00E8177B"/>
    <w:rsid w:val="00E81A84"/>
    <w:rsid w:val="00E837A1"/>
    <w:rsid w:val="00E8470E"/>
    <w:rsid w:val="00E85AFC"/>
    <w:rsid w:val="00E86B79"/>
    <w:rsid w:val="00E90AE8"/>
    <w:rsid w:val="00E9141D"/>
    <w:rsid w:val="00E91445"/>
    <w:rsid w:val="00E94152"/>
    <w:rsid w:val="00E94302"/>
    <w:rsid w:val="00EA08E1"/>
    <w:rsid w:val="00EA09D7"/>
    <w:rsid w:val="00EA1D4C"/>
    <w:rsid w:val="00EA2E8F"/>
    <w:rsid w:val="00EA45C1"/>
    <w:rsid w:val="00EA4612"/>
    <w:rsid w:val="00EA5077"/>
    <w:rsid w:val="00EA56CE"/>
    <w:rsid w:val="00EA6ABB"/>
    <w:rsid w:val="00EB05FA"/>
    <w:rsid w:val="00EB1FA7"/>
    <w:rsid w:val="00EB2BCF"/>
    <w:rsid w:val="00EB3DAA"/>
    <w:rsid w:val="00EB3F16"/>
    <w:rsid w:val="00EB4CA3"/>
    <w:rsid w:val="00EB4FAC"/>
    <w:rsid w:val="00EB5798"/>
    <w:rsid w:val="00EB58C0"/>
    <w:rsid w:val="00EB79BD"/>
    <w:rsid w:val="00EC1FD8"/>
    <w:rsid w:val="00EC245B"/>
    <w:rsid w:val="00EC2593"/>
    <w:rsid w:val="00EC62CC"/>
    <w:rsid w:val="00EC641D"/>
    <w:rsid w:val="00EC6E77"/>
    <w:rsid w:val="00EC7D32"/>
    <w:rsid w:val="00ED22B3"/>
    <w:rsid w:val="00ED3A7B"/>
    <w:rsid w:val="00ED5D4E"/>
    <w:rsid w:val="00ED79E4"/>
    <w:rsid w:val="00EE29F7"/>
    <w:rsid w:val="00EE2CAD"/>
    <w:rsid w:val="00EE2D8F"/>
    <w:rsid w:val="00EE5CA8"/>
    <w:rsid w:val="00EF162F"/>
    <w:rsid w:val="00EF5DCB"/>
    <w:rsid w:val="00EF7914"/>
    <w:rsid w:val="00F0004E"/>
    <w:rsid w:val="00F00EA2"/>
    <w:rsid w:val="00F00F98"/>
    <w:rsid w:val="00F02A0C"/>
    <w:rsid w:val="00F03212"/>
    <w:rsid w:val="00F055CB"/>
    <w:rsid w:val="00F10906"/>
    <w:rsid w:val="00F111D4"/>
    <w:rsid w:val="00F11327"/>
    <w:rsid w:val="00F13A30"/>
    <w:rsid w:val="00F14279"/>
    <w:rsid w:val="00F1524D"/>
    <w:rsid w:val="00F15DDB"/>
    <w:rsid w:val="00F22E63"/>
    <w:rsid w:val="00F23115"/>
    <w:rsid w:val="00F2681B"/>
    <w:rsid w:val="00F30050"/>
    <w:rsid w:val="00F319BB"/>
    <w:rsid w:val="00F319D8"/>
    <w:rsid w:val="00F34EAE"/>
    <w:rsid w:val="00F3660A"/>
    <w:rsid w:val="00F36915"/>
    <w:rsid w:val="00F37BC9"/>
    <w:rsid w:val="00F37D72"/>
    <w:rsid w:val="00F4028D"/>
    <w:rsid w:val="00F42293"/>
    <w:rsid w:val="00F43031"/>
    <w:rsid w:val="00F44052"/>
    <w:rsid w:val="00F44A46"/>
    <w:rsid w:val="00F44C87"/>
    <w:rsid w:val="00F47D43"/>
    <w:rsid w:val="00F505C0"/>
    <w:rsid w:val="00F52C96"/>
    <w:rsid w:val="00F52F4C"/>
    <w:rsid w:val="00F5354F"/>
    <w:rsid w:val="00F538EE"/>
    <w:rsid w:val="00F544D2"/>
    <w:rsid w:val="00F54DAD"/>
    <w:rsid w:val="00F55A69"/>
    <w:rsid w:val="00F60ABF"/>
    <w:rsid w:val="00F61C8B"/>
    <w:rsid w:val="00F623C9"/>
    <w:rsid w:val="00F6557B"/>
    <w:rsid w:val="00F6699E"/>
    <w:rsid w:val="00F7302B"/>
    <w:rsid w:val="00F76415"/>
    <w:rsid w:val="00F77C32"/>
    <w:rsid w:val="00F82473"/>
    <w:rsid w:val="00F827AC"/>
    <w:rsid w:val="00F82C93"/>
    <w:rsid w:val="00F84EE7"/>
    <w:rsid w:val="00F85E60"/>
    <w:rsid w:val="00F90811"/>
    <w:rsid w:val="00F9540C"/>
    <w:rsid w:val="00F95DF7"/>
    <w:rsid w:val="00F97AEB"/>
    <w:rsid w:val="00F97B1F"/>
    <w:rsid w:val="00FA001C"/>
    <w:rsid w:val="00FA17EE"/>
    <w:rsid w:val="00FA2D68"/>
    <w:rsid w:val="00FA58AA"/>
    <w:rsid w:val="00FA6E54"/>
    <w:rsid w:val="00FB01BF"/>
    <w:rsid w:val="00FB4085"/>
    <w:rsid w:val="00FB54FC"/>
    <w:rsid w:val="00FC22A9"/>
    <w:rsid w:val="00FC308F"/>
    <w:rsid w:val="00FC42E0"/>
    <w:rsid w:val="00FC5E85"/>
    <w:rsid w:val="00FC71DC"/>
    <w:rsid w:val="00FD01A6"/>
    <w:rsid w:val="00FD3310"/>
    <w:rsid w:val="00FD3468"/>
    <w:rsid w:val="00FD375A"/>
    <w:rsid w:val="00FD40EA"/>
    <w:rsid w:val="00FD4220"/>
    <w:rsid w:val="00FD656B"/>
    <w:rsid w:val="00FD6BEA"/>
    <w:rsid w:val="00FD75C6"/>
    <w:rsid w:val="00FE08FB"/>
    <w:rsid w:val="00FE0969"/>
    <w:rsid w:val="00FE24E3"/>
    <w:rsid w:val="00FE3C68"/>
    <w:rsid w:val="00FE4283"/>
    <w:rsid w:val="00FE47DF"/>
    <w:rsid w:val="00FF0144"/>
    <w:rsid w:val="00FF045E"/>
    <w:rsid w:val="00FF062E"/>
    <w:rsid w:val="00FF073D"/>
    <w:rsid w:val="00FF443F"/>
    <w:rsid w:val="00FF48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4922"/>
  <w15:docId w15:val="{AC0D7010-AAE8-4F2E-9A23-98DE670C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BC1"/>
    <w:pPr>
      <w:widowControl w:val="0"/>
      <w:jc w:val="both"/>
    </w:pPr>
  </w:style>
  <w:style w:type="paragraph" w:styleId="1">
    <w:name w:val="heading 1"/>
    <w:basedOn w:val="a"/>
    <w:next w:val="a"/>
    <w:link w:val="10"/>
    <w:uiPriority w:val="9"/>
    <w:qFormat/>
    <w:rsid w:val="00095A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2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36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F08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051"/>
    <w:pPr>
      <w:ind w:firstLineChars="200" w:firstLine="420"/>
    </w:pPr>
  </w:style>
  <w:style w:type="table" w:styleId="a4">
    <w:name w:val="Table Grid"/>
    <w:basedOn w:val="a1"/>
    <w:uiPriority w:val="39"/>
    <w:rsid w:val="007F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274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7405"/>
    <w:rPr>
      <w:sz w:val="18"/>
      <w:szCs w:val="18"/>
    </w:rPr>
  </w:style>
  <w:style w:type="paragraph" w:styleId="a7">
    <w:name w:val="footer"/>
    <w:basedOn w:val="a"/>
    <w:link w:val="a8"/>
    <w:uiPriority w:val="99"/>
    <w:unhideWhenUsed/>
    <w:rsid w:val="00127405"/>
    <w:pPr>
      <w:tabs>
        <w:tab w:val="center" w:pos="4153"/>
        <w:tab w:val="right" w:pos="8306"/>
      </w:tabs>
      <w:snapToGrid w:val="0"/>
      <w:jc w:val="left"/>
    </w:pPr>
    <w:rPr>
      <w:sz w:val="18"/>
      <w:szCs w:val="18"/>
    </w:rPr>
  </w:style>
  <w:style w:type="character" w:customStyle="1" w:styleId="a8">
    <w:name w:val="页脚 字符"/>
    <w:basedOn w:val="a0"/>
    <w:link w:val="a7"/>
    <w:uiPriority w:val="99"/>
    <w:rsid w:val="00127405"/>
    <w:rPr>
      <w:sz w:val="18"/>
      <w:szCs w:val="18"/>
    </w:rPr>
  </w:style>
  <w:style w:type="paragraph" w:styleId="a9">
    <w:name w:val="Balloon Text"/>
    <w:basedOn w:val="a"/>
    <w:link w:val="aa"/>
    <w:uiPriority w:val="99"/>
    <w:semiHidden/>
    <w:unhideWhenUsed/>
    <w:rsid w:val="00E53C14"/>
    <w:rPr>
      <w:sz w:val="18"/>
      <w:szCs w:val="18"/>
    </w:rPr>
  </w:style>
  <w:style w:type="character" w:customStyle="1" w:styleId="aa">
    <w:name w:val="批注框文本 字符"/>
    <w:basedOn w:val="a0"/>
    <w:link w:val="a9"/>
    <w:uiPriority w:val="99"/>
    <w:semiHidden/>
    <w:rsid w:val="00E53C14"/>
    <w:rPr>
      <w:sz w:val="18"/>
      <w:szCs w:val="18"/>
    </w:rPr>
  </w:style>
  <w:style w:type="character" w:customStyle="1" w:styleId="10">
    <w:name w:val="标题 1 字符"/>
    <w:basedOn w:val="a0"/>
    <w:link w:val="1"/>
    <w:uiPriority w:val="9"/>
    <w:rsid w:val="00095A57"/>
    <w:rPr>
      <w:b/>
      <w:bCs/>
      <w:kern w:val="44"/>
      <w:sz w:val="44"/>
      <w:szCs w:val="44"/>
    </w:rPr>
  </w:style>
  <w:style w:type="paragraph" w:styleId="TOC">
    <w:name w:val="TOC Heading"/>
    <w:basedOn w:val="1"/>
    <w:next w:val="a"/>
    <w:uiPriority w:val="39"/>
    <w:unhideWhenUsed/>
    <w:qFormat/>
    <w:rsid w:val="00943E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43E3F"/>
  </w:style>
  <w:style w:type="character" w:styleId="ab">
    <w:name w:val="Hyperlink"/>
    <w:basedOn w:val="a0"/>
    <w:uiPriority w:val="99"/>
    <w:unhideWhenUsed/>
    <w:rsid w:val="00943E3F"/>
    <w:rPr>
      <w:color w:val="0563C1" w:themeColor="hyperlink"/>
      <w:u w:val="single"/>
    </w:rPr>
  </w:style>
  <w:style w:type="character" w:customStyle="1" w:styleId="20">
    <w:name w:val="标题 2 字符"/>
    <w:basedOn w:val="a0"/>
    <w:link w:val="2"/>
    <w:uiPriority w:val="9"/>
    <w:rsid w:val="00422FF6"/>
    <w:rPr>
      <w:rFonts w:asciiTheme="majorHAnsi" w:eastAsiaTheme="majorEastAsia" w:hAnsiTheme="majorHAnsi" w:cstheme="majorBidi"/>
      <w:b/>
      <w:bCs/>
      <w:sz w:val="32"/>
      <w:szCs w:val="32"/>
    </w:rPr>
  </w:style>
  <w:style w:type="character" w:styleId="ac">
    <w:name w:val="annotation reference"/>
    <w:basedOn w:val="a0"/>
    <w:uiPriority w:val="99"/>
    <w:semiHidden/>
    <w:unhideWhenUsed/>
    <w:rsid w:val="00AA1FF9"/>
    <w:rPr>
      <w:sz w:val="21"/>
      <w:szCs w:val="21"/>
    </w:rPr>
  </w:style>
  <w:style w:type="paragraph" w:styleId="ad">
    <w:name w:val="annotation text"/>
    <w:basedOn w:val="a"/>
    <w:link w:val="ae"/>
    <w:uiPriority w:val="99"/>
    <w:semiHidden/>
    <w:unhideWhenUsed/>
    <w:rsid w:val="00AA1FF9"/>
    <w:pPr>
      <w:jc w:val="left"/>
    </w:pPr>
  </w:style>
  <w:style w:type="character" w:customStyle="1" w:styleId="ae">
    <w:name w:val="批注文字 字符"/>
    <w:basedOn w:val="a0"/>
    <w:link w:val="ad"/>
    <w:uiPriority w:val="99"/>
    <w:semiHidden/>
    <w:rsid w:val="00AA1FF9"/>
  </w:style>
  <w:style w:type="paragraph" w:styleId="af">
    <w:name w:val="annotation subject"/>
    <w:basedOn w:val="ad"/>
    <w:next w:val="ad"/>
    <w:link w:val="af0"/>
    <w:uiPriority w:val="99"/>
    <w:semiHidden/>
    <w:unhideWhenUsed/>
    <w:rsid w:val="00AA1FF9"/>
    <w:rPr>
      <w:b/>
      <w:bCs/>
    </w:rPr>
  </w:style>
  <w:style w:type="character" w:customStyle="1" w:styleId="af0">
    <w:name w:val="批注主题 字符"/>
    <w:basedOn w:val="ae"/>
    <w:link w:val="af"/>
    <w:uiPriority w:val="99"/>
    <w:semiHidden/>
    <w:rsid w:val="00AA1FF9"/>
    <w:rPr>
      <w:b/>
      <w:bCs/>
    </w:rPr>
  </w:style>
  <w:style w:type="character" w:customStyle="1" w:styleId="af1">
    <w:name w:val="正文文本_"/>
    <w:basedOn w:val="a0"/>
    <w:link w:val="11"/>
    <w:rsid w:val="00382CCC"/>
    <w:rPr>
      <w:rFonts w:ascii="黑体" w:eastAsia="黑体" w:hAnsi="黑体" w:cs="黑体"/>
      <w:sz w:val="22"/>
      <w:shd w:val="clear" w:color="auto" w:fill="FFFFFF"/>
      <w:lang w:val="zh-CN" w:bidi="zh-CN"/>
    </w:rPr>
  </w:style>
  <w:style w:type="paragraph" w:customStyle="1" w:styleId="11">
    <w:name w:val="正文文本1"/>
    <w:basedOn w:val="a"/>
    <w:link w:val="af1"/>
    <w:rsid w:val="00382CCC"/>
    <w:pPr>
      <w:shd w:val="clear" w:color="auto" w:fill="FFFFFF"/>
      <w:spacing w:after="180" w:line="331" w:lineRule="auto"/>
      <w:ind w:firstLine="400"/>
      <w:jc w:val="left"/>
    </w:pPr>
    <w:rPr>
      <w:rFonts w:ascii="黑体" w:eastAsia="黑体" w:hAnsi="黑体" w:cs="黑体"/>
      <w:sz w:val="22"/>
      <w:lang w:val="zh-CN" w:bidi="zh-CN"/>
    </w:rPr>
  </w:style>
  <w:style w:type="character" w:customStyle="1" w:styleId="21">
    <w:name w:val="正文文本 (2)_"/>
    <w:basedOn w:val="a0"/>
    <w:link w:val="22"/>
    <w:rsid w:val="000F0AAE"/>
    <w:rPr>
      <w:rFonts w:ascii="Times New Roman" w:eastAsia="Times New Roman" w:hAnsi="Times New Roman" w:cs="Times New Roman"/>
      <w:sz w:val="22"/>
      <w:shd w:val="clear" w:color="auto" w:fill="FFFFFF"/>
    </w:rPr>
  </w:style>
  <w:style w:type="paragraph" w:customStyle="1" w:styleId="22">
    <w:name w:val="正文文本 (2)"/>
    <w:basedOn w:val="a"/>
    <w:link w:val="21"/>
    <w:rsid w:val="000F0AAE"/>
    <w:pPr>
      <w:shd w:val="clear" w:color="auto" w:fill="FFFFFF"/>
      <w:spacing w:line="319" w:lineRule="auto"/>
      <w:ind w:left="1400"/>
      <w:jc w:val="left"/>
    </w:pPr>
    <w:rPr>
      <w:rFonts w:ascii="Times New Roman" w:eastAsia="Times New Roman" w:hAnsi="Times New Roman" w:cs="Times New Roman"/>
      <w:sz w:val="22"/>
    </w:rPr>
  </w:style>
  <w:style w:type="character" w:styleId="af2">
    <w:name w:val="Placeholder Text"/>
    <w:basedOn w:val="a0"/>
    <w:uiPriority w:val="99"/>
    <w:semiHidden/>
    <w:rsid w:val="000F0AAE"/>
    <w:rPr>
      <w:color w:val="808080"/>
    </w:rPr>
  </w:style>
  <w:style w:type="paragraph" w:styleId="TOC2">
    <w:name w:val="toc 2"/>
    <w:basedOn w:val="a"/>
    <w:next w:val="a"/>
    <w:autoRedefine/>
    <w:uiPriority w:val="39"/>
    <w:unhideWhenUsed/>
    <w:rsid w:val="00184EE7"/>
    <w:pPr>
      <w:ind w:leftChars="200" w:left="420"/>
    </w:pPr>
  </w:style>
  <w:style w:type="paragraph" w:styleId="af3">
    <w:name w:val="No Spacing"/>
    <w:uiPriority w:val="1"/>
    <w:qFormat/>
    <w:rsid w:val="00A10910"/>
    <w:pPr>
      <w:widowControl w:val="0"/>
      <w:jc w:val="both"/>
    </w:pPr>
  </w:style>
  <w:style w:type="paragraph" w:styleId="af4">
    <w:name w:val="Normal (Web)"/>
    <w:basedOn w:val="a"/>
    <w:uiPriority w:val="99"/>
    <w:semiHidden/>
    <w:unhideWhenUsed/>
    <w:rsid w:val="00265A9B"/>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CC0A70"/>
  </w:style>
  <w:style w:type="character" w:customStyle="1" w:styleId="vlist-s">
    <w:name w:val="vlist-s"/>
    <w:basedOn w:val="a0"/>
    <w:rsid w:val="00CC0A70"/>
  </w:style>
  <w:style w:type="character" w:customStyle="1" w:styleId="mopen">
    <w:name w:val="mopen"/>
    <w:basedOn w:val="a0"/>
    <w:rsid w:val="00CC0A70"/>
  </w:style>
  <w:style w:type="character" w:customStyle="1" w:styleId="mclose">
    <w:name w:val="mclose"/>
    <w:basedOn w:val="a0"/>
    <w:rsid w:val="00CC0A70"/>
  </w:style>
  <w:style w:type="character" w:customStyle="1" w:styleId="mrel">
    <w:name w:val="mrel"/>
    <w:basedOn w:val="a0"/>
    <w:rsid w:val="00CC0A70"/>
  </w:style>
  <w:style w:type="character" w:customStyle="1" w:styleId="mbin">
    <w:name w:val="mbin"/>
    <w:basedOn w:val="a0"/>
    <w:rsid w:val="00CC0A70"/>
  </w:style>
  <w:style w:type="character" w:customStyle="1" w:styleId="mi">
    <w:name w:val="mi"/>
    <w:basedOn w:val="a0"/>
    <w:rsid w:val="00CC0A70"/>
  </w:style>
  <w:style w:type="character" w:customStyle="1" w:styleId="mo">
    <w:name w:val="mo"/>
    <w:basedOn w:val="a0"/>
    <w:rsid w:val="00CC0A70"/>
  </w:style>
  <w:style w:type="character" w:customStyle="1" w:styleId="mn">
    <w:name w:val="mn"/>
    <w:basedOn w:val="a0"/>
    <w:rsid w:val="00CC0A70"/>
  </w:style>
  <w:style w:type="character" w:customStyle="1" w:styleId="mjxassistivemathml">
    <w:name w:val="mjx_assistive_mathml"/>
    <w:basedOn w:val="a0"/>
    <w:rsid w:val="00CC0A70"/>
  </w:style>
  <w:style w:type="paragraph" w:customStyle="1" w:styleId="B1">
    <w:name w:val="B1"/>
    <w:basedOn w:val="a"/>
    <w:link w:val="B1Char1"/>
    <w:qFormat/>
    <w:rsid w:val="002A1E06"/>
    <w:pPr>
      <w:widowControl/>
      <w:spacing w:after="180"/>
      <w:ind w:left="568" w:hanging="284"/>
      <w:jc w:val="left"/>
    </w:pPr>
    <w:rPr>
      <w:rFonts w:ascii="Times New Roman" w:eastAsia="宋体" w:hAnsi="Times New Roman" w:cs="Times New Roman"/>
      <w:kern w:val="0"/>
      <w:sz w:val="20"/>
      <w:szCs w:val="20"/>
      <w:lang w:val="en-GB" w:eastAsia="en-US"/>
    </w:rPr>
  </w:style>
  <w:style w:type="character" w:customStyle="1" w:styleId="B1Char1">
    <w:name w:val="B1 Char1"/>
    <w:link w:val="B1"/>
    <w:rsid w:val="002A1E06"/>
    <w:rPr>
      <w:rFonts w:ascii="Times New Roman" w:eastAsia="宋体" w:hAnsi="Times New Roman" w:cs="Times New Roman"/>
      <w:kern w:val="0"/>
      <w:sz w:val="20"/>
      <w:szCs w:val="20"/>
      <w:lang w:val="en-GB" w:eastAsia="en-US"/>
    </w:rPr>
  </w:style>
  <w:style w:type="paragraph" w:customStyle="1" w:styleId="tgt">
    <w:name w:val="tgt"/>
    <w:basedOn w:val="a"/>
    <w:rsid w:val="00BB1229"/>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BB1229"/>
  </w:style>
  <w:style w:type="character" w:customStyle="1" w:styleId="mtext">
    <w:name w:val="mtext"/>
    <w:basedOn w:val="a0"/>
    <w:rsid w:val="009521AD"/>
  </w:style>
  <w:style w:type="paragraph" w:customStyle="1" w:styleId="B2">
    <w:name w:val="B2"/>
    <w:basedOn w:val="a"/>
    <w:link w:val="B2Char"/>
    <w:rsid w:val="00D227F1"/>
    <w:pPr>
      <w:widowControl/>
      <w:spacing w:after="180"/>
      <w:ind w:left="851" w:hanging="284"/>
      <w:jc w:val="left"/>
    </w:pPr>
    <w:rPr>
      <w:rFonts w:ascii="Times New Roman" w:eastAsia="宋体" w:hAnsi="Times New Roman" w:cs="Times New Roman"/>
      <w:kern w:val="0"/>
      <w:sz w:val="20"/>
      <w:szCs w:val="20"/>
      <w:lang w:val="en-GB" w:eastAsia="en-US"/>
    </w:rPr>
  </w:style>
  <w:style w:type="paragraph" w:customStyle="1" w:styleId="B3">
    <w:name w:val="B3"/>
    <w:basedOn w:val="a"/>
    <w:rsid w:val="00D227F1"/>
    <w:pPr>
      <w:widowControl/>
      <w:spacing w:after="180"/>
      <w:ind w:left="1135" w:hanging="284"/>
      <w:jc w:val="left"/>
    </w:pPr>
    <w:rPr>
      <w:rFonts w:ascii="Times New Roman" w:eastAsia="宋体" w:hAnsi="Times New Roman" w:cs="Times New Roman"/>
      <w:kern w:val="0"/>
      <w:sz w:val="20"/>
      <w:szCs w:val="20"/>
      <w:lang w:val="en-GB" w:eastAsia="en-US"/>
    </w:rPr>
  </w:style>
  <w:style w:type="character" w:customStyle="1" w:styleId="B2Char">
    <w:name w:val="B2 Char"/>
    <w:link w:val="B2"/>
    <w:locked/>
    <w:rsid w:val="00D227F1"/>
    <w:rPr>
      <w:rFonts w:ascii="Times New Roman" w:eastAsia="宋体" w:hAnsi="Times New Roman" w:cs="Times New Roman"/>
      <w:kern w:val="0"/>
      <w:sz w:val="20"/>
      <w:szCs w:val="20"/>
      <w:lang w:val="en-GB" w:eastAsia="en-US"/>
    </w:rPr>
  </w:style>
  <w:style w:type="paragraph" w:customStyle="1" w:styleId="TAH">
    <w:name w:val="TAH"/>
    <w:basedOn w:val="TAC"/>
    <w:link w:val="TAHCar"/>
    <w:rsid w:val="00F3660A"/>
    <w:rPr>
      <w:b/>
    </w:rPr>
  </w:style>
  <w:style w:type="paragraph" w:customStyle="1" w:styleId="TAC">
    <w:name w:val="TAC"/>
    <w:basedOn w:val="a"/>
    <w:link w:val="TACChar"/>
    <w:qFormat/>
    <w:rsid w:val="00F3660A"/>
    <w:pPr>
      <w:keepNext/>
      <w:keepLines/>
      <w:widowControl/>
      <w:jc w:val="center"/>
    </w:pPr>
    <w:rPr>
      <w:rFonts w:ascii="Arial" w:eastAsia="宋体" w:hAnsi="Arial" w:cs="Times New Roman"/>
      <w:kern w:val="0"/>
      <w:sz w:val="18"/>
      <w:szCs w:val="20"/>
      <w:lang w:val="en-GB" w:eastAsia="en-US"/>
    </w:rPr>
  </w:style>
  <w:style w:type="paragraph" w:customStyle="1" w:styleId="TH">
    <w:name w:val="TH"/>
    <w:basedOn w:val="a"/>
    <w:link w:val="THChar"/>
    <w:qFormat/>
    <w:rsid w:val="00F3660A"/>
    <w:pPr>
      <w:keepNext/>
      <w:keepLines/>
      <w:widowControl/>
      <w:spacing w:before="60" w:after="180"/>
      <w:jc w:val="center"/>
    </w:pPr>
    <w:rPr>
      <w:rFonts w:ascii="Arial" w:eastAsia="宋体" w:hAnsi="Arial" w:cs="Times New Roman"/>
      <w:b/>
      <w:kern w:val="0"/>
      <w:sz w:val="20"/>
      <w:szCs w:val="20"/>
      <w:lang w:val="en-GB" w:eastAsia="en-US"/>
    </w:rPr>
  </w:style>
  <w:style w:type="character" w:customStyle="1" w:styleId="THChar">
    <w:name w:val="TH Char"/>
    <w:link w:val="TH"/>
    <w:qFormat/>
    <w:rsid w:val="00F3660A"/>
    <w:rPr>
      <w:rFonts w:ascii="Arial" w:eastAsia="宋体" w:hAnsi="Arial" w:cs="Times New Roman"/>
      <w:b/>
      <w:kern w:val="0"/>
      <w:sz w:val="20"/>
      <w:szCs w:val="20"/>
      <w:lang w:val="en-GB" w:eastAsia="en-US"/>
    </w:rPr>
  </w:style>
  <w:style w:type="character" w:customStyle="1" w:styleId="TACChar">
    <w:name w:val="TAC Char"/>
    <w:link w:val="TAC"/>
    <w:qFormat/>
    <w:rsid w:val="00F3660A"/>
    <w:rPr>
      <w:rFonts w:ascii="Arial" w:eastAsia="宋体" w:hAnsi="Arial" w:cs="Times New Roman"/>
      <w:kern w:val="0"/>
      <w:sz w:val="18"/>
      <w:szCs w:val="20"/>
      <w:lang w:val="en-GB" w:eastAsia="en-US"/>
    </w:rPr>
  </w:style>
  <w:style w:type="character" w:customStyle="1" w:styleId="TAHCar">
    <w:name w:val="TAH Car"/>
    <w:link w:val="TAH"/>
    <w:rsid w:val="00F3660A"/>
    <w:rPr>
      <w:rFonts w:ascii="Arial" w:eastAsia="宋体" w:hAnsi="Arial" w:cs="Times New Roman"/>
      <w:b/>
      <w:kern w:val="0"/>
      <w:sz w:val="18"/>
      <w:szCs w:val="20"/>
      <w:lang w:val="en-GB" w:eastAsia="en-US"/>
    </w:rPr>
  </w:style>
  <w:style w:type="paragraph" w:customStyle="1" w:styleId="B4">
    <w:name w:val="B4"/>
    <w:basedOn w:val="a"/>
    <w:rsid w:val="009B15D4"/>
    <w:pPr>
      <w:widowControl/>
      <w:spacing w:after="180"/>
      <w:ind w:left="1418" w:hanging="284"/>
      <w:jc w:val="left"/>
    </w:pPr>
    <w:rPr>
      <w:rFonts w:ascii="Times New Roman" w:eastAsia="宋体" w:hAnsi="Times New Roman" w:cs="Times New Roman"/>
      <w:kern w:val="0"/>
      <w:sz w:val="20"/>
      <w:szCs w:val="20"/>
      <w:lang w:val="en-GB" w:eastAsia="en-US"/>
    </w:rPr>
  </w:style>
  <w:style w:type="paragraph" w:styleId="af5">
    <w:name w:val="Document Map"/>
    <w:basedOn w:val="a"/>
    <w:link w:val="af6"/>
    <w:uiPriority w:val="99"/>
    <w:semiHidden/>
    <w:unhideWhenUsed/>
    <w:rsid w:val="00F47D43"/>
    <w:rPr>
      <w:rFonts w:ascii="宋体" w:eastAsia="宋体"/>
      <w:sz w:val="18"/>
      <w:szCs w:val="18"/>
    </w:rPr>
  </w:style>
  <w:style w:type="character" w:customStyle="1" w:styleId="af6">
    <w:name w:val="文档结构图 字符"/>
    <w:basedOn w:val="a0"/>
    <w:link w:val="af5"/>
    <w:uiPriority w:val="99"/>
    <w:semiHidden/>
    <w:rsid w:val="00F47D43"/>
    <w:rPr>
      <w:rFonts w:ascii="宋体" w:eastAsia="宋体"/>
      <w:sz w:val="18"/>
      <w:szCs w:val="18"/>
    </w:rPr>
  </w:style>
  <w:style w:type="paragraph" w:styleId="af7">
    <w:name w:val="caption"/>
    <w:basedOn w:val="a"/>
    <w:next w:val="a"/>
    <w:uiPriority w:val="35"/>
    <w:unhideWhenUsed/>
    <w:qFormat/>
    <w:rsid w:val="00706835"/>
    <w:rPr>
      <w:rFonts w:asciiTheme="majorHAnsi" w:eastAsia="黑体" w:hAnsiTheme="majorHAnsi" w:cstheme="majorBidi"/>
      <w:sz w:val="20"/>
      <w:szCs w:val="20"/>
    </w:rPr>
  </w:style>
  <w:style w:type="character" w:customStyle="1" w:styleId="30">
    <w:name w:val="标题 3 字符"/>
    <w:basedOn w:val="a0"/>
    <w:link w:val="3"/>
    <w:uiPriority w:val="9"/>
    <w:rsid w:val="00D53632"/>
    <w:rPr>
      <w:b/>
      <w:bCs/>
      <w:sz w:val="32"/>
      <w:szCs w:val="32"/>
    </w:rPr>
  </w:style>
  <w:style w:type="character" w:customStyle="1" w:styleId="af8">
    <w:name w:val="其他_"/>
    <w:basedOn w:val="a0"/>
    <w:link w:val="af9"/>
    <w:rsid w:val="001B17A9"/>
    <w:rPr>
      <w:rFonts w:ascii="黑体" w:eastAsia="黑体" w:hAnsi="黑体" w:cs="黑体"/>
      <w:sz w:val="22"/>
      <w:shd w:val="clear" w:color="auto" w:fill="FFFFFF"/>
    </w:rPr>
  </w:style>
  <w:style w:type="paragraph" w:customStyle="1" w:styleId="af9">
    <w:name w:val="其他"/>
    <w:basedOn w:val="a"/>
    <w:link w:val="af8"/>
    <w:rsid w:val="001B17A9"/>
    <w:pPr>
      <w:shd w:val="clear" w:color="auto" w:fill="FFFFFF"/>
      <w:spacing w:line="322" w:lineRule="auto"/>
      <w:ind w:firstLine="400"/>
      <w:jc w:val="left"/>
    </w:pPr>
    <w:rPr>
      <w:rFonts w:ascii="黑体" w:eastAsia="黑体" w:hAnsi="黑体" w:cs="黑体"/>
      <w:sz w:val="22"/>
    </w:rPr>
  </w:style>
  <w:style w:type="paragraph" w:styleId="TOC3">
    <w:name w:val="toc 3"/>
    <w:basedOn w:val="a"/>
    <w:next w:val="a"/>
    <w:autoRedefine/>
    <w:uiPriority w:val="39"/>
    <w:unhideWhenUsed/>
    <w:rsid w:val="00EC1FD8"/>
    <w:pPr>
      <w:ind w:leftChars="400" w:left="840"/>
    </w:pPr>
  </w:style>
  <w:style w:type="character" w:styleId="afa">
    <w:name w:val="Strong"/>
    <w:basedOn w:val="a0"/>
    <w:uiPriority w:val="22"/>
    <w:qFormat/>
    <w:rsid w:val="00CD504E"/>
    <w:rPr>
      <w:b/>
      <w:bCs/>
    </w:rPr>
  </w:style>
  <w:style w:type="character" w:customStyle="1" w:styleId="afb">
    <w:name w:val="图片标题_"/>
    <w:basedOn w:val="a0"/>
    <w:link w:val="afc"/>
    <w:rsid w:val="00E44CDE"/>
    <w:rPr>
      <w:rFonts w:ascii="黑体" w:eastAsia="黑体" w:hAnsi="黑体" w:cs="黑体"/>
      <w:sz w:val="15"/>
      <w:szCs w:val="15"/>
      <w:shd w:val="clear" w:color="auto" w:fill="FFFFFF"/>
      <w:lang w:val="zh-CN" w:bidi="zh-CN"/>
    </w:rPr>
  </w:style>
  <w:style w:type="paragraph" w:customStyle="1" w:styleId="afc">
    <w:name w:val="图片标题"/>
    <w:basedOn w:val="a"/>
    <w:link w:val="afb"/>
    <w:rsid w:val="00E44CDE"/>
    <w:pPr>
      <w:shd w:val="clear" w:color="auto" w:fill="FFFFFF"/>
      <w:jc w:val="left"/>
    </w:pPr>
    <w:rPr>
      <w:rFonts w:ascii="黑体" w:eastAsia="黑体" w:hAnsi="黑体" w:cs="黑体"/>
      <w:sz w:val="15"/>
      <w:szCs w:val="15"/>
      <w:lang w:val="zh-CN" w:bidi="zh-CN"/>
    </w:rPr>
  </w:style>
  <w:style w:type="paragraph" w:customStyle="1" w:styleId="tgt0">
    <w:name w:val="_tgt"/>
    <w:basedOn w:val="a"/>
    <w:rsid w:val="0042666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42666C"/>
  </w:style>
  <w:style w:type="character" w:customStyle="1" w:styleId="40">
    <w:name w:val="标题 4 字符"/>
    <w:basedOn w:val="a0"/>
    <w:link w:val="4"/>
    <w:uiPriority w:val="9"/>
    <w:rsid w:val="009F08B5"/>
    <w:rPr>
      <w:rFonts w:asciiTheme="majorHAnsi" w:eastAsiaTheme="majorEastAsia" w:hAnsiTheme="majorHAnsi" w:cstheme="majorBidi"/>
      <w:b/>
      <w:bCs/>
      <w:sz w:val="28"/>
      <w:szCs w:val="28"/>
    </w:rPr>
  </w:style>
  <w:style w:type="paragraph" w:customStyle="1" w:styleId="Default">
    <w:name w:val="Default"/>
    <w:rsid w:val="00C34671"/>
    <w:pPr>
      <w:widowControl w:val="0"/>
      <w:autoSpaceDE w:val="0"/>
      <w:autoSpaceDN w:val="0"/>
      <w:adjustRightInd w:val="0"/>
    </w:pPr>
    <w:rPr>
      <w:rFonts w:ascii="Calibri" w:hAnsi="Calibri" w:cs="Calibri"/>
      <w:color w:val="000000"/>
      <w:kern w:val="0"/>
      <w:sz w:val="24"/>
      <w:szCs w:val="24"/>
    </w:rPr>
  </w:style>
  <w:style w:type="paragraph" w:styleId="afd">
    <w:name w:val="table of figures"/>
    <w:basedOn w:val="a"/>
    <w:next w:val="a"/>
    <w:uiPriority w:val="99"/>
    <w:unhideWhenUsed/>
    <w:rsid w:val="0012455F"/>
    <w:pPr>
      <w:ind w:leftChars="200" w:left="200" w:hangingChars="200" w:hanging="200"/>
    </w:pPr>
  </w:style>
  <w:style w:type="character" w:customStyle="1" w:styleId="23">
    <w:name w:val="页眉或页脚 (2)_"/>
    <w:basedOn w:val="a0"/>
    <w:link w:val="24"/>
    <w:rsid w:val="00560D60"/>
    <w:rPr>
      <w:rFonts w:ascii="Times New Roman" w:eastAsia="Times New Roman" w:hAnsi="Times New Roman" w:cs="Times New Roman"/>
      <w:sz w:val="20"/>
      <w:szCs w:val="20"/>
      <w:shd w:val="clear" w:color="auto" w:fill="FFFFFF"/>
    </w:rPr>
  </w:style>
  <w:style w:type="paragraph" w:customStyle="1" w:styleId="24">
    <w:name w:val="页眉或页脚 (2)"/>
    <w:basedOn w:val="a"/>
    <w:link w:val="23"/>
    <w:rsid w:val="00560D60"/>
    <w:pPr>
      <w:shd w:val="clear" w:color="auto" w:fill="FFFFFF"/>
      <w:jc w:val="left"/>
    </w:pPr>
    <w:rPr>
      <w:rFonts w:ascii="Times New Roman" w:eastAsia="Times New Roman" w:hAnsi="Times New Roman" w:cs="Times New Roman"/>
      <w:sz w:val="20"/>
      <w:szCs w:val="20"/>
    </w:rPr>
  </w:style>
  <w:style w:type="character" w:customStyle="1" w:styleId="31">
    <w:name w:val="标题 #3_"/>
    <w:basedOn w:val="a0"/>
    <w:link w:val="32"/>
    <w:rsid w:val="00560D60"/>
    <w:rPr>
      <w:rFonts w:ascii="黑体" w:eastAsia="黑体" w:hAnsi="黑体" w:cs="黑体"/>
      <w:b/>
      <w:bCs/>
      <w:i/>
      <w:iCs/>
      <w:sz w:val="20"/>
      <w:szCs w:val="20"/>
      <w:shd w:val="clear" w:color="auto" w:fill="FFFFFF"/>
    </w:rPr>
  </w:style>
  <w:style w:type="character" w:customStyle="1" w:styleId="33">
    <w:name w:val="正文文本 (3)_"/>
    <w:basedOn w:val="a0"/>
    <w:link w:val="34"/>
    <w:rsid w:val="00560D60"/>
    <w:rPr>
      <w:rFonts w:ascii="Arial" w:eastAsia="Arial" w:hAnsi="Arial" w:cs="Arial"/>
      <w:b/>
      <w:bCs/>
      <w:sz w:val="12"/>
      <w:szCs w:val="12"/>
      <w:shd w:val="clear" w:color="auto" w:fill="FFFFFF"/>
    </w:rPr>
  </w:style>
  <w:style w:type="paragraph" w:customStyle="1" w:styleId="32">
    <w:name w:val="标题 #3"/>
    <w:basedOn w:val="a"/>
    <w:link w:val="31"/>
    <w:rsid w:val="00560D60"/>
    <w:pPr>
      <w:shd w:val="clear" w:color="auto" w:fill="FFFFFF"/>
      <w:spacing w:after="30" w:line="307" w:lineRule="exact"/>
      <w:jc w:val="center"/>
      <w:outlineLvl w:val="2"/>
    </w:pPr>
    <w:rPr>
      <w:rFonts w:ascii="黑体" w:eastAsia="黑体" w:hAnsi="黑体" w:cs="黑体"/>
      <w:b/>
      <w:bCs/>
      <w:i/>
      <w:iCs/>
      <w:sz w:val="20"/>
      <w:szCs w:val="20"/>
    </w:rPr>
  </w:style>
  <w:style w:type="paragraph" w:customStyle="1" w:styleId="34">
    <w:name w:val="正文文本 (3)"/>
    <w:basedOn w:val="a"/>
    <w:link w:val="33"/>
    <w:rsid w:val="00560D60"/>
    <w:pPr>
      <w:shd w:val="clear" w:color="auto" w:fill="FFFFFF"/>
      <w:spacing w:after="60"/>
      <w:jc w:val="center"/>
    </w:pPr>
    <w:rPr>
      <w:rFonts w:ascii="Arial" w:eastAsia="Arial" w:hAnsi="Arial" w:cs="Arial"/>
      <w:b/>
      <w:bCs/>
      <w:sz w:val="12"/>
      <w:szCs w:val="12"/>
    </w:rPr>
  </w:style>
  <w:style w:type="character" w:styleId="afe">
    <w:name w:val="FollowedHyperlink"/>
    <w:basedOn w:val="a0"/>
    <w:uiPriority w:val="99"/>
    <w:semiHidden/>
    <w:unhideWhenUsed/>
    <w:rsid w:val="00827555"/>
    <w:rPr>
      <w:color w:val="954F72" w:themeColor="followedHyperlink"/>
      <w:u w:val="single"/>
    </w:rPr>
  </w:style>
  <w:style w:type="character" w:customStyle="1" w:styleId="skip">
    <w:name w:val="skip"/>
    <w:basedOn w:val="a0"/>
    <w:rsid w:val="006E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9050">
      <w:bodyDiv w:val="1"/>
      <w:marLeft w:val="0"/>
      <w:marRight w:val="0"/>
      <w:marTop w:val="0"/>
      <w:marBottom w:val="0"/>
      <w:divBdr>
        <w:top w:val="none" w:sz="0" w:space="0" w:color="auto"/>
        <w:left w:val="none" w:sz="0" w:space="0" w:color="auto"/>
        <w:bottom w:val="none" w:sz="0" w:space="0" w:color="auto"/>
        <w:right w:val="none" w:sz="0" w:space="0" w:color="auto"/>
      </w:divBdr>
    </w:div>
    <w:div w:id="248931518">
      <w:bodyDiv w:val="1"/>
      <w:marLeft w:val="0"/>
      <w:marRight w:val="0"/>
      <w:marTop w:val="0"/>
      <w:marBottom w:val="0"/>
      <w:divBdr>
        <w:top w:val="none" w:sz="0" w:space="0" w:color="auto"/>
        <w:left w:val="none" w:sz="0" w:space="0" w:color="auto"/>
        <w:bottom w:val="none" w:sz="0" w:space="0" w:color="auto"/>
        <w:right w:val="none" w:sz="0" w:space="0" w:color="auto"/>
      </w:divBdr>
    </w:div>
    <w:div w:id="429934860">
      <w:bodyDiv w:val="1"/>
      <w:marLeft w:val="0"/>
      <w:marRight w:val="0"/>
      <w:marTop w:val="0"/>
      <w:marBottom w:val="0"/>
      <w:divBdr>
        <w:top w:val="none" w:sz="0" w:space="0" w:color="auto"/>
        <w:left w:val="none" w:sz="0" w:space="0" w:color="auto"/>
        <w:bottom w:val="none" w:sz="0" w:space="0" w:color="auto"/>
        <w:right w:val="none" w:sz="0" w:space="0" w:color="auto"/>
      </w:divBdr>
    </w:div>
    <w:div w:id="430590704">
      <w:bodyDiv w:val="1"/>
      <w:marLeft w:val="0"/>
      <w:marRight w:val="0"/>
      <w:marTop w:val="0"/>
      <w:marBottom w:val="0"/>
      <w:divBdr>
        <w:top w:val="none" w:sz="0" w:space="0" w:color="auto"/>
        <w:left w:val="none" w:sz="0" w:space="0" w:color="auto"/>
        <w:bottom w:val="none" w:sz="0" w:space="0" w:color="auto"/>
        <w:right w:val="none" w:sz="0" w:space="0" w:color="auto"/>
      </w:divBdr>
    </w:div>
    <w:div w:id="432551439">
      <w:bodyDiv w:val="1"/>
      <w:marLeft w:val="0"/>
      <w:marRight w:val="0"/>
      <w:marTop w:val="0"/>
      <w:marBottom w:val="0"/>
      <w:divBdr>
        <w:top w:val="none" w:sz="0" w:space="0" w:color="auto"/>
        <w:left w:val="none" w:sz="0" w:space="0" w:color="auto"/>
        <w:bottom w:val="none" w:sz="0" w:space="0" w:color="auto"/>
        <w:right w:val="none" w:sz="0" w:space="0" w:color="auto"/>
      </w:divBdr>
    </w:div>
    <w:div w:id="433553064">
      <w:bodyDiv w:val="1"/>
      <w:marLeft w:val="0"/>
      <w:marRight w:val="0"/>
      <w:marTop w:val="0"/>
      <w:marBottom w:val="0"/>
      <w:divBdr>
        <w:top w:val="none" w:sz="0" w:space="0" w:color="auto"/>
        <w:left w:val="none" w:sz="0" w:space="0" w:color="auto"/>
        <w:bottom w:val="none" w:sz="0" w:space="0" w:color="auto"/>
        <w:right w:val="none" w:sz="0" w:space="0" w:color="auto"/>
      </w:divBdr>
    </w:div>
    <w:div w:id="438992077">
      <w:bodyDiv w:val="1"/>
      <w:marLeft w:val="0"/>
      <w:marRight w:val="0"/>
      <w:marTop w:val="0"/>
      <w:marBottom w:val="0"/>
      <w:divBdr>
        <w:top w:val="none" w:sz="0" w:space="0" w:color="auto"/>
        <w:left w:val="none" w:sz="0" w:space="0" w:color="auto"/>
        <w:bottom w:val="none" w:sz="0" w:space="0" w:color="auto"/>
        <w:right w:val="none" w:sz="0" w:space="0" w:color="auto"/>
      </w:divBdr>
    </w:div>
    <w:div w:id="58099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94440">
          <w:marLeft w:val="0"/>
          <w:marRight w:val="0"/>
          <w:marTop w:val="300"/>
          <w:marBottom w:val="180"/>
          <w:divBdr>
            <w:top w:val="none" w:sz="0" w:space="0" w:color="auto"/>
            <w:left w:val="none" w:sz="0" w:space="0" w:color="auto"/>
            <w:bottom w:val="none" w:sz="0" w:space="0" w:color="auto"/>
            <w:right w:val="none" w:sz="0" w:space="0" w:color="auto"/>
          </w:divBdr>
        </w:div>
        <w:div w:id="702905789">
          <w:marLeft w:val="0"/>
          <w:marRight w:val="0"/>
          <w:marTop w:val="0"/>
          <w:marBottom w:val="225"/>
          <w:divBdr>
            <w:top w:val="none" w:sz="0" w:space="0" w:color="auto"/>
            <w:left w:val="none" w:sz="0" w:space="0" w:color="auto"/>
            <w:bottom w:val="none" w:sz="0" w:space="0" w:color="auto"/>
            <w:right w:val="none" w:sz="0" w:space="0" w:color="auto"/>
          </w:divBdr>
        </w:div>
        <w:div w:id="2017225726">
          <w:marLeft w:val="0"/>
          <w:marRight w:val="0"/>
          <w:marTop w:val="0"/>
          <w:marBottom w:val="225"/>
          <w:divBdr>
            <w:top w:val="none" w:sz="0" w:space="0" w:color="auto"/>
            <w:left w:val="none" w:sz="0" w:space="0" w:color="auto"/>
            <w:bottom w:val="none" w:sz="0" w:space="0" w:color="auto"/>
            <w:right w:val="none" w:sz="0" w:space="0" w:color="auto"/>
          </w:divBdr>
        </w:div>
        <w:div w:id="156042650">
          <w:marLeft w:val="0"/>
          <w:marRight w:val="0"/>
          <w:marTop w:val="0"/>
          <w:marBottom w:val="225"/>
          <w:divBdr>
            <w:top w:val="none" w:sz="0" w:space="0" w:color="auto"/>
            <w:left w:val="none" w:sz="0" w:space="0" w:color="auto"/>
            <w:bottom w:val="none" w:sz="0" w:space="0" w:color="auto"/>
            <w:right w:val="none" w:sz="0" w:space="0" w:color="auto"/>
          </w:divBdr>
          <w:divsChild>
            <w:div w:id="3888457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61044161">
          <w:marLeft w:val="0"/>
          <w:marRight w:val="0"/>
          <w:marTop w:val="0"/>
          <w:marBottom w:val="225"/>
          <w:divBdr>
            <w:top w:val="none" w:sz="0" w:space="0" w:color="auto"/>
            <w:left w:val="none" w:sz="0" w:space="0" w:color="auto"/>
            <w:bottom w:val="none" w:sz="0" w:space="0" w:color="auto"/>
            <w:right w:val="none" w:sz="0" w:space="0" w:color="auto"/>
          </w:divBdr>
          <w:divsChild>
            <w:div w:id="197069956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868757192">
      <w:bodyDiv w:val="1"/>
      <w:marLeft w:val="0"/>
      <w:marRight w:val="0"/>
      <w:marTop w:val="0"/>
      <w:marBottom w:val="0"/>
      <w:divBdr>
        <w:top w:val="none" w:sz="0" w:space="0" w:color="auto"/>
        <w:left w:val="none" w:sz="0" w:space="0" w:color="auto"/>
        <w:bottom w:val="none" w:sz="0" w:space="0" w:color="auto"/>
        <w:right w:val="none" w:sz="0" w:space="0" w:color="auto"/>
      </w:divBdr>
    </w:div>
    <w:div w:id="968819775">
      <w:bodyDiv w:val="1"/>
      <w:marLeft w:val="0"/>
      <w:marRight w:val="0"/>
      <w:marTop w:val="0"/>
      <w:marBottom w:val="0"/>
      <w:divBdr>
        <w:top w:val="none" w:sz="0" w:space="0" w:color="auto"/>
        <w:left w:val="none" w:sz="0" w:space="0" w:color="auto"/>
        <w:bottom w:val="none" w:sz="0" w:space="0" w:color="auto"/>
        <w:right w:val="none" w:sz="0" w:space="0" w:color="auto"/>
      </w:divBdr>
    </w:div>
    <w:div w:id="1016467988">
      <w:bodyDiv w:val="1"/>
      <w:marLeft w:val="0"/>
      <w:marRight w:val="0"/>
      <w:marTop w:val="0"/>
      <w:marBottom w:val="0"/>
      <w:divBdr>
        <w:top w:val="none" w:sz="0" w:space="0" w:color="auto"/>
        <w:left w:val="none" w:sz="0" w:space="0" w:color="auto"/>
        <w:bottom w:val="none" w:sz="0" w:space="0" w:color="auto"/>
        <w:right w:val="none" w:sz="0" w:space="0" w:color="auto"/>
      </w:divBdr>
    </w:div>
    <w:div w:id="1158687579">
      <w:bodyDiv w:val="1"/>
      <w:marLeft w:val="0"/>
      <w:marRight w:val="0"/>
      <w:marTop w:val="0"/>
      <w:marBottom w:val="0"/>
      <w:divBdr>
        <w:top w:val="none" w:sz="0" w:space="0" w:color="auto"/>
        <w:left w:val="none" w:sz="0" w:space="0" w:color="auto"/>
        <w:bottom w:val="none" w:sz="0" w:space="0" w:color="auto"/>
        <w:right w:val="none" w:sz="0" w:space="0" w:color="auto"/>
      </w:divBdr>
    </w:div>
    <w:div w:id="1161652622">
      <w:bodyDiv w:val="1"/>
      <w:marLeft w:val="0"/>
      <w:marRight w:val="0"/>
      <w:marTop w:val="0"/>
      <w:marBottom w:val="0"/>
      <w:divBdr>
        <w:top w:val="none" w:sz="0" w:space="0" w:color="auto"/>
        <w:left w:val="none" w:sz="0" w:space="0" w:color="auto"/>
        <w:bottom w:val="none" w:sz="0" w:space="0" w:color="auto"/>
        <w:right w:val="none" w:sz="0" w:space="0" w:color="auto"/>
      </w:divBdr>
    </w:div>
    <w:div w:id="1224826752">
      <w:bodyDiv w:val="1"/>
      <w:marLeft w:val="0"/>
      <w:marRight w:val="0"/>
      <w:marTop w:val="0"/>
      <w:marBottom w:val="0"/>
      <w:divBdr>
        <w:top w:val="none" w:sz="0" w:space="0" w:color="auto"/>
        <w:left w:val="none" w:sz="0" w:space="0" w:color="auto"/>
        <w:bottom w:val="none" w:sz="0" w:space="0" w:color="auto"/>
        <w:right w:val="none" w:sz="0" w:space="0" w:color="auto"/>
      </w:divBdr>
    </w:div>
    <w:div w:id="1320230002">
      <w:bodyDiv w:val="1"/>
      <w:marLeft w:val="0"/>
      <w:marRight w:val="0"/>
      <w:marTop w:val="0"/>
      <w:marBottom w:val="0"/>
      <w:divBdr>
        <w:top w:val="none" w:sz="0" w:space="0" w:color="auto"/>
        <w:left w:val="none" w:sz="0" w:space="0" w:color="auto"/>
        <w:bottom w:val="none" w:sz="0" w:space="0" w:color="auto"/>
        <w:right w:val="none" w:sz="0" w:space="0" w:color="auto"/>
      </w:divBdr>
    </w:div>
    <w:div w:id="1323896180">
      <w:bodyDiv w:val="1"/>
      <w:marLeft w:val="0"/>
      <w:marRight w:val="0"/>
      <w:marTop w:val="0"/>
      <w:marBottom w:val="0"/>
      <w:divBdr>
        <w:top w:val="none" w:sz="0" w:space="0" w:color="auto"/>
        <w:left w:val="none" w:sz="0" w:space="0" w:color="auto"/>
        <w:bottom w:val="none" w:sz="0" w:space="0" w:color="auto"/>
        <w:right w:val="none" w:sz="0" w:space="0" w:color="auto"/>
      </w:divBdr>
      <w:divsChild>
        <w:div w:id="1165978343">
          <w:marLeft w:val="0"/>
          <w:marRight w:val="0"/>
          <w:marTop w:val="0"/>
          <w:marBottom w:val="225"/>
          <w:divBdr>
            <w:top w:val="none" w:sz="0" w:space="0" w:color="auto"/>
            <w:left w:val="none" w:sz="0" w:space="0" w:color="auto"/>
            <w:bottom w:val="none" w:sz="0" w:space="0" w:color="auto"/>
            <w:right w:val="none" w:sz="0" w:space="0" w:color="auto"/>
          </w:divBdr>
        </w:div>
        <w:div w:id="1138958226">
          <w:marLeft w:val="0"/>
          <w:marRight w:val="0"/>
          <w:marTop w:val="0"/>
          <w:marBottom w:val="225"/>
          <w:divBdr>
            <w:top w:val="none" w:sz="0" w:space="0" w:color="auto"/>
            <w:left w:val="none" w:sz="0" w:space="0" w:color="auto"/>
            <w:bottom w:val="none" w:sz="0" w:space="0" w:color="auto"/>
            <w:right w:val="none" w:sz="0" w:space="0" w:color="auto"/>
          </w:divBdr>
        </w:div>
        <w:div w:id="620040038">
          <w:marLeft w:val="0"/>
          <w:marRight w:val="0"/>
          <w:marTop w:val="0"/>
          <w:marBottom w:val="225"/>
          <w:divBdr>
            <w:top w:val="none" w:sz="0" w:space="0" w:color="auto"/>
            <w:left w:val="none" w:sz="0" w:space="0" w:color="auto"/>
            <w:bottom w:val="none" w:sz="0" w:space="0" w:color="auto"/>
            <w:right w:val="none" w:sz="0" w:space="0" w:color="auto"/>
          </w:divBdr>
        </w:div>
      </w:divsChild>
    </w:div>
    <w:div w:id="1410808565">
      <w:bodyDiv w:val="1"/>
      <w:marLeft w:val="0"/>
      <w:marRight w:val="0"/>
      <w:marTop w:val="0"/>
      <w:marBottom w:val="0"/>
      <w:divBdr>
        <w:top w:val="none" w:sz="0" w:space="0" w:color="auto"/>
        <w:left w:val="none" w:sz="0" w:space="0" w:color="auto"/>
        <w:bottom w:val="none" w:sz="0" w:space="0" w:color="auto"/>
        <w:right w:val="none" w:sz="0" w:space="0" w:color="auto"/>
      </w:divBdr>
      <w:divsChild>
        <w:div w:id="212549675">
          <w:marLeft w:val="0"/>
          <w:marRight w:val="0"/>
          <w:marTop w:val="0"/>
          <w:marBottom w:val="360"/>
          <w:divBdr>
            <w:top w:val="none" w:sz="0" w:space="0" w:color="auto"/>
            <w:left w:val="none" w:sz="0" w:space="0" w:color="auto"/>
            <w:bottom w:val="none" w:sz="0" w:space="0" w:color="auto"/>
            <w:right w:val="none" w:sz="0" w:space="0" w:color="auto"/>
          </w:divBdr>
        </w:div>
      </w:divsChild>
    </w:div>
    <w:div w:id="1429542400">
      <w:bodyDiv w:val="1"/>
      <w:marLeft w:val="0"/>
      <w:marRight w:val="0"/>
      <w:marTop w:val="0"/>
      <w:marBottom w:val="0"/>
      <w:divBdr>
        <w:top w:val="none" w:sz="0" w:space="0" w:color="auto"/>
        <w:left w:val="none" w:sz="0" w:space="0" w:color="auto"/>
        <w:bottom w:val="none" w:sz="0" w:space="0" w:color="auto"/>
        <w:right w:val="none" w:sz="0" w:space="0" w:color="auto"/>
      </w:divBdr>
    </w:div>
    <w:div w:id="1435786442">
      <w:bodyDiv w:val="1"/>
      <w:marLeft w:val="0"/>
      <w:marRight w:val="0"/>
      <w:marTop w:val="0"/>
      <w:marBottom w:val="0"/>
      <w:divBdr>
        <w:top w:val="none" w:sz="0" w:space="0" w:color="auto"/>
        <w:left w:val="none" w:sz="0" w:space="0" w:color="auto"/>
        <w:bottom w:val="none" w:sz="0" w:space="0" w:color="auto"/>
        <w:right w:val="none" w:sz="0" w:space="0" w:color="auto"/>
      </w:divBdr>
      <w:divsChild>
        <w:div w:id="1853685949">
          <w:marLeft w:val="0"/>
          <w:marRight w:val="0"/>
          <w:marTop w:val="0"/>
          <w:marBottom w:val="0"/>
          <w:divBdr>
            <w:top w:val="none" w:sz="0" w:space="0" w:color="auto"/>
            <w:left w:val="none" w:sz="0" w:space="0" w:color="auto"/>
            <w:bottom w:val="none" w:sz="0" w:space="0" w:color="auto"/>
            <w:right w:val="none" w:sz="0" w:space="0" w:color="auto"/>
          </w:divBdr>
          <w:divsChild>
            <w:div w:id="2036808427">
              <w:marLeft w:val="0"/>
              <w:marRight w:val="0"/>
              <w:marTop w:val="0"/>
              <w:marBottom w:val="0"/>
              <w:divBdr>
                <w:top w:val="none" w:sz="0" w:space="0" w:color="auto"/>
                <w:left w:val="none" w:sz="0" w:space="0" w:color="auto"/>
                <w:bottom w:val="none" w:sz="0" w:space="0" w:color="auto"/>
                <w:right w:val="none" w:sz="0" w:space="0" w:color="auto"/>
              </w:divBdr>
              <w:divsChild>
                <w:div w:id="1956713430">
                  <w:marLeft w:val="0"/>
                  <w:marRight w:val="0"/>
                  <w:marTop w:val="0"/>
                  <w:marBottom w:val="0"/>
                  <w:divBdr>
                    <w:top w:val="none" w:sz="0" w:space="0" w:color="auto"/>
                    <w:left w:val="none" w:sz="0" w:space="0" w:color="auto"/>
                    <w:bottom w:val="none" w:sz="0" w:space="0" w:color="auto"/>
                    <w:right w:val="none" w:sz="0" w:space="0" w:color="auto"/>
                  </w:divBdr>
                  <w:divsChild>
                    <w:div w:id="734401330">
                      <w:marLeft w:val="0"/>
                      <w:marRight w:val="0"/>
                      <w:marTop w:val="0"/>
                      <w:marBottom w:val="0"/>
                      <w:divBdr>
                        <w:top w:val="none" w:sz="0" w:space="0" w:color="auto"/>
                        <w:left w:val="none" w:sz="0" w:space="0" w:color="auto"/>
                        <w:bottom w:val="none" w:sz="0" w:space="0" w:color="auto"/>
                        <w:right w:val="none" w:sz="0" w:space="0" w:color="auto"/>
                      </w:divBdr>
                      <w:divsChild>
                        <w:div w:id="868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56584">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1798307">
      <w:bodyDiv w:val="1"/>
      <w:marLeft w:val="0"/>
      <w:marRight w:val="0"/>
      <w:marTop w:val="0"/>
      <w:marBottom w:val="0"/>
      <w:divBdr>
        <w:top w:val="none" w:sz="0" w:space="0" w:color="auto"/>
        <w:left w:val="none" w:sz="0" w:space="0" w:color="auto"/>
        <w:bottom w:val="none" w:sz="0" w:space="0" w:color="auto"/>
        <w:right w:val="none" w:sz="0" w:space="0" w:color="auto"/>
      </w:divBdr>
    </w:div>
    <w:div w:id="1535117044">
      <w:bodyDiv w:val="1"/>
      <w:marLeft w:val="0"/>
      <w:marRight w:val="0"/>
      <w:marTop w:val="0"/>
      <w:marBottom w:val="0"/>
      <w:divBdr>
        <w:top w:val="none" w:sz="0" w:space="0" w:color="auto"/>
        <w:left w:val="none" w:sz="0" w:space="0" w:color="auto"/>
        <w:bottom w:val="none" w:sz="0" w:space="0" w:color="auto"/>
        <w:right w:val="none" w:sz="0" w:space="0" w:color="auto"/>
      </w:divBdr>
    </w:div>
    <w:div w:id="1667901316">
      <w:bodyDiv w:val="1"/>
      <w:marLeft w:val="0"/>
      <w:marRight w:val="0"/>
      <w:marTop w:val="0"/>
      <w:marBottom w:val="0"/>
      <w:divBdr>
        <w:top w:val="none" w:sz="0" w:space="0" w:color="auto"/>
        <w:left w:val="none" w:sz="0" w:space="0" w:color="auto"/>
        <w:bottom w:val="none" w:sz="0" w:space="0" w:color="auto"/>
        <w:right w:val="none" w:sz="0" w:space="0" w:color="auto"/>
      </w:divBdr>
    </w:div>
    <w:div w:id="1864903321">
      <w:bodyDiv w:val="1"/>
      <w:marLeft w:val="0"/>
      <w:marRight w:val="0"/>
      <w:marTop w:val="0"/>
      <w:marBottom w:val="0"/>
      <w:divBdr>
        <w:top w:val="none" w:sz="0" w:space="0" w:color="auto"/>
        <w:left w:val="none" w:sz="0" w:space="0" w:color="auto"/>
        <w:bottom w:val="none" w:sz="0" w:space="0" w:color="auto"/>
        <w:right w:val="none" w:sz="0" w:space="0" w:color="auto"/>
      </w:divBdr>
    </w:div>
    <w:div w:id="1904676637">
      <w:bodyDiv w:val="1"/>
      <w:marLeft w:val="0"/>
      <w:marRight w:val="0"/>
      <w:marTop w:val="0"/>
      <w:marBottom w:val="0"/>
      <w:divBdr>
        <w:top w:val="none" w:sz="0" w:space="0" w:color="auto"/>
        <w:left w:val="none" w:sz="0" w:space="0" w:color="auto"/>
        <w:bottom w:val="none" w:sz="0" w:space="0" w:color="auto"/>
        <w:right w:val="none" w:sz="0" w:space="0" w:color="auto"/>
      </w:divBdr>
    </w:div>
    <w:div w:id="1912276134">
      <w:bodyDiv w:val="1"/>
      <w:marLeft w:val="0"/>
      <w:marRight w:val="0"/>
      <w:marTop w:val="0"/>
      <w:marBottom w:val="0"/>
      <w:divBdr>
        <w:top w:val="none" w:sz="0" w:space="0" w:color="auto"/>
        <w:left w:val="none" w:sz="0" w:space="0" w:color="auto"/>
        <w:bottom w:val="none" w:sz="0" w:space="0" w:color="auto"/>
        <w:right w:val="none" w:sz="0" w:space="0" w:color="auto"/>
      </w:divBdr>
    </w:div>
    <w:div w:id="1927877322">
      <w:bodyDiv w:val="1"/>
      <w:marLeft w:val="0"/>
      <w:marRight w:val="0"/>
      <w:marTop w:val="0"/>
      <w:marBottom w:val="0"/>
      <w:divBdr>
        <w:top w:val="none" w:sz="0" w:space="0" w:color="auto"/>
        <w:left w:val="none" w:sz="0" w:space="0" w:color="auto"/>
        <w:bottom w:val="none" w:sz="0" w:space="0" w:color="auto"/>
        <w:right w:val="none" w:sz="0" w:space="0" w:color="auto"/>
      </w:divBdr>
    </w:div>
    <w:div w:id="1991707053">
      <w:bodyDiv w:val="1"/>
      <w:marLeft w:val="0"/>
      <w:marRight w:val="0"/>
      <w:marTop w:val="0"/>
      <w:marBottom w:val="0"/>
      <w:divBdr>
        <w:top w:val="none" w:sz="0" w:space="0" w:color="auto"/>
        <w:left w:val="none" w:sz="0" w:space="0" w:color="auto"/>
        <w:bottom w:val="none" w:sz="0" w:space="0" w:color="auto"/>
        <w:right w:val="none" w:sz="0" w:space="0" w:color="auto"/>
      </w:divBdr>
    </w:div>
    <w:div w:id="2050179907">
      <w:bodyDiv w:val="1"/>
      <w:marLeft w:val="0"/>
      <w:marRight w:val="0"/>
      <w:marTop w:val="0"/>
      <w:marBottom w:val="0"/>
      <w:divBdr>
        <w:top w:val="none" w:sz="0" w:space="0" w:color="auto"/>
        <w:left w:val="none" w:sz="0" w:space="0" w:color="auto"/>
        <w:bottom w:val="none" w:sz="0" w:space="0" w:color="auto"/>
        <w:right w:val="none" w:sz="0" w:space="0" w:color="auto"/>
      </w:divBdr>
    </w:div>
    <w:div w:id="21180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62.png"/><Relationship Id="rId21" Type="http://schemas.openxmlformats.org/officeDocument/2006/relationships/oleObject" Target="embeddings/oleObject3.bin"/><Relationship Id="rId63" Type="http://schemas.openxmlformats.org/officeDocument/2006/relationships/oleObject" Target="embeddings/oleObject24.bin"/><Relationship Id="rId159" Type="http://schemas.openxmlformats.org/officeDocument/2006/relationships/image" Target="media/image76.wmf"/><Relationship Id="rId170" Type="http://schemas.openxmlformats.org/officeDocument/2006/relationships/oleObject" Target="embeddings/oleObject78.bin"/><Relationship Id="rId226" Type="http://schemas.openxmlformats.org/officeDocument/2006/relationships/image" Target="media/image106.emf"/><Relationship Id="rId268" Type="http://schemas.openxmlformats.org/officeDocument/2006/relationships/image" Target="media/image137.e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7.emf"/><Relationship Id="rId279" Type="http://schemas.openxmlformats.org/officeDocument/2006/relationships/image" Target="media/image143.jpeg"/><Relationship Id="rId43" Type="http://schemas.openxmlformats.org/officeDocument/2006/relationships/oleObject" Target="embeddings/oleObject14.bin"/><Relationship Id="rId139" Type="http://schemas.openxmlformats.org/officeDocument/2006/relationships/oleObject" Target="embeddings/oleObject62.bin"/><Relationship Id="rId290" Type="http://schemas.openxmlformats.org/officeDocument/2006/relationships/image" Target="media/image153.emf"/><Relationship Id="rId304" Type="http://schemas.microsoft.com/office/2011/relationships/people" Target="people.xml"/><Relationship Id="rId85" Type="http://schemas.openxmlformats.org/officeDocument/2006/relationships/oleObject" Target="embeddings/oleObject35.bin"/><Relationship Id="rId150" Type="http://schemas.openxmlformats.org/officeDocument/2006/relationships/image" Target="media/image72.wmf"/><Relationship Id="rId192" Type="http://schemas.openxmlformats.org/officeDocument/2006/relationships/image" Target="media/image91.wmf"/><Relationship Id="rId206" Type="http://schemas.openxmlformats.org/officeDocument/2006/relationships/oleObject" Target="embeddings/oleObject100.bin"/><Relationship Id="rId248" Type="http://schemas.openxmlformats.org/officeDocument/2006/relationships/oleObject" Target="embeddings/oleObject110.bin"/><Relationship Id="rId12" Type="http://schemas.openxmlformats.org/officeDocument/2006/relationships/image" Target="media/image3.emf"/><Relationship Id="rId108" Type="http://schemas.openxmlformats.org/officeDocument/2006/relationships/image" Target="media/image51.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7.wmf"/><Relationship Id="rId217" Type="http://schemas.openxmlformats.org/officeDocument/2006/relationships/oleObject" Target="embeddings/oleObject107.bin"/><Relationship Id="rId259" Type="http://schemas.openxmlformats.org/officeDocument/2006/relationships/oleObject" Target="embeddings/oleObject116.bin"/><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image" Target="media/image138.wmf"/><Relationship Id="rId291" Type="http://schemas.openxmlformats.org/officeDocument/2006/relationships/image" Target="media/image154.emf"/><Relationship Id="rId305" Type="http://schemas.openxmlformats.org/officeDocument/2006/relationships/theme" Target="theme/theme1.xml"/><Relationship Id="rId44" Type="http://schemas.openxmlformats.org/officeDocument/2006/relationships/image" Target="media/image19.wmf"/><Relationship Id="rId65" Type="http://schemas.openxmlformats.org/officeDocument/2006/relationships/oleObject" Target="embeddings/oleObject25.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8.bin"/><Relationship Id="rId172" Type="http://schemas.openxmlformats.org/officeDocument/2006/relationships/oleObject" Target="embeddings/oleObject79.bin"/><Relationship Id="rId193" Type="http://schemas.openxmlformats.org/officeDocument/2006/relationships/oleObject" Target="embeddings/oleObject91.bin"/><Relationship Id="rId207" Type="http://schemas.openxmlformats.org/officeDocument/2006/relationships/oleObject" Target="embeddings/oleObject101.bin"/><Relationship Id="rId228" Type="http://schemas.openxmlformats.org/officeDocument/2006/relationships/image" Target="media/image108.emf"/><Relationship Id="rId249" Type="http://schemas.openxmlformats.org/officeDocument/2006/relationships/image" Target="media/image128.wmf"/><Relationship Id="rId13" Type="http://schemas.openxmlformats.org/officeDocument/2006/relationships/package" Target="embeddings/Microsoft_Visio_Drawing1.vsdx"/><Relationship Id="rId109" Type="http://schemas.openxmlformats.org/officeDocument/2006/relationships/oleObject" Target="embeddings/oleObject47.bin"/><Relationship Id="rId260" Type="http://schemas.openxmlformats.org/officeDocument/2006/relationships/image" Target="media/image133.wmf"/><Relationship Id="rId281" Type="http://schemas.openxmlformats.org/officeDocument/2006/relationships/image" Target="media/image144.jpeg"/><Relationship Id="rId34" Type="http://schemas.openxmlformats.org/officeDocument/2006/relationships/image" Target="media/image14.wmf"/><Relationship Id="rId55" Type="http://schemas.openxmlformats.org/officeDocument/2006/relationships/oleObject" Target="embeddings/oleObject20.bin"/><Relationship Id="rId76" Type="http://schemas.openxmlformats.org/officeDocument/2006/relationships/image" Target="media/image35.wmf"/><Relationship Id="rId97" Type="http://schemas.openxmlformats.org/officeDocument/2006/relationships/oleObject" Target="embeddings/oleObject41.bin"/><Relationship Id="rId120" Type="http://schemas.openxmlformats.org/officeDocument/2006/relationships/image" Target="media/image57.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5.bin"/><Relationship Id="rId218" Type="http://schemas.openxmlformats.org/officeDocument/2006/relationships/oleObject" Target="embeddings/oleObject108.bin"/><Relationship Id="rId239" Type="http://schemas.openxmlformats.org/officeDocument/2006/relationships/image" Target="media/image119.emf"/><Relationship Id="rId250" Type="http://schemas.openxmlformats.org/officeDocument/2006/relationships/oleObject" Target="embeddings/oleObject111.bin"/><Relationship Id="rId271" Type="http://schemas.openxmlformats.org/officeDocument/2006/relationships/oleObject" Target="embeddings/oleObject119.bin"/><Relationship Id="rId292" Type="http://schemas.openxmlformats.org/officeDocument/2006/relationships/image" Target="media/image155.emf"/><Relationship Id="rId24" Type="http://schemas.openxmlformats.org/officeDocument/2006/relationships/image" Target="media/image9.wmf"/><Relationship Id="rId45" Type="http://schemas.openxmlformats.org/officeDocument/2006/relationships/oleObject" Target="embeddings/oleObject15.bin"/><Relationship Id="rId66" Type="http://schemas.openxmlformats.org/officeDocument/2006/relationships/image" Target="media/image30.wmf"/><Relationship Id="rId87" Type="http://schemas.openxmlformats.org/officeDocument/2006/relationships/oleObject" Target="embeddings/oleObject36.bin"/><Relationship Id="rId110" Type="http://schemas.openxmlformats.org/officeDocument/2006/relationships/image" Target="media/image52.wmf"/><Relationship Id="rId131" Type="http://schemas.openxmlformats.org/officeDocument/2006/relationships/oleObject" Target="embeddings/oleObject58.bin"/><Relationship Id="rId152" Type="http://schemas.openxmlformats.org/officeDocument/2006/relationships/oleObject" Target="embeddings/oleObject69.bin"/><Relationship Id="rId173" Type="http://schemas.openxmlformats.org/officeDocument/2006/relationships/image" Target="media/image83.wmf"/><Relationship Id="rId194" Type="http://schemas.openxmlformats.org/officeDocument/2006/relationships/oleObject" Target="embeddings/oleObject92.bin"/><Relationship Id="rId208" Type="http://schemas.openxmlformats.org/officeDocument/2006/relationships/image" Target="media/image96.wmf"/><Relationship Id="rId229" Type="http://schemas.openxmlformats.org/officeDocument/2006/relationships/image" Target="media/image109.emf"/><Relationship Id="rId240" Type="http://schemas.openxmlformats.org/officeDocument/2006/relationships/image" Target="media/image120.emf"/><Relationship Id="rId261" Type="http://schemas.openxmlformats.org/officeDocument/2006/relationships/oleObject" Target="embeddings/oleObject117.bin"/><Relationship Id="rId14" Type="http://schemas.openxmlformats.org/officeDocument/2006/relationships/image" Target="media/image4.emf"/><Relationship Id="rId35" Type="http://schemas.openxmlformats.org/officeDocument/2006/relationships/oleObject" Target="embeddings/oleObject10.bin"/><Relationship Id="rId56" Type="http://schemas.openxmlformats.org/officeDocument/2006/relationships/image" Target="media/image25.wmf"/><Relationship Id="rId77" Type="http://schemas.openxmlformats.org/officeDocument/2006/relationships/oleObject" Target="embeddings/oleObject31.bin"/><Relationship Id="rId100" Type="http://schemas.openxmlformats.org/officeDocument/2006/relationships/image" Target="media/image47.wmf"/><Relationship Id="rId282" Type="http://schemas.openxmlformats.org/officeDocument/2006/relationships/image" Target="media/image145.emf"/><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3.bin"/><Relationship Id="rId142" Type="http://schemas.openxmlformats.org/officeDocument/2006/relationships/image" Target="media/image68.wmf"/><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109.bin"/><Relationship Id="rId230" Type="http://schemas.openxmlformats.org/officeDocument/2006/relationships/image" Target="media/image110.emf"/><Relationship Id="rId251" Type="http://schemas.openxmlformats.org/officeDocument/2006/relationships/image" Target="media/image129.wmf"/><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oleObject" Target="embeddings/oleObject26.bin"/><Relationship Id="rId272" Type="http://schemas.openxmlformats.org/officeDocument/2006/relationships/image" Target="media/image139.wmf"/><Relationship Id="rId293" Type="http://schemas.openxmlformats.org/officeDocument/2006/relationships/image" Target="media/image156.emf"/><Relationship Id="rId88" Type="http://schemas.openxmlformats.org/officeDocument/2006/relationships/image" Target="media/image41.wmf"/><Relationship Id="rId111" Type="http://schemas.openxmlformats.org/officeDocument/2006/relationships/oleObject" Target="embeddings/oleObject48.bin"/><Relationship Id="rId132" Type="http://schemas.openxmlformats.org/officeDocument/2006/relationships/image" Target="media/image63.wmf"/><Relationship Id="rId153" Type="http://schemas.openxmlformats.org/officeDocument/2006/relationships/image" Target="media/image73.wmf"/><Relationship Id="rId174" Type="http://schemas.openxmlformats.org/officeDocument/2006/relationships/oleObject" Target="embeddings/oleObject80.bin"/><Relationship Id="rId195" Type="http://schemas.openxmlformats.org/officeDocument/2006/relationships/image" Target="media/image92.wmf"/><Relationship Id="rId209" Type="http://schemas.openxmlformats.org/officeDocument/2006/relationships/oleObject" Target="embeddings/oleObject102.bin"/><Relationship Id="rId220" Type="http://schemas.openxmlformats.org/officeDocument/2006/relationships/image" Target="media/image100.emf"/><Relationship Id="rId241" Type="http://schemas.openxmlformats.org/officeDocument/2006/relationships/image" Target="media/image121.emf"/><Relationship Id="rId15" Type="http://schemas.openxmlformats.org/officeDocument/2006/relationships/package" Target="embeddings/Microsoft_Visio_Drawing2.vsdx"/><Relationship Id="rId36" Type="http://schemas.openxmlformats.org/officeDocument/2006/relationships/image" Target="media/image15.wmf"/><Relationship Id="rId57" Type="http://schemas.openxmlformats.org/officeDocument/2006/relationships/oleObject" Target="embeddings/oleObject21.bin"/><Relationship Id="rId262" Type="http://schemas.openxmlformats.org/officeDocument/2006/relationships/image" Target="media/image134.wmf"/><Relationship Id="rId283" Type="http://schemas.openxmlformats.org/officeDocument/2006/relationships/image" Target="media/image146.png"/><Relationship Id="rId78" Type="http://schemas.openxmlformats.org/officeDocument/2006/relationships/image" Target="media/image3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8.wmf"/><Relationship Id="rId143" Type="http://schemas.openxmlformats.org/officeDocument/2006/relationships/oleObject" Target="embeddings/oleObject64.bin"/><Relationship Id="rId164" Type="http://schemas.openxmlformats.org/officeDocument/2006/relationships/oleObject" Target="embeddings/oleObject75.bin"/><Relationship Id="rId185" Type="http://schemas.openxmlformats.org/officeDocument/2006/relationships/oleObject" Target="embeddings/oleObject86.bin"/><Relationship Id="rId9" Type="http://schemas.openxmlformats.org/officeDocument/2006/relationships/package" Target="embeddings/Microsoft_Visio_Drawing.vsdx"/><Relationship Id="rId210" Type="http://schemas.openxmlformats.org/officeDocument/2006/relationships/image" Target="media/image97.wmf"/><Relationship Id="rId26" Type="http://schemas.openxmlformats.org/officeDocument/2006/relationships/image" Target="media/image10.wmf"/><Relationship Id="rId231" Type="http://schemas.openxmlformats.org/officeDocument/2006/relationships/image" Target="media/image111.emf"/><Relationship Id="rId252" Type="http://schemas.openxmlformats.org/officeDocument/2006/relationships/oleObject" Target="embeddings/oleObject112.bin"/><Relationship Id="rId273" Type="http://schemas.openxmlformats.org/officeDocument/2006/relationships/oleObject" Target="embeddings/oleObject120.bin"/><Relationship Id="rId294" Type="http://schemas.openxmlformats.org/officeDocument/2006/relationships/image" Target="media/image157.emf"/><Relationship Id="rId47" Type="http://schemas.openxmlformats.org/officeDocument/2006/relationships/oleObject" Target="embeddings/oleObject16.bin"/><Relationship Id="rId68" Type="http://schemas.openxmlformats.org/officeDocument/2006/relationships/image" Target="media/image31.wmf"/><Relationship Id="rId89" Type="http://schemas.openxmlformats.org/officeDocument/2006/relationships/oleObject" Target="embeddings/oleObject37.bin"/><Relationship Id="rId112" Type="http://schemas.openxmlformats.org/officeDocument/2006/relationships/image" Target="media/image53.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4.wmf"/><Relationship Id="rId196" Type="http://schemas.openxmlformats.org/officeDocument/2006/relationships/oleObject" Target="embeddings/oleObject93.bin"/><Relationship Id="rId200" Type="http://schemas.openxmlformats.org/officeDocument/2006/relationships/image" Target="media/image93.wmf"/><Relationship Id="rId16" Type="http://schemas.openxmlformats.org/officeDocument/2006/relationships/image" Target="media/image5.wmf"/><Relationship Id="rId221" Type="http://schemas.openxmlformats.org/officeDocument/2006/relationships/image" Target="media/image101.emf"/><Relationship Id="rId242" Type="http://schemas.openxmlformats.org/officeDocument/2006/relationships/image" Target="media/image122.emf"/><Relationship Id="rId263" Type="http://schemas.openxmlformats.org/officeDocument/2006/relationships/oleObject" Target="embeddings/oleObject118.bin"/><Relationship Id="rId284" Type="http://schemas.openxmlformats.org/officeDocument/2006/relationships/image" Target="media/image147.emf"/><Relationship Id="rId37" Type="http://schemas.openxmlformats.org/officeDocument/2006/relationships/oleObject" Target="embeddings/oleObject11.bin"/><Relationship Id="rId58" Type="http://schemas.openxmlformats.org/officeDocument/2006/relationships/image" Target="media/image26.wmf"/><Relationship Id="rId79" Type="http://schemas.openxmlformats.org/officeDocument/2006/relationships/oleObject" Target="embeddings/oleObject32.bin"/><Relationship Id="rId102" Type="http://schemas.openxmlformats.org/officeDocument/2006/relationships/image" Target="media/image48.wmf"/><Relationship Id="rId123" Type="http://schemas.openxmlformats.org/officeDocument/2006/relationships/oleObject" Target="embeddings/oleObject54.bin"/><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89.wmf"/><Relationship Id="rId211" Type="http://schemas.openxmlformats.org/officeDocument/2006/relationships/oleObject" Target="embeddings/oleObject103.bin"/><Relationship Id="rId232" Type="http://schemas.openxmlformats.org/officeDocument/2006/relationships/image" Target="media/image112.emf"/><Relationship Id="rId253" Type="http://schemas.openxmlformats.org/officeDocument/2006/relationships/oleObject" Target="embeddings/oleObject113.bin"/><Relationship Id="rId274" Type="http://schemas.openxmlformats.org/officeDocument/2006/relationships/image" Target="media/image140.wmf"/><Relationship Id="rId295" Type="http://schemas.openxmlformats.org/officeDocument/2006/relationships/image" Target="media/image158.emf"/><Relationship Id="rId27" Type="http://schemas.openxmlformats.org/officeDocument/2006/relationships/oleObject" Target="embeddings/oleObject6.bin"/><Relationship Id="rId48" Type="http://schemas.openxmlformats.org/officeDocument/2006/relationships/image" Target="media/image21.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4.wmf"/><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81.bin"/><Relationship Id="rId197" Type="http://schemas.openxmlformats.org/officeDocument/2006/relationships/oleObject" Target="embeddings/oleObject94.bin"/><Relationship Id="rId201" Type="http://schemas.openxmlformats.org/officeDocument/2006/relationships/oleObject" Target="embeddings/oleObject97.bin"/><Relationship Id="rId222" Type="http://schemas.openxmlformats.org/officeDocument/2006/relationships/image" Target="media/image102.emf"/><Relationship Id="rId243" Type="http://schemas.openxmlformats.org/officeDocument/2006/relationships/image" Target="media/image123.emf"/><Relationship Id="rId264" Type="http://schemas.openxmlformats.org/officeDocument/2006/relationships/image" Target="media/image135.jpg"/><Relationship Id="rId285" Type="http://schemas.openxmlformats.org/officeDocument/2006/relationships/image" Target="media/image148.png"/><Relationship Id="rId17" Type="http://schemas.openxmlformats.org/officeDocument/2006/relationships/oleObject" Target="embeddings/oleObject1.bin"/><Relationship Id="rId38" Type="http://schemas.openxmlformats.org/officeDocument/2006/relationships/image" Target="media/image16.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3.emf"/><Relationship Id="rId254" Type="http://schemas.openxmlformats.org/officeDocument/2006/relationships/image" Target="media/image130.wmf"/><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image" Target="media/image54.wmf"/><Relationship Id="rId275" Type="http://schemas.openxmlformats.org/officeDocument/2006/relationships/oleObject" Target="embeddings/oleObject121.bin"/><Relationship Id="rId296" Type="http://schemas.openxmlformats.org/officeDocument/2006/relationships/image" Target="media/image159.png"/><Relationship Id="rId300" Type="http://schemas.openxmlformats.org/officeDocument/2006/relationships/image" Target="media/image163.png"/><Relationship Id="rId60" Type="http://schemas.openxmlformats.org/officeDocument/2006/relationships/image" Target="media/image27.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oleObject" Target="embeddings/oleObject71.bin"/><Relationship Id="rId177" Type="http://schemas.openxmlformats.org/officeDocument/2006/relationships/image" Target="media/image85.wmf"/><Relationship Id="rId198" Type="http://schemas.openxmlformats.org/officeDocument/2006/relationships/oleObject" Target="embeddings/oleObject95.bin"/><Relationship Id="rId202" Type="http://schemas.openxmlformats.org/officeDocument/2006/relationships/image" Target="media/image94.wmf"/><Relationship Id="rId223" Type="http://schemas.openxmlformats.org/officeDocument/2006/relationships/image" Target="media/image103.emf"/><Relationship Id="rId244" Type="http://schemas.openxmlformats.org/officeDocument/2006/relationships/image" Target="media/image124.emf"/><Relationship Id="rId18" Type="http://schemas.openxmlformats.org/officeDocument/2006/relationships/image" Target="media/image6.wmf"/><Relationship Id="rId39" Type="http://schemas.openxmlformats.org/officeDocument/2006/relationships/oleObject" Target="embeddings/oleObject12.bin"/><Relationship Id="rId265" Type="http://schemas.openxmlformats.org/officeDocument/2006/relationships/image" Target="media/image136.emf"/><Relationship Id="rId286" Type="http://schemas.openxmlformats.org/officeDocument/2006/relationships/image" Target="media/image149.gi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5.bin"/><Relationship Id="rId146" Type="http://schemas.openxmlformats.org/officeDocument/2006/relationships/image" Target="media/image70.wmf"/><Relationship Id="rId167" Type="http://schemas.openxmlformats.org/officeDocument/2006/relationships/image" Target="media/image80.wmf"/><Relationship Id="rId188" Type="http://schemas.openxmlformats.org/officeDocument/2006/relationships/oleObject" Target="embeddings/oleObject88.bin"/><Relationship Id="rId71" Type="http://schemas.openxmlformats.org/officeDocument/2006/relationships/oleObject" Target="embeddings/oleObject28.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image" Target="media/image114.e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14.bin"/><Relationship Id="rId276" Type="http://schemas.openxmlformats.org/officeDocument/2006/relationships/image" Target="media/image141.png"/><Relationship Id="rId297" Type="http://schemas.openxmlformats.org/officeDocument/2006/relationships/image" Target="media/image160.png"/><Relationship Id="rId40" Type="http://schemas.openxmlformats.org/officeDocument/2006/relationships/image" Target="media/image17.wmf"/><Relationship Id="rId115" Type="http://schemas.openxmlformats.org/officeDocument/2006/relationships/oleObject" Target="embeddings/oleObject50.bin"/><Relationship Id="rId136" Type="http://schemas.openxmlformats.org/officeDocument/2006/relationships/image" Target="media/image65.wmf"/><Relationship Id="rId157" Type="http://schemas.openxmlformats.org/officeDocument/2006/relationships/image" Target="media/image75.wmf"/><Relationship Id="rId178" Type="http://schemas.openxmlformats.org/officeDocument/2006/relationships/oleObject" Target="embeddings/oleObject82.bin"/><Relationship Id="rId301" Type="http://schemas.openxmlformats.org/officeDocument/2006/relationships/image" Target="media/image164.png"/><Relationship Id="rId61" Type="http://schemas.openxmlformats.org/officeDocument/2006/relationships/oleObject" Target="embeddings/oleObject23.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2.bin"/><Relationship Id="rId224" Type="http://schemas.openxmlformats.org/officeDocument/2006/relationships/image" Target="media/image104.emf"/><Relationship Id="rId245" Type="http://schemas.openxmlformats.org/officeDocument/2006/relationships/image" Target="media/image125.emf"/><Relationship Id="rId266" Type="http://schemas.openxmlformats.org/officeDocument/2006/relationships/hyperlink" Target="javascript:;" TargetMode="External"/><Relationship Id="rId287" Type="http://schemas.openxmlformats.org/officeDocument/2006/relationships/image" Target="media/image150.png"/><Relationship Id="rId30" Type="http://schemas.openxmlformats.org/officeDocument/2006/relationships/image" Target="media/image12.wmf"/><Relationship Id="rId105" Type="http://schemas.openxmlformats.org/officeDocument/2006/relationships/oleObject" Target="embeddings/oleObject45.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77.bin"/><Relationship Id="rId51" Type="http://schemas.openxmlformats.org/officeDocument/2006/relationships/oleObject" Target="embeddings/oleObject18.bin"/><Relationship Id="rId72" Type="http://schemas.openxmlformats.org/officeDocument/2006/relationships/image" Target="media/image33.wmf"/><Relationship Id="rId93" Type="http://schemas.openxmlformats.org/officeDocument/2006/relationships/oleObject" Target="embeddings/oleObject39.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5.emf"/><Relationship Id="rId256" Type="http://schemas.openxmlformats.org/officeDocument/2006/relationships/image" Target="media/image131.wmf"/><Relationship Id="rId277" Type="http://schemas.openxmlformats.org/officeDocument/2006/relationships/image" Target="media/image142.png"/><Relationship Id="rId298" Type="http://schemas.openxmlformats.org/officeDocument/2006/relationships/image" Target="media/image161.png"/><Relationship Id="rId116" Type="http://schemas.openxmlformats.org/officeDocument/2006/relationships/image" Target="media/image55.wmf"/><Relationship Id="rId137" Type="http://schemas.openxmlformats.org/officeDocument/2006/relationships/oleObject" Target="embeddings/oleObject61.bin"/><Relationship Id="rId158" Type="http://schemas.openxmlformats.org/officeDocument/2006/relationships/oleObject" Target="embeddings/oleObject72.bin"/><Relationship Id="rId302" Type="http://schemas.openxmlformats.org/officeDocument/2006/relationships/image" Target="media/image165.png"/><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8.wmf"/><Relationship Id="rId83" Type="http://schemas.openxmlformats.org/officeDocument/2006/relationships/oleObject" Target="embeddings/oleObject34.bin"/><Relationship Id="rId179" Type="http://schemas.openxmlformats.org/officeDocument/2006/relationships/image" Target="media/image86.wmf"/><Relationship Id="rId190" Type="http://schemas.openxmlformats.org/officeDocument/2006/relationships/image" Target="media/image90.wmf"/><Relationship Id="rId204" Type="http://schemas.openxmlformats.org/officeDocument/2006/relationships/image" Target="media/image95.wmf"/><Relationship Id="rId225" Type="http://schemas.openxmlformats.org/officeDocument/2006/relationships/image" Target="media/image105.emf"/><Relationship Id="rId246" Type="http://schemas.openxmlformats.org/officeDocument/2006/relationships/image" Target="media/image126.emf"/><Relationship Id="rId267" Type="http://schemas.openxmlformats.org/officeDocument/2006/relationships/hyperlink" Target="javascript:;" TargetMode="External"/><Relationship Id="rId288" Type="http://schemas.openxmlformats.org/officeDocument/2006/relationships/image" Target="media/image151.emf"/><Relationship Id="rId106" Type="http://schemas.openxmlformats.org/officeDocument/2006/relationships/image" Target="media/image50.wmf"/><Relationship Id="rId127" Type="http://schemas.openxmlformats.org/officeDocument/2006/relationships/oleObject" Target="embeddings/oleObject56.bin"/><Relationship Id="rId10" Type="http://schemas.openxmlformats.org/officeDocument/2006/relationships/image" Target="media/image2.emf"/><Relationship Id="rId31" Type="http://schemas.openxmlformats.org/officeDocument/2006/relationships/oleObject" Target="embeddings/oleObject8.bin"/><Relationship Id="rId52" Type="http://schemas.openxmlformats.org/officeDocument/2006/relationships/image" Target="media/image23.wmf"/><Relationship Id="rId73" Type="http://schemas.openxmlformats.org/officeDocument/2006/relationships/oleObject" Target="embeddings/oleObject29.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image" Target="media/image81.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99.wmf"/><Relationship Id="rId236" Type="http://schemas.openxmlformats.org/officeDocument/2006/relationships/image" Target="media/image116.emf"/><Relationship Id="rId257" Type="http://schemas.openxmlformats.org/officeDocument/2006/relationships/oleObject" Target="embeddings/oleObject115.bin"/><Relationship Id="rId278" Type="http://schemas.openxmlformats.org/officeDocument/2006/relationships/hyperlink" Target="https://baike.baidu.com/pic/%E5%A5%88%E5%A5%8E%E6%96%AF%E7%89%B9%E5%87%86%E5%88%99/8531585/0/0862c354e9db5d06d0090651?fr=lemma&amp;ct=single" TargetMode="External"/><Relationship Id="rId303" Type="http://schemas.openxmlformats.org/officeDocument/2006/relationships/fontTable" Target="fontTable.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191" Type="http://schemas.openxmlformats.org/officeDocument/2006/relationships/oleObject" Target="embeddings/oleObject90.bin"/><Relationship Id="rId205" Type="http://schemas.openxmlformats.org/officeDocument/2006/relationships/oleObject" Target="embeddings/oleObject99.bin"/><Relationship Id="rId247" Type="http://schemas.openxmlformats.org/officeDocument/2006/relationships/image" Target="media/image127.wmf"/><Relationship Id="rId107" Type="http://schemas.openxmlformats.org/officeDocument/2006/relationships/oleObject" Target="embeddings/oleObject46.bin"/><Relationship Id="rId289" Type="http://schemas.openxmlformats.org/officeDocument/2006/relationships/image" Target="media/image152.emf"/><Relationship Id="rId11" Type="http://schemas.openxmlformats.org/officeDocument/2006/relationships/oleObject" Target="embeddings/Microsoft_Visio_2003-2010_Drawing.vsd"/><Relationship Id="rId53" Type="http://schemas.openxmlformats.org/officeDocument/2006/relationships/oleObject" Target="embeddings/oleObject19.bin"/><Relationship Id="rId149" Type="http://schemas.openxmlformats.org/officeDocument/2006/relationships/oleObject" Target="embeddings/oleObject67.bin"/><Relationship Id="rId95" Type="http://schemas.openxmlformats.org/officeDocument/2006/relationships/oleObject" Target="embeddings/oleObject40.bin"/><Relationship Id="rId160" Type="http://schemas.openxmlformats.org/officeDocument/2006/relationships/oleObject" Target="embeddings/oleObject73.bin"/><Relationship Id="rId216" Type="http://schemas.openxmlformats.org/officeDocument/2006/relationships/oleObject" Target="embeddings/oleObject106.bin"/><Relationship Id="rId258" Type="http://schemas.openxmlformats.org/officeDocument/2006/relationships/image" Target="media/image1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171" Type="http://schemas.openxmlformats.org/officeDocument/2006/relationships/image" Target="media/image82.wmf"/><Relationship Id="rId227" Type="http://schemas.openxmlformats.org/officeDocument/2006/relationships/image" Target="media/image107.emf"/><Relationship Id="rId269" Type="http://schemas.openxmlformats.org/officeDocument/2006/relationships/oleObject" Target="embeddings/Microsoft_Visio_2003-2010_Drawing1.vsd"/><Relationship Id="rId33" Type="http://schemas.openxmlformats.org/officeDocument/2006/relationships/oleObject" Target="embeddings/oleObject9.bin"/><Relationship Id="rId129" Type="http://schemas.openxmlformats.org/officeDocument/2006/relationships/oleObject" Target="embeddings/oleObject57.bin"/><Relationship Id="rId280" Type="http://schemas.openxmlformats.org/officeDocument/2006/relationships/hyperlink" Target="https://baike.baidu.com/pic/%E5%A5%88%E5%A5%8E%E6%96%AF%E7%89%B9%E5%87%86%E5%88%99/8531585/0/f958981811390bea4aedbc87?fr=lemma&amp;ct=single" TargetMode="External"/><Relationship Id="rId75" Type="http://schemas.openxmlformats.org/officeDocument/2006/relationships/oleObject" Target="embeddings/oleObject30.bin"/><Relationship Id="rId140" Type="http://schemas.openxmlformats.org/officeDocument/2006/relationships/image" Target="media/image67.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image" Target="media/image1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BB61-1182-46F0-B326-555E943C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9246</TotalTime>
  <Pages>74</Pages>
  <Words>8963</Words>
  <Characters>51095</Characters>
  <Application>Microsoft Office Word</Application>
  <DocSecurity>0</DocSecurity>
  <Lines>425</Lines>
  <Paragraphs>119</Paragraphs>
  <ScaleCrop>false</ScaleCrop>
  <Company>Home</Company>
  <LinksUpToDate>false</LinksUpToDate>
  <CharactersWithSpaces>59939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曹 会扬</cp:lastModifiedBy>
  <cp:revision>1043</cp:revision>
  <dcterms:created xsi:type="dcterms:W3CDTF">2019-12-10T11:56:00Z</dcterms:created>
  <dcterms:modified xsi:type="dcterms:W3CDTF">2020-10-29T03:14:00Z</dcterms:modified>
</cp:coreProperties>
</file>