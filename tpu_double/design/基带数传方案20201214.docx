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8CD37A" w14:textId="77777777" w:rsidR="00095A57" w:rsidRDefault="00095A57" w:rsidP="00095A57">
      <w:pPr>
        <w:rPr>
          <w:rFonts w:asciiTheme="majorEastAsia" w:eastAsiaTheme="majorEastAsia" w:hAnsiTheme="majorEastAsia"/>
          <w:b/>
          <w:sz w:val="48"/>
          <w:szCs w:val="48"/>
        </w:rPr>
      </w:pPr>
    </w:p>
    <w:p w14:paraId="4399E170" w14:textId="77777777" w:rsidR="00095A57" w:rsidRDefault="00095A57" w:rsidP="00095A57">
      <w:pPr>
        <w:rPr>
          <w:rFonts w:asciiTheme="majorEastAsia" w:eastAsiaTheme="majorEastAsia" w:hAnsiTheme="majorEastAsia"/>
          <w:b/>
          <w:sz w:val="48"/>
          <w:szCs w:val="48"/>
        </w:rPr>
      </w:pPr>
    </w:p>
    <w:p w14:paraId="016A51AB" w14:textId="77777777" w:rsidR="00095A57" w:rsidRDefault="00095A57" w:rsidP="00095A57">
      <w:pPr>
        <w:rPr>
          <w:rFonts w:asciiTheme="majorEastAsia" w:eastAsiaTheme="majorEastAsia" w:hAnsiTheme="majorEastAsia"/>
          <w:b/>
          <w:sz w:val="48"/>
          <w:szCs w:val="48"/>
        </w:rPr>
      </w:pPr>
    </w:p>
    <w:p w14:paraId="66CBC7A3" w14:textId="77777777" w:rsidR="00095A57" w:rsidRDefault="00095A57" w:rsidP="00095A57">
      <w:pPr>
        <w:rPr>
          <w:rFonts w:asciiTheme="majorEastAsia" w:eastAsiaTheme="majorEastAsia" w:hAnsiTheme="majorEastAsia"/>
          <w:b/>
          <w:sz w:val="48"/>
          <w:szCs w:val="48"/>
        </w:rPr>
      </w:pPr>
    </w:p>
    <w:p w14:paraId="32B6B319" w14:textId="77777777" w:rsidR="00095A57" w:rsidRDefault="00095A57" w:rsidP="00095A57">
      <w:pPr>
        <w:ind w:left="1260" w:firstLine="420"/>
        <w:rPr>
          <w:rFonts w:asciiTheme="majorEastAsia" w:eastAsiaTheme="majorEastAsia" w:hAnsiTheme="majorEastAsia"/>
          <w:b/>
          <w:sz w:val="48"/>
          <w:szCs w:val="48"/>
        </w:rPr>
      </w:pPr>
    </w:p>
    <w:p w14:paraId="2601A731" w14:textId="77777777" w:rsidR="00095A57" w:rsidRDefault="00095A57" w:rsidP="00095A57">
      <w:pPr>
        <w:ind w:left="1260" w:firstLine="420"/>
        <w:rPr>
          <w:rFonts w:asciiTheme="majorEastAsia" w:eastAsiaTheme="majorEastAsia" w:hAnsiTheme="majorEastAsia"/>
          <w:b/>
          <w:sz w:val="48"/>
          <w:szCs w:val="48"/>
        </w:rPr>
      </w:pPr>
    </w:p>
    <w:p w14:paraId="15EE7891" w14:textId="584D6246" w:rsidR="00107FFA" w:rsidRDefault="00107FFA" w:rsidP="00027D61">
      <w:pPr>
        <w:jc w:val="center"/>
        <w:rPr>
          <w:rFonts w:asciiTheme="majorEastAsia" w:eastAsiaTheme="majorEastAsia" w:hAnsiTheme="majorEastAsia"/>
          <w:b/>
          <w:sz w:val="48"/>
          <w:szCs w:val="48"/>
        </w:rPr>
      </w:pPr>
      <w:r w:rsidRPr="00095A57">
        <w:rPr>
          <w:rFonts w:asciiTheme="majorEastAsia" w:eastAsiaTheme="majorEastAsia" w:hAnsiTheme="majorEastAsia" w:hint="eastAsia"/>
          <w:b/>
          <w:sz w:val="48"/>
          <w:szCs w:val="48"/>
        </w:rPr>
        <w:t>基带</w:t>
      </w:r>
      <w:r w:rsidR="00027D61">
        <w:rPr>
          <w:rFonts w:asciiTheme="majorEastAsia" w:eastAsiaTheme="majorEastAsia" w:hAnsiTheme="majorEastAsia" w:hint="eastAsia"/>
          <w:b/>
          <w:sz w:val="48"/>
          <w:szCs w:val="48"/>
        </w:rPr>
        <w:t>数传</w:t>
      </w:r>
      <w:r w:rsidRPr="00095A57">
        <w:rPr>
          <w:rFonts w:asciiTheme="majorEastAsia" w:eastAsiaTheme="majorEastAsia" w:hAnsiTheme="majorEastAsia" w:hint="eastAsia"/>
          <w:b/>
          <w:sz w:val="48"/>
          <w:szCs w:val="48"/>
        </w:rPr>
        <w:t>方案</w:t>
      </w:r>
    </w:p>
    <w:p w14:paraId="78941EE0" w14:textId="77777777" w:rsidR="00095A57" w:rsidRDefault="00095A57" w:rsidP="00095A57">
      <w:pPr>
        <w:ind w:left="1260" w:firstLine="420"/>
        <w:rPr>
          <w:rFonts w:asciiTheme="majorEastAsia" w:eastAsiaTheme="majorEastAsia" w:hAnsiTheme="majorEastAsia"/>
          <w:b/>
          <w:sz w:val="48"/>
          <w:szCs w:val="48"/>
        </w:rPr>
      </w:pPr>
    </w:p>
    <w:p w14:paraId="65716D29" w14:textId="77777777" w:rsidR="00095A57" w:rsidRDefault="00095A57" w:rsidP="00095A57">
      <w:pPr>
        <w:ind w:left="1260" w:firstLine="420"/>
        <w:rPr>
          <w:rFonts w:asciiTheme="majorEastAsia" w:eastAsiaTheme="majorEastAsia" w:hAnsiTheme="majorEastAsia"/>
          <w:b/>
          <w:sz w:val="48"/>
          <w:szCs w:val="48"/>
        </w:rPr>
      </w:pPr>
    </w:p>
    <w:p w14:paraId="4B75AC6A" w14:textId="77777777" w:rsidR="00095A57" w:rsidRDefault="00095A57" w:rsidP="00095A57">
      <w:pPr>
        <w:ind w:left="1260" w:firstLine="420"/>
        <w:rPr>
          <w:rFonts w:asciiTheme="majorEastAsia" w:eastAsiaTheme="majorEastAsia" w:hAnsiTheme="majorEastAsia"/>
          <w:b/>
          <w:sz w:val="48"/>
          <w:szCs w:val="48"/>
        </w:rPr>
      </w:pPr>
    </w:p>
    <w:p w14:paraId="7C643545" w14:textId="77777777" w:rsidR="00095A57" w:rsidRDefault="00095A57" w:rsidP="00095A57">
      <w:pPr>
        <w:ind w:left="1260" w:firstLine="420"/>
        <w:rPr>
          <w:rFonts w:asciiTheme="majorEastAsia" w:eastAsiaTheme="majorEastAsia" w:hAnsiTheme="majorEastAsia"/>
          <w:b/>
          <w:sz w:val="48"/>
          <w:szCs w:val="48"/>
        </w:rPr>
      </w:pPr>
    </w:p>
    <w:p w14:paraId="2B5CA54F" w14:textId="77777777" w:rsidR="00095A57" w:rsidRDefault="00095A57" w:rsidP="00095A57">
      <w:pPr>
        <w:ind w:left="1260" w:firstLine="420"/>
        <w:rPr>
          <w:rFonts w:asciiTheme="majorEastAsia" w:eastAsiaTheme="majorEastAsia" w:hAnsiTheme="majorEastAsia"/>
          <w:b/>
          <w:sz w:val="48"/>
          <w:szCs w:val="48"/>
        </w:rPr>
      </w:pPr>
    </w:p>
    <w:p w14:paraId="1C3E8A50" w14:textId="77777777" w:rsidR="00095A57" w:rsidRDefault="00095A57" w:rsidP="00095A57">
      <w:pPr>
        <w:ind w:left="1260" w:firstLine="420"/>
        <w:rPr>
          <w:rFonts w:asciiTheme="majorEastAsia" w:eastAsiaTheme="majorEastAsia" w:hAnsiTheme="majorEastAsia"/>
          <w:b/>
          <w:sz w:val="48"/>
          <w:szCs w:val="48"/>
        </w:rPr>
      </w:pPr>
    </w:p>
    <w:p w14:paraId="264CE4E6" w14:textId="77777777" w:rsidR="00095A57" w:rsidRDefault="00095A57" w:rsidP="00095A57">
      <w:pPr>
        <w:ind w:left="1260" w:firstLine="420"/>
        <w:rPr>
          <w:rFonts w:asciiTheme="majorEastAsia" w:eastAsiaTheme="majorEastAsia" w:hAnsiTheme="majorEastAsia"/>
          <w:b/>
          <w:sz w:val="48"/>
          <w:szCs w:val="48"/>
        </w:rPr>
      </w:pPr>
    </w:p>
    <w:p w14:paraId="6EF60A1E" w14:textId="77777777" w:rsidR="00095A57" w:rsidRDefault="00095A57" w:rsidP="00095A57">
      <w:pPr>
        <w:ind w:left="1260" w:firstLine="420"/>
        <w:rPr>
          <w:rFonts w:asciiTheme="majorEastAsia" w:eastAsiaTheme="majorEastAsia" w:hAnsiTheme="majorEastAsia"/>
          <w:b/>
          <w:sz w:val="48"/>
          <w:szCs w:val="48"/>
        </w:rPr>
      </w:pPr>
    </w:p>
    <w:p w14:paraId="6FEF146F" w14:textId="77777777" w:rsidR="00095A57" w:rsidRDefault="00095A57" w:rsidP="00095A57">
      <w:pPr>
        <w:ind w:left="1260" w:firstLine="420"/>
        <w:rPr>
          <w:rFonts w:asciiTheme="majorEastAsia" w:eastAsiaTheme="majorEastAsia" w:hAnsiTheme="majorEastAsia"/>
          <w:b/>
          <w:sz w:val="48"/>
          <w:szCs w:val="48"/>
        </w:rPr>
      </w:pPr>
    </w:p>
    <w:p w14:paraId="41EFEA20" w14:textId="77777777" w:rsidR="00095A57" w:rsidRDefault="00095A57" w:rsidP="00095A57">
      <w:pPr>
        <w:ind w:left="1260" w:firstLine="420"/>
        <w:rPr>
          <w:rFonts w:asciiTheme="majorEastAsia" w:eastAsiaTheme="majorEastAsia" w:hAnsiTheme="majorEastAsia"/>
          <w:b/>
          <w:sz w:val="48"/>
          <w:szCs w:val="48"/>
        </w:rPr>
      </w:pPr>
    </w:p>
    <w:p w14:paraId="2BF59495" w14:textId="77777777" w:rsidR="00095A57" w:rsidRDefault="00095A57" w:rsidP="00095A57">
      <w:pPr>
        <w:ind w:left="1260" w:firstLine="420"/>
        <w:rPr>
          <w:rFonts w:asciiTheme="majorEastAsia" w:eastAsiaTheme="majorEastAsia" w:hAnsiTheme="majorEastAsia"/>
          <w:b/>
          <w:sz w:val="48"/>
          <w:szCs w:val="48"/>
        </w:rPr>
      </w:pPr>
    </w:p>
    <w:p w14:paraId="0751F27F" w14:textId="77777777" w:rsidR="00095A57" w:rsidRDefault="00095A57" w:rsidP="00095A57">
      <w:pPr>
        <w:ind w:left="1260" w:firstLine="420"/>
        <w:rPr>
          <w:rFonts w:asciiTheme="majorEastAsia" w:eastAsiaTheme="majorEastAsia" w:hAnsiTheme="majorEastAsia"/>
          <w:b/>
          <w:sz w:val="48"/>
          <w:szCs w:val="48"/>
        </w:rPr>
      </w:pPr>
    </w:p>
    <w:p w14:paraId="6DD0A7DC" w14:textId="77777777" w:rsidR="00265A9B" w:rsidRDefault="00265A9B" w:rsidP="00095A57">
      <w:pPr>
        <w:ind w:left="1260" w:firstLine="420"/>
        <w:rPr>
          <w:rFonts w:asciiTheme="majorEastAsia" w:eastAsiaTheme="majorEastAsia" w:hAnsiTheme="majorEastAsia"/>
          <w:b/>
          <w:sz w:val="48"/>
          <w:szCs w:val="48"/>
        </w:rPr>
      </w:pPr>
    </w:p>
    <w:p w14:paraId="78C485D3" w14:textId="77777777" w:rsidR="00265A9B" w:rsidRDefault="00265A9B" w:rsidP="00095A57">
      <w:pPr>
        <w:ind w:left="1260" w:firstLine="420"/>
        <w:rPr>
          <w:rFonts w:asciiTheme="majorEastAsia" w:eastAsiaTheme="majorEastAsia" w:hAnsiTheme="majorEastAsia"/>
          <w:b/>
          <w:sz w:val="48"/>
          <w:szCs w:val="48"/>
        </w:rPr>
      </w:pPr>
    </w:p>
    <w:p w14:paraId="3D4132BD" w14:textId="77777777" w:rsidR="00613139" w:rsidRDefault="00613139" w:rsidP="00265A9B">
      <w:pPr>
        <w:widowControl/>
        <w:spacing w:after="240" w:line="390" w:lineRule="atLeast"/>
        <w:jc w:val="left"/>
        <w:rPr>
          <w:rFonts w:asciiTheme="majorEastAsia" w:eastAsiaTheme="majorEastAsia" w:hAnsiTheme="majorEastAsia" w:cs="宋体"/>
          <w:color w:val="4D4D4D"/>
          <w:kern w:val="0"/>
          <w:sz w:val="24"/>
          <w:szCs w:val="24"/>
        </w:rPr>
      </w:pPr>
    </w:p>
    <w:p w14:paraId="264EE6DD" w14:textId="7F2EB0CA" w:rsidR="00265A9B" w:rsidRPr="00336A4E" w:rsidRDefault="00265A9B" w:rsidP="00265A9B">
      <w:pPr>
        <w:widowControl/>
        <w:spacing w:after="240" w:line="390" w:lineRule="atLeast"/>
        <w:jc w:val="left"/>
        <w:rPr>
          <w:rFonts w:asciiTheme="majorEastAsia" w:eastAsiaTheme="majorEastAsia" w:hAnsiTheme="majorEastAsia" w:cs="宋体"/>
          <w:color w:val="4D4D4D"/>
          <w:kern w:val="0"/>
          <w:sz w:val="24"/>
          <w:szCs w:val="24"/>
        </w:rPr>
      </w:pPr>
      <w:r w:rsidRPr="00336A4E">
        <w:rPr>
          <w:rFonts w:asciiTheme="majorEastAsia" w:eastAsiaTheme="majorEastAsia" w:hAnsiTheme="majorEastAsia" w:cs="宋体"/>
          <w:color w:val="4D4D4D"/>
          <w:kern w:val="0"/>
          <w:sz w:val="24"/>
          <w:szCs w:val="24"/>
        </w:rPr>
        <w:lastRenderedPageBreak/>
        <w:t>版本信息</w:t>
      </w:r>
    </w:p>
    <w:tbl>
      <w:tblPr>
        <w:tblW w:w="848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4A0" w:firstRow="1" w:lastRow="0" w:firstColumn="1" w:lastColumn="0" w:noHBand="0" w:noVBand="1"/>
      </w:tblPr>
      <w:tblGrid>
        <w:gridCol w:w="1113"/>
        <w:gridCol w:w="1417"/>
        <w:gridCol w:w="2835"/>
        <w:gridCol w:w="1418"/>
        <w:gridCol w:w="1701"/>
      </w:tblGrid>
      <w:tr w:rsidR="00681C74" w:rsidRPr="00336A4E" w14:paraId="43DD9502" w14:textId="77777777" w:rsidTr="00613139">
        <w:tc>
          <w:tcPr>
            <w:tcW w:w="1113" w:type="dxa"/>
            <w:shd w:val="clear" w:color="auto" w:fill="FFFFFF"/>
            <w:tcMar>
              <w:top w:w="120" w:type="dxa"/>
              <w:left w:w="120" w:type="dxa"/>
              <w:bottom w:w="120" w:type="dxa"/>
              <w:right w:w="120" w:type="dxa"/>
            </w:tcMar>
            <w:hideMark/>
          </w:tcPr>
          <w:p w14:paraId="3BFB85D3"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版本</w:t>
            </w:r>
            <w:r w:rsidRPr="00336A4E">
              <w:rPr>
                <w:rFonts w:asciiTheme="majorEastAsia" w:eastAsiaTheme="majorEastAsia" w:hAnsiTheme="majorEastAsia" w:cs="宋体"/>
                <w:color w:val="4F4F4F"/>
                <w:kern w:val="0"/>
                <w:szCs w:val="21"/>
              </w:rPr>
              <w:t>编号</w:t>
            </w:r>
          </w:p>
        </w:tc>
        <w:tc>
          <w:tcPr>
            <w:tcW w:w="1417" w:type="dxa"/>
            <w:shd w:val="clear" w:color="auto" w:fill="FFFFFF"/>
            <w:tcMar>
              <w:top w:w="120" w:type="dxa"/>
              <w:left w:w="120" w:type="dxa"/>
              <w:bottom w:w="120" w:type="dxa"/>
              <w:right w:w="120" w:type="dxa"/>
            </w:tcMar>
            <w:hideMark/>
          </w:tcPr>
          <w:p w14:paraId="3B49CBD1"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color w:val="4F4F4F"/>
                <w:kern w:val="0"/>
                <w:szCs w:val="21"/>
              </w:rPr>
              <w:t>修改日期</w:t>
            </w:r>
          </w:p>
        </w:tc>
        <w:tc>
          <w:tcPr>
            <w:tcW w:w="2835" w:type="dxa"/>
            <w:shd w:val="clear" w:color="auto" w:fill="FFFFFF"/>
            <w:tcMar>
              <w:top w:w="120" w:type="dxa"/>
              <w:left w:w="120" w:type="dxa"/>
              <w:bottom w:w="120" w:type="dxa"/>
              <w:right w:w="120" w:type="dxa"/>
            </w:tcMar>
            <w:hideMark/>
          </w:tcPr>
          <w:p w14:paraId="191CD470"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color w:val="4F4F4F"/>
                <w:kern w:val="0"/>
                <w:szCs w:val="21"/>
              </w:rPr>
              <w:t>修改内容</w:t>
            </w:r>
          </w:p>
        </w:tc>
        <w:tc>
          <w:tcPr>
            <w:tcW w:w="1418" w:type="dxa"/>
            <w:shd w:val="clear" w:color="auto" w:fill="FFFFFF"/>
            <w:tcMar>
              <w:top w:w="120" w:type="dxa"/>
              <w:left w:w="120" w:type="dxa"/>
              <w:bottom w:w="120" w:type="dxa"/>
              <w:right w:w="120" w:type="dxa"/>
            </w:tcMar>
            <w:hideMark/>
          </w:tcPr>
          <w:p w14:paraId="020E996B"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color w:val="4F4F4F"/>
                <w:kern w:val="0"/>
                <w:szCs w:val="21"/>
              </w:rPr>
              <w:t>修改</w:t>
            </w:r>
            <w:r w:rsidRPr="00336A4E">
              <w:rPr>
                <w:rFonts w:asciiTheme="majorEastAsia" w:eastAsiaTheme="majorEastAsia" w:hAnsiTheme="majorEastAsia" w:cs="宋体" w:hint="eastAsia"/>
                <w:color w:val="4F4F4F"/>
                <w:kern w:val="0"/>
                <w:szCs w:val="21"/>
              </w:rPr>
              <w:t>人</w:t>
            </w:r>
          </w:p>
        </w:tc>
        <w:tc>
          <w:tcPr>
            <w:tcW w:w="1701" w:type="dxa"/>
            <w:shd w:val="clear" w:color="auto" w:fill="FFFFFF"/>
          </w:tcPr>
          <w:p w14:paraId="0520515A" w14:textId="77777777" w:rsidR="00681C74" w:rsidRPr="00336A4E" w:rsidRDefault="00681C74" w:rsidP="00681C74">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评审</w:t>
            </w:r>
          </w:p>
        </w:tc>
      </w:tr>
      <w:tr w:rsidR="00681C74" w:rsidRPr="00336A4E" w14:paraId="0FD747A4" w14:textId="77777777" w:rsidTr="00613139">
        <w:trPr>
          <w:trHeight w:val="442"/>
        </w:trPr>
        <w:tc>
          <w:tcPr>
            <w:tcW w:w="1113" w:type="dxa"/>
            <w:tcBorders>
              <w:bottom w:val="single" w:sz="4" w:space="0" w:color="auto"/>
            </w:tcBorders>
            <w:shd w:val="clear" w:color="auto" w:fill="F7F7F7"/>
            <w:tcMar>
              <w:top w:w="120" w:type="dxa"/>
              <w:left w:w="120" w:type="dxa"/>
              <w:bottom w:w="120" w:type="dxa"/>
              <w:right w:w="120" w:type="dxa"/>
            </w:tcMar>
            <w:hideMark/>
          </w:tcPr>
          <w:p w14:paraId="26AA37C0"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V1.0</w:t>
            </w:r>
          </w:p>
        </w:tc>
        <w:tc>
          <w:tcPr>
            <w:tcW w:w="1417" w:type="dxa"/>
            <w:tcBorders>
              <w:bottom w:val="single" w:sz="4" w:space="0" w:color="auto"/>
            </w:tcBorders>
            <w:shd w:val="clear" w:color="auto" w:fill="F7F7F7"/>
            <w:tcMar>
              <w:top w:w="120" w:type="dxa"/>
              <w:left w:w="120" w:type="dxa"/>
              <w:bottom w:w="120" w:type="dxa"/>
              <w:right w:w="120" w:type="dxa"/>
            </w:tcMar>
            <w:hideMark/>
          </w:tcPr>
          <w:p w14:paraId="6B29769F" w14:textId="3AB368A3"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color w:val="4F4F4F"/>
                <w:kern w:val="0"/>
                <w:szCs w:val="21"/>
              </w:rPr>
              <w:t>201</w:t>
            </w:r>
            <w:r w:rsidRPr="00336A4E">
              <w:rPr>
                <w:rFonts w:asciiTheme="majorEastAsia" w:eastAsiaTheme="majorEastAsia" w:hAnsiTheme="majorEastAsia" w:cs="宋体" w:hint="eastAsia"/>
                <w:color w:val="4F4F4F"/>
                <w:kern w:val="0"/>
                <w:szCs w:val="21"/>
              </w:rPr>
              <w:t>9</w:t>
            </w:r>
            <w:r w:rsidR="006D485C">
              <w:rPr>
                <w:rFonts w:asciiTheme="majorEastAsia" w:eastAsiaTheme="majorEastAsia" w:hAnsiTheme="majorEastAsia" w:cs="宋体" w:hint="eastAsia"/>
                <w:color w:val="4F4F4F"/>
                <w:kern w:val="0"/>
                <w:szCs w:val="21"/>
              </w:rPr>
              <w:t>/</w:t>
            </w:r>
            <w:r w:rsidRPr="00336A4E">
              <w:rPr>
                <w:rFonts w:asciiTheme="majorEastAsia" w:eastAsiaTheme="majorEastAsia" w:hAnsiTheme="majorEastAsia" w:cs="宋体" w:hint="eastAsia"/>
                <w:color w:val="4F4F4F"/>
                <w:kern w:val="0"/>
                <w:szCs w:val="21"/>
              </w:rPr>
              <w:t>12</w:t>
            </w:r>
            <w:r w:rsidR="006D485C">
              <w:rPr>
                <w:rFonts w:asciiTheme="majorEastAsia" w:eastAsiaTheme="majorEastAsia" w:hAnsiTheme="majorEastAsia" w:cs="宋体"/>
                <w:color w:val="4F4F4F"/>
                <w:kern w:val="0"/>
                <w:szCs w:val="21"/>
              </w:rPr>
              <w:t>/</w:t>
            </w:r>
            <w:r w:rsidRPr="00336A4E">
              <w:rPr>
                <w:rFonts w:asciiTheme="majorEastAsia" w:eastAsiaTheme="majorEastAsia" w:hAnsiTheme="majorEastAsia" w:cs="宋体" w:hint="eastAsia"/>
                <w:color w:val="4F4F4F"/>
                <w:kern w:val="0"/>
                <w:szCs w:val="21"/>
              </w:rPr>
              <w:t>01</w:t>
            </w:r>
          </w:p>
        </w:tc>
        <w:tc>
          <w:tcPr>
            <w:tcW w:w="2835" w:type="dxa"/>
            <w:tcBorders>
              <w:bottom w:val="single" w:sz="4" w:space="0" w:color="auto"/>
            </w:tcBorders>
            <w:shd w:val="clear" w:color="auto" w:fill="F7F7F7"/>
            <w:tcMar>
              <w:top w:w="120" w:type="dxa"/>
              <w:left w:w="120" w:type="dxa"/>
              <w:bottom w:w="120" w:type="dxa"/>
              <w:right w:w="120" w:type="dxa"/>
            </w:tcMar>
            <w:hideMark/>
          </w:tcPr>
          <w:p w14:paraId="30B8A29B"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创建</w:t>
            </w:r>
          </w:p>
        </w:tc>
        <w:tc>
          <w:tcPr>
            <w:tcW w:w="1418" w:type="dxa"/>
            <w:tcBorders>
              <w:bottom w:val="single" w:sz="4" w:space="0" w:color="auto"/>
            </w:tcBorders>
            <w:shd w:val="clear" w:color="auto" w:fill="F7F7F7"/>
            <w:tcMar>
              <w:top w:w="120" w:type="dxa"/>
              <w:left w:w="120" w:type="dxa"/>
              <w:bottom w:w="120" w:type="dxa"/>
              <w:right w:w="120" w:type="dxa"/>
            </w:tcMar>
            <w:hideMark/>
          </w:tcPr>
          <w:p w14:paraId="3642DD11"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曹会扬</w:t>
            </w:r>
          </w:p>
        </w:tc>
        <w:tc>
          <w:tcPr>
            <w:tcW w:w="1701" w:type="dxa"/>
            <w:tcBorders>
              <w:bottom w:val="single" w:sz="4" w:space="0" w:color="auto"/>
            </w:tcBorders>
            <w:shd w:val="clear" w:color="auto" w:fill="F7F7F7"/>
          </w:tcPr>
          <w:p w14:paraId="3E2796F7" w14:textId="77777777" w:rsidR="00681C74" w:rsidRPr="00336A4E" w:rsidRDefault="00681C74" w:rsidP="00681C74">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逄忠诚、冯建武</w:t>
            </w:r>
          </w:p>
        </w:tc>
      </w:tr>
      <w:tr w:rsidR="006D485C" w:rsidRPr="00336A4E" w14:paraId="18AC7CEF" w14:textId="77777777" w:rsidTr="00613139">
        <w:trPr>
          <w:trHeight w:val="848"/>
        </w:trPr>
        <w:tc>
          <w:tcPr>
            <w:tcW w:w="1113" w:type="dxa"/>
            <w:tcBorders>
              <w:top w:val="single" w:sz="4" w:space="0" w:color="auto"/>
            </w:tcBorders>
            <w:shd w:val="clear" w:color="auto" w:fill="F7F7F7"/>
            <w:tcMar>
              <w:top w:w="120" w:type="dxa"/>
              <w:left w:w="120" w:type="dxa"/>
              <w:bottom w:w="120" w:type="dxa"/>
              <w:right w:w="120" w:type="dxa"/>
            </w:tcMar>
          </w:tcPr>
          <w:p w14:paraId="5E0A6059" w14:textId="6ACFBF7C" w:rsidR="006D485C" w:rsidRPr="00336A4E" w:rsidRDefault="006D485C" w:rsidP="006D485C">
            <w:pPr>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V1.</w:t>
            </w:r>
            <w:r>
              <w:rPr>
                <w:rFonts w:asciiTheme="majorEastAsia" w:eastAsiaTheme="majorEastAsia" w:hAnsiTheme="majorEastAsia" w:cs="宋体"/>
                <w:color w:val="4F4F4F"/>
                <w:kern w:val="0"/>
                <w:szCs w:val="21"/>
              </w:rPr>
              <w:t>1</w:t>
            </w:r>
          </w:p>
        </w:tc>
        <w:tc>
          <w:tcPr>
            <w:tcW w:w="1417" w:type="dxa"/>
            <w:tcBorders>
              <w:top w:val="single" w:sz="4" w:space="0" w:color="auto"/>
            </w:tcBorders>
            <w:shd w:val="clear" w:color="auto" w:fill="F7F7F7"/>
            <w:tcMar>
              <w:top w:w="120" w:type="dxa"/>
              <w:left w:w="120" w:type="dxa"/>
              <w:bottom w:w="120" w:type="dxa"/>
              <w:right w:w="120" w:type="dxa"/>
            </w:tcMar>
          </w:tcPr>
          <w:p w14:paraId="4F1F2081" w14:textId="7E64137B" w:rsidR="006D485C" w:rsidRPr="00336A4E" w:rsidRDefault="006D485C" w:rsidP="006D485C">
            <w:pPr>
              <w:spacing w:line="330" w:lineRule="atLeast"/>
              <w:jc w:val="left"/>
              <w:rPr>
                <w:rFonts w:asciiTheme="majorEastAsia" w:eastAsiaTheme="majorEastAsia" w:hAnsiTheme="majorEastAsia" w:cs="宋体"/>
                <w:color w:val="4F4F4F"/>
                <w:kern w:val="0"/>
                <w:szCs w:val="21"/>
              </w:rPr>
            </w:pPr>
            <w:r>
              <w:rPr>
                <w:rFonts w:asciiTheme="majorEastAsia" w:eastAsiaTheme="majorEastAsia" w:hAnsiTheme="majorEastAsia" w:cs="宋体"/>
                <w:color w:val="4F4F4F"/>
                <w:kern w:val="0"/>
                <w:szCs w:val="21"/>
              </w:rPr>
              <w:t>2020/12/14</w:t>
            </w:r>
          </w:p>
        </w:tc>
        <w:tc>
          <w:tcPr>
            <w:tcW w:w="2835" w:type="dxa"/>
            <w:tcBorders>
              <w:top w:val="single" w:sz="4" w:space="0" w:color="auto"/>
            </w:tcBorders>
            <w:shd w:val="clear" w:color="auto" w:fill="F7F7F7"/>
            <w:tcMar>
              <w:top w:w="120" w:type="dxa"/>
              <w:left w:w="120" w:type="dxa"/>
              <w:bottom w:w="120" w:type="dxa"/>
              <w:right w:w="120" w:type="dxa"/>
            </w:tcMar>
          </w:tcPr>
          <w:p w14:paraId="782EDD76" w14:textId="4C4162B8" w:rsidR="006D485C" w:rsidRPr="00336A4E" w:rsidRDefault="00613139" w:rsidP="006D485C">
            <w:pPr>
              <w:spacing w:line="330" w:lineRule="atLeast"/>
              <w:jc w:val="left"/>
              <w:rPr>
                <w:rFonts w:asciiTheme="majorEastAsia" w:eastAsiaTheme="majorEastAsia" w:hAnsiTheme="majorEastAsia" w:cs="宋体" w:hint="eastAsia"/>
                <w:color w:val="4F4F4F"/>
                <w:kern w:val="0"/>
                <w:szCs w:val="21"/>
              </w:rPr>
            </w:pPr>
            <w:r>
              <w:rPr>
                <w:rFonts w:asciiTheme="majorEastAsia" w:eastAsiaTheme="majorEastAsia" w:hAnsiTheme="majorEastAsia" w:cs="宋体" w:hint="eastAsia"/>
                <w:color w:val="4F4F4F"/>
                <w:kern w:val="0"/>
                <w:szCs w:val="21"/>
              </w:rPr>
              <w:t>加入pcie接口</w:t>
            </w:r>
          </w:p>
        </w:tc>
        <w:tc>
          <w:tcPr>
            <w:tcW w:w="1418" w:type="dxa"/>
            <w:tcBorders>
              <w:top w:val="single" w:sz="4" w:space="0" w:color="auto"/>
            </w:tcBorders>
            <w:shd w:val="clear" w:color="auto" w:fill="F7F7F7"/>
            <w:tcMar>
              <w:top w:w="120" w:type="dxa"/>
              <w:left w:w="120" w:type="dxa"/>
              <w:bottom w:w="120" w:type="dxa"/>
              <w:right w:w="120" w:type="dxa"/>
            </w:tcMar>
          </w:tcPr>
          <w:p w14:paraId="38F2E796" w14:textId="1DF99793" w:rsidR="006D485C" w:rsidRPr="00336A4E" w:rsidRDefault="00613139" w:rsidP="006D485C">
            <w:pPr>
              <w:spacing w:line="330" w:lineRule="atLeast"/>
              <w:jc w:val="left"/>
              <w:rPr>
                <w:rFonts w:asciiTheme="majorEastAsia" w:eastAsiaTheme="majorEastAsia" w:hAnsiTheme="majorEastAsia" w:cs="宋体"/>
                <w:color w:val="4F4F4F"/>
                <w:kern w:val="0"/>
                <w:szCs w:val="21"/>
              </w:rPr>
            </w:pPr>
            <w:r>
              <w:rPr>
                <w:rFonts w:asciiTheme="majorEastAsia" w:eastAsiaTheme="majorEastAsia" w:hAnsiTheme="majorEastAsia" w:cs="宋体" w:hint="eastAsia"/>
                <w:color w:val="4F4F4F"/>
                <w:kern w:val="0"/>
                <w:szCs w:val="21"/>
              </w:rPr>
              <w:t>曹会扬</w:t>
            </w:r>
          </w:p>
        </w:tc>
        <w:tc>
          <w:tcPr>
            <w:tcW w:w="1701" w:type="dxa"/>
            <w:tcBorders>
              <w:top w:val="single" w:sz="4" w:space="0" w:color="auto"/>
            </w:tcBorders>
            <w:shd w:val="clear" w:color="auto" w:fill="F7F7F7"/>
          </w:tcPr>
          <w:p w14:paraId="59AB38BC" w14:textId="572E73FB" w:rsidR="006D485C" w:rsidRPr="00336A4E" w:rsidRDefault="006D485C" w:rsidP="006D485C">
            <w:pPr>
              <w:spacing w:line="330" w:lineRule="atLeast"/>
              <w:jc w:val="left"/>
              <w:rPr>
                <w:rFonts w:asciiTheme="majorEastAsia" w:eastAsiaTheme="majorEastAsia" w:hAnsiTheme="majorEastAsia" w:cs="宋体"/>
                <w:color w:val="4F4F4F"/>
                <w:kern w:val="0"/>
                <w:szCs w:val="21"/>
              </w:rPr>
            </w:pPr>
          </w:p>
        </w:tc>
      </w:tr>
    </w:tbl>
    <w:p w14:paraId="50E4241C" w14:textId="77777777" w:rsidR="00265A9B" w:rsidRDefault="00265A9B" w:rsidP="004F0E3F"/>
    <w:p w14:paraId="5B4A3597" w14:textId="77777777" w:rsidR="00943E3F" w:rsidRDefault="00943E3F" w:rsidP="004F0E3F">
      <w:r>
        <w:br w:type="page"/>
      </w:r>
    </w:p>
    <w:sdt>
      <w:sdtPr>
        <w:rPr>
          <w:rFonts w:asciiTheme="minorHAnsi" w:eastAsiaTheme="minorEastAsia" w:hAnsiTheme="minorHAnsi" w:cstheme="minorBidi"/>
          <w:color w:val="auto"/>
          <w:kern w:val="2"/>
          <w:sz w:val="21"/>
          <w:szCs w:val="22"/>
          <w:lang w:val="zh-CN"/>
        </w:rPr>
        <w:id w:val="294412780"/>
        <w:docPartObj>
          <w:docPartGallery w:val="Table of Contents"/>
          <w:docPartUnique/>
        </w:docPartObj>
      </w:sdtPr>
      <w:sdtEndPr>
        <w:rPr>
          <w:b/>
          <w:bCs/>
        </w:rPr>
      </w:sdtEndPr>
      <w:sdtContent>
        <w:p w14:paraId="1220C88B" w14:textId="04CCD4F7" w:rsidR="006573DB" w:rsidRDefault="006573DB">
          <w:pPr>
            <w:pStyle w:val="TOC"/>
          </w:pPr>
          <w:r>
            <w:rPr>
              <w:lang w:val="zh-CN"/>
            </w:rPr>
            <w:t>目录</w:t>
          </w:r>
        </w:p>
        <w:p w14:paraId="1F52E2AD" w14:textId="40F082CE" w:rsidR="00B16C7E" w:rsidRDefault="006573DB">
          <w:pPr>
            <w:pStyle w:val="TOC1"/>
            <w:tabs>
              <w:tab w:val="left" w:pos="420"/>
              <w:tab w:val="right" w:leader="dot" w:pos="8296"/>
            </w:tabs>
            <w:rPr>
              <w:noProof/>
            </w:rPr>
          </w:pPr>
          <w:r>
            <w:fldChar w:fldCharType="begin"/>
          </w:r>
          <w:r>
            <w:instrText xml:space="preserve"> TOC \o "1-3" \h \z \u </w:instrText>
          </w:r>
          <w:r>
            <w:fldChar w:fldCharType="separate"/>
          </w:r>
          <w:hyperlink w:anchor="_Toc35510264" w:history="1">
            <w:r w:rsidR="00B16C7E" w:rsidRPr="00DB33AC">
              <w:rPr>
                <w:rStyle w:val="ab"/>
                <w:noProof/>
              </w:rPr>
              <w:t>1</w:t>
            </w:r>
            <w:r w:rsidR="00B16C7E">
              <w:rPr>
                <w:noProof/>
              </w:rPr>
              <w:tab/>
            </w:r>
            <w:r w:rsidR="00B16C7E" w:rsidRPr="00DB33AC">
              <w:rPr>
                <w:rStyle w:val="ab"/>
                <w:noProof/>
              </w:rPr>
              <w:t>概述</w:t>
            </w:r>
            <w:r w:rsidR="00B16C7E">
              <w:rPr>
                <w:noProof/>
                <w:webHidden/>
              </w:rPr>
              <w:tab/>
            </w:r>
            <w:r w:rsidR="00B16C7E">
              <w:rPr>
                <w:noProof/>
                <w:webHidden/>
              </w:rPr>
              <w:fldChar w:fldCharType="begin"/>
            </w:r>
            <w:r w:rsidR="00B16C7E">
              <w:rPr>
                <w:noProof/>
                <w:webHidden/>
              </w:rPr>
              <w:instrText xml:space="preserve"> PAGEREF _Toc35510264 \h </w:instrText>
            </w:r>
            <w:r w:rsidR="00B16C7E">
              <w:rPr>
                <w:noProof/>
                <w:webHidden/>
              </w:rPr>
            </w:r>
            <w:r w:rsidR="00B16C7E">
              <w:rPr>
                <w:noProof/>
                <w:webHidden/>
              </w:rPr>
              <w:fldChar w:fldCharType="separate"/>
            </w:r>
            <w:r w:rsidR="00B16C7E">
              <w:rPr>
                <w:noProof/>
                <w:webHidden/>
              </w:rPr>
              <w:t>8</w:t>
            </w:r>
            <w:r w:rsidR="00B16C7E">
              <w:rPr>
                <w:noProof/>
                <w:webHidden/>
              </w:rPr>
              <w:fldChar w:fldCharType="end"/>
            </w:r>
          </w:hyperlink>
        </w:p>
        <w:p w14:paraId="49CEC81C" w14:textId="674D5507" w:rsidR="00B16C7E" w:rsidRDefault="008920EB">
          <w:pPr>
            <w:pStyle w:val="TOC2"/>
            <w:tabs>
              <w:tab w:val="left" w:pos="1050"/>
              <w:tab w:val="right" w:leader="dot" w:pos="8296"/>
            </w:tabs>
            <w:rPr>
              <w:noProof/>
            </w:rPr>
          </w:pPr>
          <w:hyperlink w:anchor="_Toc35510265" w:history="1">
            <w:r w:rsidR="00B16C7E" w:rsidRPr="00DB33AC">
              <w:rPr>
                <w:rStyle w:val="ab"/>
                <w:noProof/>
              </w:rPr>
              <w:t>1.1</w:t>
            </w:r>
            <w:r w:rsidR="00B16C7E">
              <w:rPr>
                <w:noProof/>
              </w:rPr>
              <w:tab/>
            </w:r>
            <w:r w:rsidR="00B16C7E" w:rsidRPr="00DB33AC">
              <w:rPr>
                <w:rStyle w:val="ab"/>
                <w:noProof/>
              </w:rPr>
              <w:t>整体功能</w:t>
            </w:r>
            <w:r w:rsidR="00B16C7E">
              <w:rPr>
                <w:noProof/>
                <w:webHidden/>
              </w:rPr>
              <w:tab/>
            </w:r>
            <w:r w:rsidR="00B16C7E">
              <w:rPr>
                <w:noProof/>
                <w:webHidden/>
              </w:rPr>
              <w:fldChar w:fldCharType="begin"/>
            </w:r>
            <w:r w:rsidR="00B16C7E">
              <w:rPr>
                <w:noProof/>
                <w:webHidden/>
              </w:rPr>
              <w:instrText xml:space="preserve"> PAGEREF _Toc35510265 \h </w:instrText>
            </w:r>
            <w:r w:rsidR="00B16C7E">
              <w:rPr>
                <w:noProof/>
                <w:webHidden/>
              </w:rPr>
            </w:r>
            <w:r w:rsidR="00B16C7E">
              <w:rPr>
                <w:noProof/>
                <w:webHidden/>
              </w:rPr>
              <w:fldChar w:fldCharType="separate"/>
            </w:r>
            <w:r w:rsidR="00B16C7E">
              <w:rPr>
                <w:noProof/>
                <w:webHidden/>
              </w:rPr>
              <w:t>8</w:t>
            </w:r>
            <w:r w:rsidR="00B16C7E">
              <w:rPr>
                <w:noProof/>
                <w:webHidden/>
              </w:rPr>
              <w:fldChar w:fldCharType="end"/>
            </w:r>
          </w:hyperlink>
        </w:p>
        <w:p w14:paraId="1CDFBC08" w14:textId="555D17E7" w:rsidR="00B16C7E" w:rsidRDefault="008920EB">
          <w:pPr>
            <w:pStyle w:val="TOC2"/>
            <w:tabs>
              <w:tab w:val="left" w:pos="1050"/>
              <w:tab w:val="right" w:leader="dot" w:pos="8296"/>
            </w:tabs>
            <w:rPr>
              <w:noProof/>
            </w:rPr>
          </w:pPr>
          <w:hyperlink w:anchor="_Toc35510266" w:history="1">
            <w:r w:rsidR="00B16C7E" w:rsidRPr="00DB33AC">
              <w:rPr>
                <w:rStyle w:val="ab"/>
                <w:noProof/>
              </w:rPr>
              <w:t>1.2</w:t>
            </w:r>
            <w:r w:rsidR="00B16C7E">
              <w:rPr>
                <w:noProof/>
              </w:rPr>
              <w:tab/>
            </w:r>
            <w:r w:rsidR="00B16C7E" w:rsidRPr="00DB33AC">
              <w:rPr>
                <w:rStyle w:val="ab"/>
                <w:noProof/>
              </w:rPr>
              <w:t>并行基带</w:t>
            </w:r>
            <w:r w:rsidR="00B16C7E">
              <w:rPr>
                <w:noProof/>
                <w:webHidden/>
              </w:rPr>
              <w:tab/>
            </w:r>
            <w:r w:rsidR="00B16C7E">
              <w:rPr>
                <w:noProof/>
                <w:webHidden/>
              </w:rPr>
              <w:fldChar w:fldCharType="begin"/>
            </w:r>
            <w:r w:rsidR="00B16C7E">
              <w:rPr>
                <w:noProof/>
                <w:webHidden/>
              </w:rPr>
              <w:instrText xml:space="preserve"> PAGEREF _Toc35510266 \h </w:instrText>
            </w:r>
            <w:r w:rsidR="00B16C7E">
              <w:rPr>
                <w:noProof/>
                <w:webHidden/>
              </w:rPr>
            </w:r>
            <w:r w:rsidR="00B16C7E">
              <w:rPr>
                <w:noProof/>
                <w:webHidden/>
              </w:rPr>
              <w:fldChar w:fldCharType="separate"/>
            </w:r>
            <w:r w:rsidR="00B16C7E">
              <w:rPr>
                <w:noProof/>
                <w:webHidden/>
              </w:rPr>
              <w:t>9</w:t>
            </w:r>
            <w:r w:rsidR="00B16C7E">
              <w:rPr>
                <w:noProof/>
                <w:webHidden/>
              </w:rPr>
              <w:fldChar w:fldCharType="end"/>
            </w:r>
          </w:hyperlink>
        </w:p>
        <w:p w14:paraId="4E3D3AEC" w14:textId="6C421D1C" w:rsidR="00B16C7E" w:rsidRDefault="008920EB">
          <w:pPr>
            <w:pStyle w:val="TOC2"/>
            <w:tabs>
              <w:tab w:val="left" w:pos="1050"/>
              <w:tab w:val="right" w:leader="dot" w:pos="8296"/>
            </w:tabs>
            <w:rPr>
              <w:noProof/>
            </w:rPr>
          </w:pPr>
          <w:hyperlink w:anchor="_Toc35510267" w:history="1">
            <w:r w:rsidR="00B16C7E" w:rsidRPr="00DB33AC">
              <w:rPr>
                <w:rStyle w:val="ab"/>
                <w:noProof/>
              </w:rPr>
              <w:t>1.3</w:t>
            </w:r>
            <w:r w:rsidR="00B16C7E">
              <w:rPr>
                <w:noProof/>
              </w:rPr>
              <w:tab/>
            </w:r>
            <w:r w:rsidR="00B16C7E" w:rsidRPr="00DB33AC">
              <w:rPr>
                <w:rStyle w:val="ab"/>
                <w:noProof/>
              </w:rPr>
              <w:t>频域分析</w:t>
            </w:r>
            <w:r w:rsidR="00B16C7E">
              <w:rPr>
                <w:noProof/>
                <w:webHidden/>
              </w:rPr>
              <w:tab/>
            </w:r>
            <w:r w:rsidR="00B16C7E">
              <w:rPr>
                <w:noProof/>
                <w:webHidden/>
              </w:rPr>
              <w:fldChar w:fldCharType="begin"/>
            </w:r>
            <w:r w:rsidR="00B16C7E">
              <w:rPr>
                <w:noProof/>
                <w:webHidden/>
              </w:rPr>
              <w:instrText xml:space="preserve"> PAGEREF _Toc35510267 \h </w:instrText>
            </w:r>
            <w:r w:rsidR="00B16C7E">
              <w:rPr>
                <w:noProof/>
                <w:webHidden/>
              </w:rPr>
            </w:r>
            <w:r w:rsidR="00B16C7E">
              <w:rPr>
                <w:noProof/>
                <w:webHidden/>
              </w:rPr>
              <w:fldChar w:fldCharType="separate"/>
            </w:r>
            <w:r w:rsidR="00B16C7E">
              <w:rPr>
                <w:noProof/>
                <w:webHidden/>
              </w:rPr>
              <w:t>9</w:t>
            </w:r>
            <w:r w:rsidR="00B16C7E">
              <w:rPr>
                <w:noProof/>
                <w:webHidden/>
              </w:rPr>
              <w:fldChar w:fldCharType="end"/>
            </w:r>
          </w:hyperlink>
        </w:p>
        <w:p w14:paraId="1E0A5C88" w14:textId="18E5AAD2" w:rsidR="00B16C7E" w:rsidRDefault="008920EB">
          <w:pPr>
            <w:pStyle w:val="TOC2"/>
            <w:tabs>
              <w:tab w:val="left" w:pos="1050"/>
              <w:tab w:val="right" w:leader="dot" w:pos="8296"/>
            </w:tabs>
            <w:rPr>
              <w:noProof/>
            </w:rPr>
          </w:pPr>
          <w:hyperlink w:anchor="_Toc35510268" w:history="1">
            <w:r w:rsidR="00B16C7E" w:rsidRPr="00DB33AC">
              <w:rPr>
                <w:rStyle w:val="ab"/>
                <w:noProof/>
              </w:rPr>
              <w:t>1.4</w:t>
            </w:r>
            <w:r w:rsidR="00B16C7E">
              <w:rPr>
                <w:noProof/>
              </w:rPr>
              <w:tab/>
            </w:r>
            <w:r w:rsidR="00B16C7E" w:rsidRPr="00DB33AC">
              <w:rPr>
                <w:rStyle w:val="ab"/>
                <w:noProof/>
              </w:rPr>
              <w:t>实际符号速率</w:t>
            </w:r>
            <w:r w:rsidR="00B16C7E">
              <w:rPr>
                <w:noProof/>
                <w:webHidden/>
              </w:rPr>
              <w:tab/>
            </w:r>
            <w:r w:rsidR="00B16C7E">
              <w:rPr>
                <w:noProof/>
                <w:webHidden/>
              </w:rPr>
              <w:fldChar w:fldCharType="begin"/>
            </w:r>
            <w:r w:rsidR="00B16C7E">
              <w:rPr>
                <w:noProof/>
                <w:webHidden/>
              </w:rPr>
              <w:instrText xml:space="preserve"> PAGEREF _Toc35510268 \h </w:instrText>
            </w:r>
            <w:r w:rsidR="00B16C7E">
              <w:rPr>
                <w:noProof/>
                <w:webHidden/>
              </w:rPr>
            </w:r>
            <w:r w:rsidR="00B16C7E">
              <w:rPr>
                <w:noProof/>
                <w:webHidden/>
              </w:rPr>
              <w:fldChar w:fldCharType="separate"/>
            </w:r>
            <w:r w:rsidR="00B16C7E">
              <w:rPr>
                <w:noProof/>
                <w:webHidden/>
              </w:rPr>
              <w:t>9</w:t>
            </w:r>
            <w:r w:rsidR="00B16C7E">
              <w:rPr>
                <w:noProof/>
                <w:webHidden/>
              </w:rPr>
              <w:fldChar w:fldCharType="end"/>
            </w:r>
          </w:hyperlink>
        </w:p>
        <w:p w14:paraId="0E8C9D5C" w14:textId="5BF26CA1" w:rsidR="00B16C7E" w:rsidRDefault="008920EB">
          <w:pPr>
            <w:pStyle w:val="TOC1"/>
            <w:tabs>
              <w:tab w:val="left" w:pos="420"/>
              <w:tab w:val="right" w:leader="dot" w:pos="8296"/>
            </w:tabs>
            <w:rPr>
              <w:noProof/>
            </w:rPr>
          </w:pPr>
          <w:hyperlink w:anchor="_Toc35510269" w:history="1">
            <w:r w:rsidR="00B16C7E" w:rsidRPr="00DB33AC">
              <w:rPr>
                <w:rStyle w:val="ab"/>
                <w:noProof/>
              </w:rPr>
              <w:t>2</w:t>
            </w:r>
            <w:r w:rsidR="00B16C7E">
              <w:rPr>
                <w:noProof/>
              </w:rPr>
              <w:tab/>
            </w:r>
            <w:r w:rsidR="00B16C7E" w:rsidRPr="00DB33AC">
              <w:rPr>
                <w:rStyle w:val="ab"/>
                <w:noProof/>
              </w:rPr>
              <w:t>信道编解码</w:t>
            </w:r>
            <w:r w:rsidR="00B16C7E">
              <w:rPr>
                <w:noProof/>
                <w:webHidden/>
              </w:rPr>
              <w:tab/>
            </w:r>
            <w:r w:rsidR="00B16C7E">
              <w:rPr>
                <w:noProof/>
                <w:webHidden/>
              </w:rPr>
              <w:fldChar w:fldCharType="begin"/>
            </w:r>
            <w:r w:rsidR="00B16C7E">
              <w:rPr>
                <w:noProof/>
                <w:webHidden/>
              </w:rPr>
              <w:instrText xml:space="preserve"> PAGEREF _Toc35510269 \h </w:instrText>
            </w:r>
            <w:r w:rsidR="00B16C7E">
              <w:rPr>
                <w:noProof/>
                <w:webHidden/>
              </w:rPr>
            </w:r>
            <w:r w:rsidR="00B16C7E">
              <w:rPr>
                <w:noProof/>
                <w:webHidden/>
              </w:rPr>
              <w:fldChar w:fldCharType="separate"/>
            </w:r>
            <w:r w:rsidR="00B16C7E">
              <w:rPr>
                <w:noProof/>
                <w:webHidden/>
              </w:rPr>
              <w:t>11</w:t>
            </w:r>
            <w:r w:rsidR="00B16C7E">
              <w:rPr>
                <w:noProof/>
                <w:webHidden/>
              </w:rPr>
              <w:fldChar w:fldCharType="end"/>
            </w:r>
          </w:hyperlink>
        </w:p>
        <w:p w14:paraId="437D7EA1" w14:textId="6AA9C1DE" w:rsidR="00B16C7E" w:rsidRDefault="008920EB">
          <w:pPr>
            <w:pStyle w:val="TOC2"/>
            <w:tabs>
              <w:tab w:val="left" w:pos="1050"/>
              <w:tab w:val="right" w:leader="dot" w:pos="8296"/>
            </w:tabs>
            <w:rPr>
              <w:noProof/>
            </w:rPr>
          </w:pPr>
          <w:hyperlink w:anchor="_Toc35510270" w:history="1">
            <w:r w:rsidR="00B16C7E" w:rsidRPr="00DB33AC">
              <w:rPr>
                <w:rStyle w:val="ab"/>
                <w:noProof/>
              </w:rPr>
              <w:t>2.1</w:t>
            </w:r>
            <w:r w:rsidR="00B16C7E">
              <w:rPr>
                <w:noProof/>
              </w:rPr>
              <w:tab/>
            </w:r>
            <w:r w:rsidR="00B16C7E" w:rsidRPr="00DB33AC">
              <w:rPr>
                <w:rStyle w:val="ab"/>
                <w:noProof/>
              </w:rPr>
              <w:t>CRC</w:t>
            </w:r>
            <w:r w:rsidR="00B16C7E">
              <w:rPr>
                <w:noProof/>
                <w:webHidden/>
              </w:rPr>
              <w:tab/>
            </w:r>
            <w:r w:rsidR="00B16C7E">
              <w:rPr>
                <w:noProof/>
                <w:webHidden/>
              </w:rPr>
              <w:fldChar w:fldCharType="begin"/>
            </w:r>
            <w:r w:rsidR="00B16C7E">
              <w:rPr>
                <w:noProof/>
                <w:webHidden/>
              </w:rPr>
              <w:instrText xml:space="preserve"> PAGEREF _Toc35510270 \h </w:instrText>
            </w:r>
            <w:r w:rsidR="00B16C7E">
              <w:rPr>
                <w:noProof/>
                <w:webHidden/>
              </w:rPr>
            </w:r>
            <w:r w:rsidR="00B16C7E">
              <w:rPr>
                <w:noProof/>
                <w:webHidden/>
              </w:rPr>
              <w:fldChar w:fldCharType="separate"/>
            </w:r>
            <w:r w:rsidR="00B16C7E">
              <w:rPr>
                <w:noProof/>
                <w:webHidden/>
              </w:rPr>
              <w:t>11</w:t>
            </w:r>
            <w:r w:rsidR="00B16C7E">
              <w:rPr>
                <w:noProof/>
                <w:webHidden/>
              </w:rPr>
              <w:fldChar w:fldCharType="end"/>
            </w:r>
          </w:hyperlink>
        </w:p>
        <w:p w14:paraId="406FC6C5" w14:textId="71DEA61F" w:rsidR="00B16C7E" w:rsidRDefault="008920EB">
          <w:pPr>
            <w:pStyle w:val="TOC3"/>
            <w:tabs>
              <w:tab w:val="left" w:pos="1680"/>
              <w:tab w:val="right" w:leader="dot" w:pos="8296"/>
            </w:tabs>
            <w:rPr>
              <w:noProof/>
            </w:rPr>
          </w:pPr>
          <w:hyperlink w:anchor="_Toc35510271" w:history="1">
            <w:r w:rsidR="00B16C7E" w:rsidRPr="00DB33AC">
              <w:rPr>
                <w:rStyle w:val="ab"/>
                <w:noProof/>
              </w:rPr>
              <w:t>2.1.1</w:t>
            </w:r>
            <w:r w:rsidR="00B16C7E">
              <w:rPr>
                <w:noProof/>
              </w:rPr>
              <w:tab/>
            </w:r>
            <w:r w:rsidR="00B16C7E" w:rsidRPr="00DB33AC">
              <w:rPr>
                <w:rStyle w:val="ab"/>
                <w:noProof/>
              </w:rPr>
              <w:t>CRC</w:t>
            </w:r>
            <w:r w:rsidR="00B16C7E" w:rsidRPr="00DB33AC">
              <w:rPr>
                <w:rStyle w:val="ab"/>
                <w:noProof/>
              </w:rPr>
              <w:t>分块</w:t>
            </w:r>
            <w:r w:rsidR="00B16C7E">
              <w:rPr>
                <w:noProof/>
                <w:webHidden/>
              </w:rPr>
              <w:tab/>
            </w:r>
            <w:r w:rsidR="00B16C7E">
              <w:rPr>
                <w:noProof/>
                <w:webHidden/>
              </w:rPr>
              <w:fldChar w:fldCharType="begin"/>
            </w:r>
            <w:r w:rsidR="00B16C7E">
              <w:rPr>
                <w:noProof/>
                <w:webHidden/>
              </w:rPr>
              <w:instrText xml:space="preserve"> PAGEREF _Toc35510271 \h </w:instrText>
            </w:r>
            <w:r w:rsidR="00B16C7E">
              <w:rPr>
                <w:noProof/>
                <w:webHidden/>
              </w:rPr>
            </w:r>
            <w:r w:rsidR="00B16C7E">
              <w:rPr>
                <w:noProof/>
                <w:webHidden/>
              </w:rPr>
              <w:fldChar w:fldCharType="separate"/>
            </w:r>
            <w:r w:rsidR="00B16C7E">
              <w:rPr>
                <w:noProof/>
                <w:webHidden/>
              </w:rPr>
              <w:t>11</w:t>
            </w:r>
            <w:r w:rsidR="00B16C7E">
              <w:rPr>
                <w:noProof/>
                <w:webHidden/>
              </w:rPr>
              <w:fldChar w:fldCharType="end"/>
            </w:r>
          </w:hyperlink>
        </w:p>
        <w:p w14:paraId="1B295D11" w14:textId="5BF46F44" w:rsidR="00B16C7E" w:rsidRDefault="008920EB">
          <w:pPr>
            <w:pStyle w:val="TOC3"/>
            <w:tabs>
              <w:tab w:val="left" w:pos="1680"/>
              <w:tab w:val="right" w:leader="dot" w:pos="8296"/>
            </w:tabs>
            <w:rPr>
              <w:noProof/>
            </w:rPr>
          </w:pPr>
          <w:hyperlink w:anchor="_Toc35510272" w:history="1">
            <w:r w:rsidR="00B16C7E" w:rsidRPr="00DB33AC">
              <w:rPr>
                <w:rStyle w:val="ab"/>
                <w:noProof/>
              </w:rPr>
              <w:t>2.1.2</w:t>
            </w:r>
            <w:r w:rsidR="00B16C7E">
              <w:rPr>
                <w:noProof/>
              </w:rPr>
              <w:tab/>
            </w:r>
            <w:r w:rsidR="00B16C7E" w:rsidRPr="00DB33AC">
              <w:rPr>
                <w:rStyle w:val="ab"/>
                <w:noProof/>
              </w:rPr>
              <w:t>CRC</w:t>
            </w:r>
            <w:r w:rsidR="00B16C7E" w:rsidRPr="00DB33AC">
              <w:rPr>
                <w:rStyle w:val="ab"/>
                <w:noProof/>
              </w:rPr>
              <w:t>实现</w:t>
            </w:r>
            <w:r w:rsidR="00B16C7E">
              <w:rPr>
                <w:noProof/>
                <w:webHidden/>
              </w:rPr>
              <w:tab/>
            </w:r>
            <w:r w:rsidR="00B16C7E">
              <w:rPr>
                <w:noProof/>
                <w:webHidden/>
              </w:rPr>
              <w:fldChar w:fldCharType="begin"/>
            </w:r>
            <w:r w:rsidR="00B16C7E">
              <w:rPr>
                <w:noProof/>
                <w:webHidden/>
              </w:rPr>
              <w:instrText xml:space="preserve"> PAGEREF _Toc35510272 \h </w:instrText>
            </w:r>
            <w:r w:rsidR="00B16C7E">
              <w:rPr>
                <w:noProof/>
                <w:webHidden/>
              </w:rPr>
            </w:r>
            <w:r w:rsidR="00B16C7E">
              <w:rPr>
                <w:noProof/>
                <w:webHidden/>
              </w:rPr>
              <w:fldChar w:fldCharType="separate"/>
            </w:r>
            <w:r w:rsidR="00B16C7E">
              <w:rPr>
                <w:noProof/>
                <w:webHidden/>
              </w:rPr>
              <w:t>11</w:t>
            </w:r>
            <w:r w:rsidR="00B16C7E">
              <w:rPr>
                <w:noProof/>
                <w:webHidden/>
              </w:rPr>
              <w:fldChar w:fldCharType="end"/>
            </w:r>
          </w:hyperlink>
        </w:p>
        <w:p w14:paraId="1CE4256D" w14:textId="51472145" w:rsidR="00B16C7E" w:rsidRDefault="008920EB">
          <w:pPr>
            <w:pStyle w:val="TOC3"/>
            <w:tabs>
              <w:tab w:val="left" w:pos="1680"/>
              <w:tab w:val="right" w:leader="dot" w:pos="8296"/>
            </w:tabs>
            <w:rPr>
              <w:noProof/>
            </w:rPr>
          </w:pPr>
          <w:hyperlink w:anchor="_Toc35510273" w:history="1">
            <w:r w:rsidR="00B16C7E" w:rsidRPr="00DB33AC">
              <w:rPr>
                <w:rStyle w:val="ab"/>
                <w:noProof/>
                <w:lang w:val="zh-CN"/>
              </w:rPr>
              <w:t>2.1.3</w:t>
            </w:r>
            <w:r w:rsidR="00B16C7E">
              <w:rPr>
                <w:noProof/>
              </w:rPr>
              <w:tab/>
            </w:r>
            <w:r w:rsidR="00B16C7E" w:rsidRPr="00DB33AC">
              <w:rPr>
                <w:rStyle w:val="ab"/>
                <w:noProof/>
                <w:lang w:val="zh-CN"/>
              </w:rPr>
              <w:t>Malab</w:t>
            </w:r>
            <w:r w:rsidR="00B16C7E" w:rsidRPr="00DB33AC">
              <w:rPr>
                <w:rStyle w:val="ab"/>
                <w:noProof/>
                <w:lang w:val="zh-CN"/>
              </w:rPr>
              <w:t>仿真</w:t>
            </w:r>
            <w:r w:rsidR="00B16C7E">
              <w:rPr>
                <w:noProof/>
                <w:webHidden/>
              </w:rPr>
              <w:tab/>
            </w:r>
            <w:r w:rsidR="00B16C7E">
              <w:rPr>
                <w:noProof/>
                <w:webHidden/>
              </w:rPr>
              <w:fldChar w:fldCharType="begin"/>
            </w:r>
            <w:r w:rsidR="00B16C7E">
              <w:rPr>
                <w:noProof/>
                <w:webHidden/>
              </w:rPr>
              <w:instrText xml:space="preserve"> PAGEREF _Toc35510273 \h </w:instrText>
            </w:r>
            <w:r w:rsidR="00B16C7E">
              <w:rPr>
                <w:noProof/>
                <w:webHidden/>
              </w:rPr>
            </w:r>
            <w:r w:rsidR="00B16C7E">
              <w:rPr>
                <w:noProof/>
                <w:webHidden/>
              </w:rPr>
              <w:fldChar w:fldCharType="separate"/>
            </w:r>
            <w:r w:rsidR="00B16C7E">
              <w:rPr>
                <w:noProof/>
                <w:webHidden/>
              </w:rPr>
              <w:t>12</w:t>
            </w:r>
            <w:r w:rsidR="00B16C7E">
              <w:rPr>
                <w:noProof/>
                <w:webHidden/>
              </w:rPr>
              <w:fldChar w:fldCharType="end"/>
            </w:r>
          </w:hyperlink>
        </w:p>
        <w:p w14:paraId="777C8EAD" w14:textId="426936C7" w:rsidR="00B16C7E" w:rsidRDefault="008920EB">
          <w:pPr>
            <w:pStyle w:val="TOC2"/>
            <w:tabs>
              <w:tab w:val="left" w:pos="1050"/>
              <w:tab w:val="right" w:leader="dot" w:pos="8296"/>
            </w:tabs>
            <w:rPr>
              <w:noProof/>
            </w:rPr>
          </w:pPr>
          <w:hyperlink w:anchor="_Toc35510274" w:history="1">
            <w:r w:rsidR="00B16C7E" w:rsidRPr="00DB33AC">
              <w:rPr>
                <w:rStyle w:val="ab"/>
                <w:i/>
                <w:noProof/>
              </w:rPr>
              <w:t>2.2</w:t>
            </w:r>
            <w:r w:rsidR="00B16C7E">
              <w:rPr>
                <w:noProof/>
              </w:rPr>
              <w:tab/>
            </w:r>
            <w:r w:rsidR="00B16C7E" w:rsidRPr="00DB33AC">
              <w:rPr>
                <w:rStyle w:val="ab"/>
                <w:i/>
                <w:noProof/>
              </w:rPr>
              <w:t>BLOCK</w:t>
            </w:r>
            <w:r w:rsidR="00B16C7E" w:rsidRPr="00DB33AC">
              <w:rPr>
                <w:rStyle w:val="ab"/>
                <w:i/>
                <w:noProof/>
              </w:rPr>
              <w:t>分段</w:t>
            </w:r>
            <w:r w:rsidR="00B16C7E">
              <w:rPr>
                <w:noProof/>
                <w:webHidden/>
              </w:rPr>
              <w:tab/>
            </w:r>
            <w:r w:rsidR="00B16C7E">
              <w:rPr>
                <w:noProof/>
                <w:webHidden/>
              </w:rPr>
              <w:fldChar w:fldCharType="begin"/>
            </w:r>
            <w:r w:rsidR="00B16C7E">
              <w:rPr>
                <w:noProof/>
                <w:webHidden/>
              </w:rPr>
              <w:instrText xml:space="preserve"> PAGEREF _Toc35510274 \h </w:instrText>
            </w:r>
            <w:r w:rsidR="00B16C7E">
              <w:rPr>
                <w:noProof/>
                <w:webHidden/>
              </w:rPr>
            </w:r>
            <w:r w:rsidR="00B16C7E">
              <w:rPr>
                <w:noProof/>
                <w:webHidden/>
              </w:rPr>
              <w:fldChar w:fldCharType="separate"/>
            </w:r>
            <w:r w:rsidR="00B16C7E">
              <w:rPr>
                <w:noProof/>
                <w:webHidden/>
              </w:rPr>
              <w:t>12</w:t>
            </w:r>
            <w:r w:rsidR="00B16C7E">
              <w:rPr>
                <w:noProof/>
                <w:webHidden/>
              </w:rPr>
              <w:fldChar w:fldCharType="end"/>
            </w:r>
          </w:hyperlink>
        </w:p>
        <w:p w14:paraId="007A7904" w14:textId="0704DB74" w:rsidR="00B16C7E" w:rsidRDefault="008920EB">
          <w:pPr>
            <w:pStyle w:val="TOC2"/>
            <w:tabs>
              <w:tab w:val="left" w:pos="1050"/>
              <w:tab w:val="right" w:leader="dot" w:pos="8296"/>
            </w:tabs>
            <w:rPr>
              <w:noProof/>
            </w:rPr>
          </w:pPr>
          <w:hyperlink w:anchor="_Toc35510275" w:history="1">
            <w:r w:rsidR="00B16C7E" w:rsidRPr="00DB33AC">
              <w:rPr>
                <w:rStyle w:val="ab"/>
                <w:i/>
                <w:noProof/>
              </w:rPr>
              <w:t>2.3</w:t>
            </w:r>
            <w:r w:rsidR="00B16C7E">
              <w:rPr>
                <w:noProof/>
              </w:rPr>
              <w:tab/>
            </w:r>
            <w:r w:rsidR="00B16C7E" w:rsidRPr="00DB33AC">
              <w:rPr>
                <w:rStyle w:val="ab"/>
                <w:i/>
                <w:noProof/>
              </w:rPr>
              <w:t>LDPC</w:t>
            </w:r>
            <w:r w:rsidR="00B16C7E" w:rsidRPr="00DB33AC">
              <w:rPr>
                <w:rStyle w:val="ab"/>
                <w:i/>
                <w:noProof/>
              </w:rPr>
              <w:t>编码</w:t>
            </w:r>
            <w:r w:rsidR="00B16C7E">
              <w:rPr>
                <w:noProof/>
                <w:webHidden/>
              </w:rPr>
              <w:tab/>
            </w:r>
            <w:r w:rsidR="00B16C7E">
              <w:rPr>
                <w:noProof/>
                <w:webHidden/>
              </w:rPr>
              <w:fldChar w:fldCharType="begin"/>
            </w:r>
            <w:r w:rsidR="00B16C7E">
              <w:rPr>
                <w:noProof/>
                <w:webHidden/>
              </w:rPr>
              <w:instrText xml:space="preserve"> PAGEREF _Toc35510275 \h </w:instrText>
            </w:r>
            <w:r w:rsidR="00B16C7E">
              <w:rPr>
                <w:noProof/>
                <w:webHidden/>
              </w:rPr>
            </w:r>
            <w:r w:rsidR="00B16C7E">
              <w:rPr>
                <w:noProof/>
                <w:webHidden/>
              </w:rPr>
              <w:fldChar w:fldCharType="separate"/>
            </w:r>
            <w:r w:rsidR="00B16C7E">
              <w:rPr>
                <w:noProof/>
                <w:webHidden/>
              </w:rPr>
              <w:t>15</w:t>
            </w:r>
            <w:r w:rsidR="00B16C7E">
              <w:rPr>
                <w:noProof/>
                <w:webHidden/>
              </w:rPr>
              <w:fldChar w:fldCharType="end"/>
            </w:r>
          </w:hyperlink>
        </w:p>
        <w:p w14:paraId="75812CCC" w14:textId="17187250" w:rsidR="00B16C7E" w:rsidRDefault="008920EB">
          <w:pPr>
            <w:pStyle w:val="TOC2"/>
            <w:tabs>
              <w:tab w:val="left" w:pos="1050"/>
              <w:tab w:val="right" w:leader="dot" w:pos="8296"/>
            </w:tabs>
            <w:rPr>
              <w:noProof/>
            </w:rPr>
          </w:pPr>
          <w:hyperlink w:anchor="_Toc35510276" w:history="1">
            <w:r w:rsidR="00B16C7E" w:rsidRPr="00DB33AC">
              <w:rPr>
                <w:rStyle w:val="ab"/>
                <w:noProof/>
              </w:rPr>
              <w:t>2.4</w:t>
            </w:r>
            <w:r w:rsidR="00B16C7E">
              <w:rPr>
                <w:noProof/>
              </w:rPr>
              <w:tab/>
            </w:r>
            <w:r w:rsidR="00B16C7E" w:rsidRPr="00DB33AC">
              <w:rPr>
                <w:rStyle w:val="ab"/>
                <w:noProof/>
              </w:rPr>
              <w:t>RS</w:t>
            </w:r>
            <w:r w:rsidR="00B16C7E" w:rsidRPr="00DB33AC">
              <w:rPr>
                <w:rStyle w:val="ab"/>
                <w:noProof/>
              </w:rPr>
              <w:t>纠错码</w:t>
            </w:r>
            <w:r w:rsidR="00B16C7E">
              <w:rPr>
                <w:noProof/>
                <w:webHidden/>
              </w:rPr>
              <w:tab/>
            </w:r>
            <w:r w:rsidR="00B16C7E">
              <w:rPr>
                <w:noProof/>
                <w:webHidden/>
              </w:rPr>
              <w:fldChar w:fldCharType="begin"/>
            </w:r>
            <w:r w:rsidR="00B16C7E">
              <w:rPr>
                <w:noProof/>
                <w:webHidden/>
              </w:rPr>
              <w:instrText xml:space="preserve"> PAGEREF _Toc35510276 \h </w:instrText>
            </w:r>
            <w:r w:rsidR="00B16C7E">
              <w:rPr>
                <w:noProof/>
                <w:webHidden/>
              </w:rPr>
            </w:r>
            <w:r w:rsidR="00B16C7E">
              <w:rPr>
                <w:noProof/>
                <w:webHidden/>
              </w:rPr>
              <w:fldChar w:fldCharType="separate"/>
            </w:r>
            <w:r w:rsidR="00B16C7E">
              <w:rPr>
                <w:noProof/>
                <w:webHidden/>
              </w:rPr>
              <w:t>21</w:t>
            </w:r>
            <w:r w:rsidR="00B16C7E">
              <w:rPr>
                <w:noProof/>
                <w:webHidden/>
              </w:rPr>
              <w:fldChar w:fldCharType="end"/>
            </w:r>
          </w:hyperlink>
        </w:p>
        <w:p w14:paraId="77A07D9A" w14:textId="52A18C51" w:rsidR="00B16C7E" w:rsidRDefault="008920EB">
          <w:pPr>
            <w:pStyle w:val="TOC3"/>
            <w:tabs>
              <w:tab w:val="left" w:pos="1680"/>
              <w:tab w:val="right" w:leader="dot" w:pos="8296"/>
            </w:tabs>
            <w:rPr>
              <w:noProof/>
            </w:rPr>
          </w:pPr>
          <w:hyperlink w:anchor="_Toc35510277" w:history="1">
            <w:r w:rsidR="00B16C7E" w:rsidRPr="00DB33AC">
              <w:rPr>
                <w:rStyle w:val="ab"/>
                <w:noProof/>
              </w:rPr>
              <w:t>2.4.1</w:t>
            </w:r>
            <w:r w:rsidR="00B16C7E">
              <w:rPr>
                <w:noProof/>
              </w:rPr>
              <w:tab/>
            </w:r>
            <w:r w:rsidR="00B16C7E" w:rsidRPr="00DB33AC">
              <w:rPr>
                <w:rStyle w:val="ab"/>
                <w:noProof/>
              </w:rPr>
              <w:t>RS</w:t>
            </w:r>
            <w:r w:rsidR="00B16C7E" w:rsidRPr="00DB33AC">
              <w:rPr>
                <w:rStyle w:val="ab"/>
                <w:noProof/>
              </w:rPr>
              <w:t>编码</w:t>
            </w:r>
            <w:r w:rsidR="00B16C7E">
              <w:rPr>
                <w:noProof/>
                <w:webHidden/>
              </w:rPr>
              <w:tab/>
            </w:r>
            <w:r w:rsidR="00B16C7E">
              <w:rPr>
                <w:noProof/>
                <w:webHidden/>
              </w:rPr>
              <w:fldChar w:fldCharType="begin"/>
            </w:r>
            <w:r w:rsidR="00B16C7E">
              <w:rPr>
                <w:noProof/>
                <w:webHidden/>
              </w:rPr>
              <w:instrText xml:space="preserve"> PAGEREF _Toc35510277 \h </w:instrText>
            </w:r>
            <w:r w:rsidR="00B16C7E">
              <w:rPr>
                <w:noProof/>
                <w:webHidden/>
              </w:rPr>
            </w:r>
            <w:r w:rsidR="00B16C7E">
              <w:rPr>
                <w:noProof/>
                <w:webHidden/>
              </w:rPr>
              <w:fldChar w:fldCharType="separate"/>
            </w:r>
            <w:r w:rsidR="00B16C7E">
              <w:rPr>
                <w:noProof/>
                <w:webHidden/>
              </w:rPr>
              <w:t>21</w:t>
            </w:r>
            <w:r w:rsidR="00B16C7E">
              <w:rPr>
                <w:noProof/>
                <w:webHidden/>
              </w:rPr>
              <w:fldChar w:fldCharType="end"/>
            </w:r>
          </w:hyperlink>
        </w:p>
        <w:p w14:paraId="62FF6D1C" w14:textId="7715FAC3" w:rsidR="00B16C7E" w:rsidRDefault="008920EB">
          <w:pPr>
            <w:pStyle w:val="TOC3"/>
            <w:tabs>
              <w:tab w:val="left" w:pos="1680"/>
              <w:tab w:val="right" w:leader="dot" w:pos="8296"/>
            </w:tabs>
            <w:rPr>
              <w:noProof/>
            </w:rPr>
          </w:pPr>
          <w:hyperlink w:anchor="_Toc35510278" w:history="1">
            <w:r w:rsidR="00B16C7E" w:rsidRPr="00DB33AC">
              <w:rPr>
                <w:rStyle w:val="ab"/>
                <w:noProof/>
              </w:rPr>
              <w:t>2.4.2</w:t>
            </w:r>
            <w:r w:rsidR="00B16C7E">
              <w:rPr>
                <w:noProof/>
              </w:rPr>
              <w:tab/>
            </w:r>
            <w:r w:rsidR="00B16C7E" w:rsidRPr="00DB33AC">
              <w:rPr>
                <w:rStyle w:val="ab"/>
                <w:noProof/>
              </w:rPr>
              <w:t>RS</w:t>
            </w:r>
            <w:r w:rsidR="00B16C7E" w:rsidRPr="00DB33AC">
              <w:rPr>
                <w:rStyle w:val="ab"/>
                <w:noProof/>
              </w:rPr>
              <w:t>译码</w:t>
            </w:r>
            <w:r w:rsidR="00B16C7E">
              <w:rPr>
                <w:noProof/>
                <w:webHidden/>
              </w:rPr>
              <w:tab/>
            </w:r>
            <w:r w:rsidR="00B16C7E">
              <w:rPr>
                <w:noProof/>
                <w:webHidden/>
              </w:rPr>
              <w:fldChar w:fldCharType="begin"/>
            </w:r>
            <w:r w:rsidR="00B16C7E">
              <w:rPr>
                <w:noProof/>
                <w:webHidden/>
              </w:rPr>
              <w:instrText xml:space="preserve"> PAGEREF _Toc35510278 \h </w:instrText>
            </w:r>
            <w:r w:rsidR="00B16C7E">
              <w:rPr>
                <w:noProof/>
                <w:webHidden/>
              </w:rPr>
            </w:r>
            <w:r w:rsidR="00B16C7E">
              <w:rPr>
                <w:noProof/>
                <w:webHidden/>
              </w:rPr>
              <w:fldChar w:fldCharType="separate"/>
            </w:r>
            <w:r w:rsidR="00B16C7E">
              <w:rPr>
                <w:noProof/>
                <w:webHidden/>
              </w:rPr>
              <w:t>25</w:t>
            </w:r>
            <w:r w:rsidR="00B16C7E">
              <w:rPr>
                <w:noProof/>
                <w:webHidden/>
              </w:rPr>
              <w:fldChar w:fldCharType="end"/>
            </w:r>
          </w:hyperlink>
        </w:p>
        <w:p w14:paraId="7C09C839" w14:textId="13DC9ADA" w:rsidR="00B16C7E" w:rsidRDefault="008920EB">
          <w:pPr>
            <w:pStyle w:val="TOC1"/>
            <w:tabs>
              <w:tab w:val="left" w:pos="420"/>
              <w:tab w:val="right" w:leader="dot" w:pos="8296"/>
            </w:tabs>
            <w:rPr>
              <w:noProof/>
            </w:rPr>
          </w:pPr>
          <w:hyperlink w:anchor="_Toc35510279" w:history="1">
            <w:r w:rsidR="00B16C7E" w:rsidRPr="00DB33AC">
              <w:rPr>
                <w:rStyle w:val="ab"/>
                <w:noProof/>
              </w:rPr>
              <w:t>3</w:t>
            </w:r>
            <w:r w:rsidR="00B16C7E">
              <w:rPr>
                <w:noProof/>
              </w:rPr>
              <w:tab/>
            </w:r>
            <w:r w:rsidR="00B16C7E" w:rsidRPr="00DB33AC">
              <w:rPr>
                <w:rStyle w:val="ab"/>
                <w:noProof/>
              </w:rPr>
              <w:t>交织解交织</w:t>
            </w:r>
            <w:r w:rsidR="00B16C7E">
              <w:rPr>
                <w:noProof/>
                <w:webHidden/>
              </w:rPr>
              <w:tab/>
            </w:r>
            <w:r w:rsidR="00B16C7E">
              <w:rPr>
                <w:noProof/>
                <w:webHidden/>
              </w:rPr>
              <w:fldChar w:fldCharType="begin"/>
            </w:r>
            <w:r w:rsidR="00B16C7E">
              <w:rPr>
                <w:noProof/>
                <w:webHidden/>
              </w:rPr>
              <w:instrText xml:space="preserve"> PAGEREF _Toc35510279 \h </w:instrText>
            </w:r>
            <w:r w:rsidR="00B16C7E">
              <w:rPr>
                <w:noProof/>
                <w:webHidden/>
              </w:rPr>
            </w:r>
            <w:r w:rsidR="00B16C7E">
              <w:rPr>
                <w:noProof/>
                <w:webHidden/>
              </w:rPr>
              <w:fldChar w:fldCharType="separate"/>
            </w:r>
            <w:r w:rsidR="00B16C7E">
              <w:rPr>
                <w:noProof/>
                <w:webHidden/>
              </w:rPr>
              <w:t>28</w:t>
            </w:r>
            <w:r w:rsidR="00B16C7E">
              <w:rPr>
                <w:noProof/>
                <w:webHidden/>
              </w:rPr>
              <w:fldChar w:fldCharType="end"/>
            </w:r>
          </w:hyperlink>
        </w:p>
        <w:p w14:paraId="1E5338FB" w14:textId="056EE23A" w:rsidR="00B16C7E" w:rsidRDefault="008920EB">
          <w:pPr>
            <w:pStyle w:val="TOC2"/>
            <w:tabs>
              <w:tab w:val="left" w:pos="1050"/>
              <w:tab w:val="right" w:leader="dot" w:pos="8296"/>
            </w:tabs>
            <w:rPr>
              <w:noProof/>
            </w:rPr>
          </w:pPr>
          <w:hyperlink w:anchor="_Toc35510280" w:history="1">
            <w:r w:rsidR="00B16C7E" w:rsidRPr="00DB33AC">
              <w:rPr>
                <w:rStyle w:val="ab"/>
                <w:noProof/>
              </w:rPr>
              <w:t>3.1</w:t>
            </w:r>
            <w:r w:rsidR="00B16C7E">
              <w:rPr>
                <w:noProof/>
              </w:rPr>
              <w:tab/>
            </w:r>
            <w:r w:rsidR="00B16C7E" w:rsidRPr="00DB33AC">
              <w:rPr>
                <w:rStyle w:val="ab"/>
                <w:noProof/>
              </w:rPr>
              <w:t>概述</w:t>
            </w:r>
            <w:r w:rsidR="00B16C7E">
              <w:rPr>
                <w:noProof/>
                <w:webHidden/>
              </w:rPr>
              <w:tab/>
            </w:r>
            <w:r w:rsidR="00B16C7E">
              <w:rPr>
                <w:noProof/>
                <w:webHidden/>
              </w:rPr>
              <w:fldChar w:fldCharType="begin"/>
            </w:r>
            <w:r w:rsidR="00B16C7E">
              <w:rPr>
                <w:noProof/>
                <w:webHidden/>
              </w:rPr>
              <w:instrText xml:space="preserve"> PAGEREF _Toc35510280 \h </w:instrText>
            </w:r>
            <w:r w:rsidR="00B16C7E">
              <w:rPr>
                <w:noProof/>
                <w:webHidden/>
              </w:rPr>
            </w:r>
            <w:r w:rsidR="00B16C7E">
              <w:rPr>
                <w:noProof/>
                <w:webHidden/>
              </w:rPr>
              <w:fldChar w:fldCharType="separate"/>
            </w:r>
            <w:r w:rsidR="00B16C7E">
              <w:rPr>
                <w:noProof/>
                <w:webHidden/>
              </w:rPr>
              <w:t>28</w:t>
            </w:r>
            <w:r w:rsidR="00B16C7E">
              <w:rPr>
                <w:noProof/>
                <w:webHidden/>
              </w:rPr>
              <w:fldChar w:fldCharType="end"/>
            </w:r>
          </w:hyperlink>
        </w:p>
        <w:p w14:paraId="79BDBBD6" w14:textId="1EC9B300" w:rsidR="00B16C7E" w:rsidRDefault="008920EB">
          <w:pPr>
            <w:pStyle w:val="TOC2"/>
            <w:tabs>
              <w:tab w:val="left" w:pos="1050"/>
              <w:tab w:val="right" w:leader="dot" w:pos="8296"/>
            </w:tabs>
            <w:rPr>
              <w:noProof/>
            </w:rPr>
          </w:pPr>
          <w:hyperlink w:anchor="_Toc35510281" w:history="1">
            <w:r w:rsidR="00B16C7E" w:rsidRPr="00DB33AC">
              <w:rPr>
                <w:rStyle w:val="ab"/>
                <w:noProof/>
              </w:rPr>
              <w:t>3.2</w:t>
            </w:r>
            <w:r w:rsidR="00B16C7E">
              <w:rPr>
                <w:noProof/>
              </w:rPr>
              <w:tab/>
            </w:r>
            <w:r w:rsidR="00B16C7E" w:rsidRPr="00DB33AC">
              <w:rPr>
                <w:rStyle w:val="ab"/>
                <w:noProof/>
              </w:rPr>
              <w:t>IP</w:t>
            </w:r>
            <w:r w:rsidR="00B16C7E" w:rsidRPr="00DB33AC">
              <w:rPr>
                <w:rStyle w:val="ab"/>
                <w:noProof/>
              </w:rPr>
              <w:t>核</w:t>
            </w:r>
            <w:r w:rsidR="00B16C7E">
              <w:rPr>
                <w:noProof/>
                <w:webHidden/>
              </w:rPr>
              <w:tab/>
            </w:r>
            <w:r w:rsidR="00B16C7E">
              <w:rPr>
                <w:noProof/>
                <w:webHidden/>
              </w:rPr>
              <w:fldChar w:fldCharType="begin"/>
            </w:r>
            <w:r w:rsidR="00B16C7E">
              <w:rPr>
                <w:noProof/>
                <w:webHidden/>
              </w:rPr>
              <w:instrText xml:space="preserve"> PAGEREF _Toc35510281 \h </w:instrText>
            </w:r>
            <w:r w:rsidR="00B16C7E">
              <w:rPr>
                <w:noProof/>
                <w:webHidden/>
              </w:rPr>
            </w:r>
            <w:r w:rsidR="00B16C7E">
              <w:rPr>
                <w:noProof/>
                <w:webHidden/>
              </w:rPr>
              <w:fldChar w:fldCharType="separate"/>
            </w:r>
            <w:r w:rsidR="00B16C7E">
              <w:rPr>
                <w:noProof/>
                <w:webHidden/>
              </w:rPr>
              <w:t>28</w:t>
            </w:r>
            <w:r w:rsidR="00B16C7E">
              <w:rPr>
                <w:noProof/>
                <w:webHidden/>
              </w:rPr>
              <w:fldChar w:fldCharType="end"/>
            </w:r>
          </w:hyperlink>
        </w:p>
        <w:p w14:paraId="7EDC0BF5" w14:textId="3E3DB7C1" w:rsidR="00B16C7E" w:rsidRDefault="008920EB">
          <w:pPr>
            <w:pStyle w:val="TOC2"/>
            <w:tabs>
              <w:tab w:val="left" w:pos="1050"/>
              <w:tab w:val="right" w:leader="dot" w:pos="8296"/>
            </w:tabs>
            <w:rPr>
              <w:noProof/>
            </w:rPr>
          </w:pPr>
          <w:hyperlink w:anchor="_Toc35510282" w:history="1">
            <w:r w:rsidR="00B16C7E" w:rsidRPr="00DB33AC">
              <w:rPr>
                <w:rStyle w:val="ab"/>
                <w:iCs/>
                <w:noProof/>
              </w:rPr>
              <w:t>3.3</w:t>
            </w:r>
            <w:r w:rsidR="00B16C7E">
              <w:rPr>
                <w:noProof/>
              </w:rPr>
              <w:tab/>
            </w:r>
            <w:r w:rsidR="00B16C7E" w:rsidRPr="00DB33AC">
              <w:rPr>
                <w:rStyle w:val="ab"/>
                <w:iCs/>
                <w:noProof/>
              </w:rPr>
              <w:t>交织</w:t>
            </w:r>
            <w:r w:rsidR="00B16C7E">
              <w:rPr>
                <w:noProof/>
                <w:webHidden/>
              </w:rPr>
              <w:tab/>
            </w:r>
            <w:r w:rsidR="00B16C7E">
              <w:rPr>
                <w:noProof/>
                <w:webHidden/>
              </w:rPr>
              <w:fldChar w:fldCharType="begin"/>
            </w:r>
            <w:r w:rsidR="00B16C7E">
              <w:rPr>
                <w:noProof/>
                <w:webHidden/>
              </w:rPr>
              <w:instrText xml:space="preserve"> PAGEREF _Toc35510282 \h </w:instrText>
            </w:r>
            <w:r w:rsidR="00B16C7E">
              <w:rPr>
                <w:noProof/>
                <w:webHidden/>
              </w:rPr>
            </w:r>
            <w:r w:rsidR="00B16C7E">
              <w:rPr>
                <w:noProof/>
                <w:webHidden/>
              </w:rPr>
              <w:fldChar w:fldCharType="separate"/>
            </w:r>
            <w:r w:rsidR="00B16C7E">
              <w:rPr>
                <w:noProof/>
                <w:webHidden/>
              </w:rPr>
              <w:t>34</w:t>
            </w:r>
            <w:r w:rsidR="00B16C7E">
              <w:rPr>
                <w:noProof/>
                <w:webHidden/>
              </w:rPr>
              <w:fldChar w:fldCharType="end"/>
            </w:r>
          </w:hyperlink>
        </w:p>
        <w:p w14:paraId="5AC3A2B9" w14:textId="6EE986C7" w:rsidR="00B16C7E" w:rsidRDefault="008920EB">
          <w:pPr>
            <w:pStyle w:val="TOC2"/>
            <w:tabs>
              <w:tab w:val="left" w:pos="1050"/>
              <w:tab w:val="right" w:leader="dot" w:pos="8296"/>
            </w:tabs>
            <w:rPr>
              <w:noProof/>
            </w:rPr>
          </w:pPr>
          <w:hyperlink w:anchor="_Toc35510283" w:history="1">
            <w:r w:rsidR="00B16C7E" w:rsidRPr="00DB33AC">
              <w:rPr>
                <w:rStyle w:val="ab"/>
                <w:noProof/>
              </w:rPr>
              <w:t>3.4</w:t>
            </w:r>
            <w:r w:rsidR="00B16C7E">
              <w:rPr>
                <w:noProof/>
              </w:rPr>
              <w:tab/>
            </w:r>
            <w:r w:rsidR="00B16C7E" w:rsidRPr="00DB33AC">
              <w:rPr>
                <w:rStyle w:val="ab"/>
                <w:noProof/>
              </w:rPr>
              <w:t>解交织</w:t>
            </w:r>
            <w:r w:rsidR="00B16C7E">
              <w:rPr>
                <w:noProof/>
                <w:webHidden/>
              </w:rPr>
              <w:tab/>
            </w:r>
            <w:r w:rsidR="00B16C7E">
              <w:rPr>
                <w:noProof/>
                <w:webHidden/>
              </w:rPr>
              <w:fldChar w:fldCharType="begin"/>
            </w:r>
            <w:r w:rsidR="00B16C7E">
              <w:rPr>
                <w:noProof/>
                <w:webHidden/>
              </w:rPr>
              <w:instrText xml:space="preserve"> PAGEREF _Toc35510283 \h </w:instrText>
            </w:r>
            <w:r w:rsidR="00B16C7E">
              <w:rPr>
                <w:noProof/>
                <w:webHidden/>
              </w:rPr>
            </w:r>
            <w:r w:rsidR="00B16C7E">
              <w:rPr>
                <w:noProof/>
                <w:webHidden/>
              </w:rPr>
              <w:fldChar w:fldCharType="separate"/>
            </w:r>
            <w:r w:rsidR="00B16C7E">
              <w:rPr>
                <w:noProof/>
                <w:webHidden/>
              </w:rPr>
              <w:t>34</w:t>
            </w:r>
            <w:r w:rsidR="00B16C7E">
              <w:rPr>
                <w:noProof/>
                <w:webHidden/>
              </w:rPr>
              <w:fldChar w:fldCharType="end"/>
            </w:r>
          </w:hyperlink>
        </w:p>
        <w:p w14:paraId="1E4682A1" w14:textId="36E8DADB" w:rsidR="00B16C7E" w:rsidRDefault="008920EB">
          <w:pPr>
            <w:pStyle w:val="TOC2"/>
            <w:tabs>
              <w:tab w:val="left" w:pos="1050"/>
              <w:tab w:val="right" w:leader="dot" w:pos="8296"/>
            </w:tabs>
            <w:rPr>
              <w:noProof/>
            </w:rPr>
          </w:pPr>
          <w:hyperlink w:anchor="_Toc35510284" w:history="1">
            <w:r w:rsidR="00B16C7E" w:rsidRPr="00DB33AC">
              <w:rPr>
                <w:rStyle w:val="ab"/>
                <w:noProof/>
              </w:rPr>
              <w:t>3.5</w:t>
            </w:r>
            <w:r w:rsidR="00B16C7E">
              <w:rPr>
                <w:noProof/>
              </w:rPr>
              <w:tab/>
            </w:r>
            <w:r w:rsidR="00B16C7E" w:rsidRPr="00DB33AC">
              <w:rPr>
                <w:rStyle w:val="ab"/>
                <w:noProof/>
              </w:rPr>
              <w:t>Matlab</w:t>
            </w:r>
            <w:r w:rsidR="00B16C7E" w:rsidRPr="00DB33AC">
              <w:rPr>
                <w:rStyle w:val="ab"/>
                <w:noProof/>
              </w:rPr>
              <w:t>仿真</w:t>
            </w:r>
            <w:r w:rsidR="00B16C7E">
              <w:rPr>
                <w:noProof/>
                <w:webHidden/>
              </w:rPr>
              <w:tab/>
            </w:r>
            <w:r w:rsidR="00B16C7E">
              <w:rPr>
                <w:noProof/>
                <w:webHidden/>
              </w:rPr>
              <w:fldChar w:fldCharType="begin"/>
            </w:r>
            <w:r w:rsidR="00B16C7E">
              <w:rPr>
                <w:noProof/>
                <w:webHidden/>
              </w:rPr>
              <w:instrText xml:space="preserve"> PAGEREF _Toc35510284 \h </w:instrText>
            </w:r>
            <w:r w:rsidR="00B16C7E">
              <w:rPr>
                <w:noProof/>
                <w:webHidden/>
              </w:rPr>
            </w:r>
            <w:r w:rsidR="00B16C7E">
              <w:rPr>
                <w:noProof/>
                <w:webHidden/>
              </w:rPr>
              <w:fldChar w:fldCharType="separate"/>
            </w:r>
            <w:r w:rsidR="00B16C7E">
              <w:rPr>
                <w:noProof/>
                <w:webHidden/>
              </w:rPr>
              <w:t>35</w:t>
            </w:r>
            <w:r w:rsidR="00B16C7E">
              <w:rPr>
                <w:noProof/>
                <w:webHidden/>
              </w:rPr>
              <w:fldChar w:fldCharType="end"/>
            </w:r>
          </w:hyperlink>
        </w:p>
        <w:p w14:paraId="120E11CA" w14:textId="7BA1BF83" w:rsidR="00B16C7E" w:rsidRDefault="008920EB">
          <w:pPr>
            <w:pStyle w:val="TOC1"/>
            <w:tabs>
              <w:tab w:val="left" w:pos="420"/>
              <w:tab w:val="right" w:leader="dot" w:pos="8296"/>
            </w:tabs>
            <w:rPr>
              <w:noProof/>
            </w:rPr>
          </w:pPr>
          <w:hyperlink w:anchor="_Toc35510285" w:history="1">
            <w:r w:rsidR="00B16C7E" w:rsidRPr="00DB33AC">
              <w:rPr>
                <w:rStyle w:val="ab"/>
                <w:noProof/>
              </w:rPr>
              <w:t>4</w:t>
            </w:r>
            <w:r w:rsidR="00B16C7E">
              <w:rPr>
                <w:noProof/>
              </w:rPr>
              <w:tab/>
            </w:r>
            <w:r w:rsidR="00B16C7E" w:rsidRPr="00DB33AC">
              <w:rPr>
                <w:rStyle w:val="ab"/>
                <w:noProof/>
              </w:rPr>
              <w:t>加扰解扰</w:t>
            </w:r>
            <w:r w:rsidR="00B16C7E">
              <w:rPr>
                <w:noProof/>
                <w:webHidden/>
              </w:rPr>
              <w:tab/>
            </w:r>
            <w:r w:rsidR="00B16C7E">
              <w:rPr>
                <w:noProof/>
                <w:webHidden/>
              </w:rPr>
              <w:fldChar w:fldCharType="begin"/>
            </w:r>
            <w:r w:rsidR="00B16C7E">
              <w:rPr>
                <w:noProof/>
                <w:webHidden/>
              </w:rPr>
              <w:instrText xml:space="preserve"> PAGEREF _Toc35510285 \h </w:instrText>
            </w:r>
            <w:r w:rsidR="00B16C7E">
              <w:rPr>
                <w:noProof/>
                <w:webHidden/>
              </w:rPr>
            </w:r>
            <w:r w:rsidR="00B16C7E">
              <w:rPr>
                <w:noProof/>
                <w:webHidden/>
              </w:rPr>
              <w:fldChar w:fldCharType="separate"/>
            </w:r>
            <w:r w:rsidR="00B16C7E">
              <w:rPr>
                <w:noProof/>
                <w:webHidden/>
              </w:rPr>
              <w:t>35</w:t>
            </w:r>
            <w:r w:rsidR="00B16C7E">
              <w:rPr>
                <w:noProof/>
                <w:webHidden/>
              </w:rPr>
              <w:fldChar w:fldCharType="end"/>
            </w:r>
          </w:hyperlink>
        </w:p>
        <w:p w14:paraId="40CD27CF" w14:textId="7BB89A97" w:rsidR="00B16C7E" w:rsidRDefault="008920EB">
          <w:pPr>
            <w:pStyle w:val="TOC2"/>
            <w:tabs>
              <w:tab w:val="left" w:pos="1050"/>
              <w:tab w:val="right" w:leader="dot" w:pos="8296"/>
            </w:tabs>
            <w:rPr>
              <w:noProof/>
            </w:rPr>
          </w:pPr>
          <w:hyperlink w:anchor="_Toc35510286" w:history="1">
            <w:r w:rsidR="00B16C7E" w:rsidRPr="00DB33AC">
              <w:rPr>
                <w:rStyle w:val="ab"/>
                <w:noProof/>
              </w:rPr>
              <w:t>4.1</w:t>
            </w:r>
            <w:r w:rsidR="00B16C7E">
              <w:rPr>
                <w:noProof/>
              </w:rPr>
              <w:tab/>
            </w:r>
            <w:r w:rsidR="00B16C7E" w:rsidRPr="00DB33AC">
              <w:rPr>
                <w:rStyle w:val="ab"/>
                <w:noProof/>
              </w:rPr>
              <w:t>扰码</w:t>
            </w:r>
            <w:r w:rsidR="00B16C7E">
              <w:rPr>
                <w:noProof/>
                <w:webHidden/>
              </w:rPr>
              <w:tab/>
            </w:r>
            <w:r w:rsidR="00B16C7E">
              <w:rPr>
                <w:noProof/>
                <w:webHidden/>
              </w:rPr>
              <w:fldChar w:fldCharType="begin"/>
            </w:r>
            <w:r w:rsidR="00B16C7E">
              <w:rPr>
                <w:noProof/>
                <w:webHidden/>
              </w:rPr>
              <w:instrText xml:space="preserve"> PAGEREF _Toc35510286 \h </w:instrText>
            </w:r>
            <w:r w:rsidR="00B16C7E">
              <w:rPr>
                <w:noProof/>
                <w:webHidden/>
              </w:rPr>
            </w:r>
            <w:r w:rsidR="00B16C7E">
              <w:rPr>
                <w:noProof/>
                <w:webHidden/>
              </w:rPr>
              <w:fldChar w:fldCharType="separate"/>
            </w:r>
            <w:r w:rsidR="00B16C7E">
              <w:rPr>
                <w:noProof/>
                <w:webHidden/>
              </w:rPr>
              <w:t>35</w:t>
            </w:r>
            <w:r w:rsidR="00B16C7E">
              <w:rPr>
                <w:noProof/>
                <w:webHidden/>
              </w:rPr>
              <w:fldChar w:fldCharType="end"/>
            </w:r>
          </w:hyperlink>
        </w:p>
        <w:p w14:paraId="197CF73C" w14:textId="124B07A0" w:rsidR="00B16C7E" w:rsidRDefault="008920EB">
          <w:pPr>
            <w:pStyle w:val="TOC3"/>
            <w:tabs>
              <w:tab w:val="left" w:pos="1680"/>
              <w:tab w:val="right" w:leader="dot" w:pos="8296"/>
            </w:tabs>
            <w:rPr>
              <w:noProof/>
            </w:rPr>
          </w:pPr>
          <w:hyperlink w:anchor="_Toc35510287" w:history="1">
            <w:r w:rsidR="00B16C7E" w:rsidRPr="00DB33AC">
              <w:rPr>
                <w:rStyle w:val="ab"/>
                <w:noProof/>
              </w:rPr>
              <w:t>4.1.1</w:t>
            </w:r>
            <w:r w:rsidR="00B16C7E">
              <w:rPr>
                <w:noProof/>
              </w:rPr>
              <w:tab/>
            </w:r>
            <w:r w:rsidR="00B16C7E" w:rsidRPr="00DB33AC">
              <w:rPr>
                <w:rStyle w:val="ab"/>
                <w:noProof/>
              </w:rPr>
              <w:t>扰码原理</w:t>
            </w:r>
            <w:r w:rsidR="00B16C7E">
              <w:rPr>
                <w:noProof/>
                <w:webHidden/>
              </w:rPr>
              <w:tab/>
            </w:r>
            <w:r w:rsidR="00B16C7E">
              <w:rPr>
                <w:noProof/>
                <w:webHidden/>
              </w:rPr>
              <w:fldChar w:fldCharType="begin"/>
            </w:r>
            <w:r w:rsidR="00B16C7E">
              <w:rPr>
                <w:noProof/>
                <w:webHidden/>
              </w:rPr>
              <w:instrText xml:space="preserve"> PAGEREF _Toc35510287 \h </w:instrText>
            </w:r>
            <w:r w:rsidR="00B16C7E">
              <w:rPr>
                <w:noProof/>
                <w:webHidden/>
              </w:rPr>
            </w:r>
            <w:r w:rsidR="00B16C7E">
              <w:rPr>
                <w:noProof/>
                <w:webHidden/>
              </w:rPr>
              <w:fldChar w:fldCharType="separate"/>
            </w:r>
            <w:r w:rsidR="00B16C7E">
              <w:rPr>
                <w:noProof/>
                <w:webHidden/>
              </w:rPr>
              <w:t>35</w:t>
            </w:r>
            <w:r w:rsidR="00B16C7E">
              <w:rPr>
                <w:noProof/>
                <w:webHidden/>
              </w:rPr>
              <w:fldChar w:fldCharType="end"/>
            </w:r>
          </w:hyperlink>
        </w:p>
        <w:p w14:paraId="6A2573C3" w14:textId="75B0C049" w:rsidR="00B16C7E" w:rsidRDefault="008920EB">
          <w:pPr>
            <w:pStyle w:val="TOC3"/>
            <w:tabs>
              <w:tab w:val="left" w:pos="1680"/>
              <w:tab w:val="right" w:leader="dot" w:pos="8296"/>
            </w:tabs>
            <w:rPr>
              <w:noProof/>
            </w:rPr>
          </w:pPr>
          <w:hyperlink w:anchor="_Toc35510288" w:history="1">
            <w:r w:rsidR="00B16C7E" w:rsidRPr="00DB33AC">
              <w:rPr>
                <w:rStyle w:val="ab"/>
                <w:noProof/>
                <w:lang w:val="zh-CN"/>
              </w:rPr>
              <w:t>4.1.2</w:t>
            </w:r>
            <w:r w:rsidR="00B16C7E">
              <w:rPr>
                <w:noProof/>
              </w:rPr>
              <w:tab/>
            </w:r>
            <w:r w:rsidR="00B16C7E" w:rsidRPr="00DB33AC">
              <w:rPr>
                <w:rStyle w:val="ab"/>
                <w:noProof/>
                <w:lang w:val="zh-CN"/>
              </w:rPr>
              <w:t>扰码模块实现</w:t>
            </w:r>
            <w:r w:rsidR="00B16C7E">
              <w:rPr>
                <w:noProof/>
                <w:webHidden/>
              </w:rPr>
              <w:tab/>
            </w:r>
            <w:r w:rsidR="00B16C7E">
              <w:rPr>
                <w:noProof/>
                <w:webHidden/>
              </w:rPr>
              <w:fldChar w:fldCharType="begin"/>
            </w:r>
            <w:r w:rsidR="00B16C7E">
              <w:rPr>
                <w:noProof/>
                <w:webHidden/>
              </w:rPr>
              <w:instrText xml:space="preserve"> PAGEREF _Toc35510288 \h </w:instrText>
            </w:r>
            <w:r w:rsidR="00B16C7E">
              <w:rPr>
                <w:noProof/>
                <w:webHidden/>
              </w:rPr>
            </w:r>
            <w:r w:rsidR="00B16C7E">
              <w:rPr>
                <w:noProof/>
                <w:webHidden/>
              </w:rPr>
              <w:fldChar w:fldCharType="separate"/>
            </w:r>
            <w:r w:rsidR="00B16C7E">
              <w:rPr>
                <w:noProof/>
                <w:webHidden/>
              </w:rPr>
              <w:t>36</w:t>
            </w:r>
            <w:r w:rsidR="00B16C7E">
              <w:rPr>
                <w:noProof/>
                <w:webHidden/>
              </w:rPr>
              <w:fldChar w:fldCharType="end"/>
            </w:r>
          </w:hyperlink>
        </w:p>
        <w:p w14:paraId="39D6FE2B" w14:textId="2C713CD4" w:rsidR="00B16C7E" w:rsidRDefault="008920EB">
          <w:pPr>
            <w:pStyle w:val="TOC2"/>
            <w:tabs>
              <w:tab w:val="left" w:pos="1050"/>
              <w:tab w:val="right" w:leader="dot" w:pos="8296"/>
            </w:tabs>
            <w:rPr>
              <w:noProof/>
            </w:rPr>
          </w:pPr>
          <w:hyperlink w:anchor="_Toc35510289" w:history="1">
            <w:r w:rsidR="00B16C7E" w:rsidRPr="00DB33AC">
              <w:rPr>
                <w:rStyle w:val="ab"/>
                <w:noProof/>
                <w:lang w:val="zh-CN"/>
              </w:rPr>
              <w:t>4.2</w:t>
            </w:r>
            <w:r w:rsidR="00B16C7E">
              <w:rPr>
                <w:noProof/>
              </w:rPr>
              <w:tab/>
            </w:r>
            <w:r w:rsidR="00B16C7E" w:rsidRPr="00DB33AC">
              <w:rPr>
                <w:rStyle w:val="ab"/>
                <w:noProof/>
                <w:lang w:val="zh-CN"/>
              </w:rPr>
              <w:t>解扰</w:t>
            </w:r>
            <w:r w:rsidR="00B16C7E">
              <w:rPr>
                <w:noProof/>
                <w:webHidden/>
              </w:rPr>
              <w:tab/>
            </w:r>
            <w:r w:rsidR="00B16C7E">
              <w:rPr>
                <w:noProof/>
                <w:webHidden/>
              </w:rPr>
              <w:fldChar w:fldCharType="begin"/>
            </w:r>
            <w:r w:rsidR="00B16C7E">
              <w:rPr>
                <w:noProof/>
                <w:webHidden/>
              </w:rPr>
              <w:instrText xml:space="preserve"> PAGEREF _Toc35510289 \h </w:instrText>
            </w:r>
            <w:r w:rsidR="00B16C7E">
              <w:rPr>
                <w:noProof/>
                <w:webHidden/>
              </w:rPr>
            </w:r>
            <w:r w:rsidR="00B16C7E">
              <w:rPr>
                <w:noProof/>
                <w:webHidden/>
              </w:rPr>
              <w:fldChar w:fldCharType="separate"/>
            </w:r>
            <w:r w:rsidR="00B16C7E">
              <w:rPr>
                <w:noProof/>
                <w:webHidden/>
              </w:rPr>
              <w:t>36</w:t>
            </w:r>
            <w:r w:rsidR="00B16C7E">
              <w:rPr>
                <w:noProof/>
                <w:webHidden/>
              </w:rPr>
              <w:fldChar w:fldCharType="end"/>
            </w:r>
          </w:hyperlink>
        </w:p>
        <w:p w14:paraId="07E19AE8" w14:textId="4FE35280" w:rsidR="00B16C7E" w:rsidRDefault="008920EB">
          <w:pPr>
            <w:pStyle w:val="TOC3"/>
            <w:tabs>
              <w:tab w:val="left" w:pos="1680"/>
              <w:tab w:val="right" w:leader="dot" w:pos="8296"/>
            </w:tabs>
            <w:rPr>
              <w:noProof/>
            </w:rPr>
          </w:pPr>
          <w:hyperlink w:anchor="_Toc35510290" w:history="1">
            <w:r w:rsidR="00B16C7E" w:rsidRPr="00DB33AC">
              <w:rPr>
                <w:rStyle w:val="ab"/>
                <w:noProof/>
                <w:lang w:val="zh-CN"/>
              </w:rPr>
              <w:t>4.2.1</w:t>
            </w:r>
            <w:r w:rsidR="00B16C7E">
              <w:rPr>
                <w:noProof/>
              </w:rPr>
              <w:tab/>
            </w:r>
            <w:r w:rsidR="00B16C7E" w:rsidRPr="00DB33AC">
              <w:rPr>
                <w:rStyle w:val="ab"/>
                <w:noProof/>
                <w:lang w:val="zh-CN"/>
              </w:rPr>
              <w:t>解扰原理</w:t>
            </w:r>
            <w:r w:rsidR="00B16C7E">
              <w:rPr>
                <w:noProof/>
                <w:webHidden/>
              </w:rPr>
              <w:tab/>
            </w:r>
            <w:r w:rsidR="00B16C7E">
              <w:rPr>
                <w:noProof/>
                <w:webHidden/>
              </w:rPr>
              <w:fldChar w:fldCharType="begin"/>
            </w:r>
            <w:r w:rsidR="00B16C7E">
              <w:rPr>
                <w:noProof/>
                <w:webHidden/>
              </w:rPr>
              <w:instrText xml:space="preserve"> PAGEREF _Toc35510290 \h </w:instrText>
            </w:r>
            <w:r w:rsidR="00B16C7E">
              <w:rPr>
                <w:noProof/>
                <w:webHidden/>
              </w:rPr>
            </w:r>
            <w:r w:rsidR="00B16C7E">
              <w:rPr>
                <w:noProof/>
                <w:webHidden/>
              </w:rPr>
              <w:fldChar w:fldCharType="separate"/>
            </w:r>
            <w:r w:rsidR="00B16C7E">
              <w:rPr>
                <w:noProof/>
                <w:webHidden/>
              </w:rPr>
              <w:t>36</w:t>
            </w:r>
            <w:r w:rsidR="00B16C7E">
              <w:rPr>
                <w:noProof/>
                <w:webHidden/>
              </w:rPr>
              <w:fldChar w:fldCharType="end"/>
            </w:r>
          </w:hyperlink>
        </w:p>
        <w:p w14:paraId="75005D3E" w14:textId="7A0A59D0" w:rsidR="00B16C7E" w:rsidRDefault="008920EB">
          <w:pPr>
            <w:pStyle w:val="TOC3"/>
            <w:tabs>
              <w:tab w:val="left" w:pos="1680"/>
              <w:tab w:val="right" w:leader="dot" w:pos="8296"/>
            </w:tabs>
            <w:rPr>
              <w:noProof/>
            </w:rPr>
          </w:pPr>
          <w:hyperlink w:anchor="_Toc35510291" w:history="1">
            <w:r w:rsidR="00B16C7E" w:rsidRPr="00DB33AC">
              <w:rPr>
                <w:rStyle w:val="ab"/>
                <w:noProof/>
              </w:rPr>
              <w:t>4.2.2</w:t>
            </w:r>
            <w:r w:rsidR="00B16C7E">
              <w:rPr>
                <w:noProof/>
              </w:rPr>
              <w:tab/>
            </w:r>
            <w:r w:rsidR="00B16C7E" w:rsidRPr="00DB33AC">
              <w:rPr>
                <w:rStyle w:val="ab"/>
                <w:noProof/>
              </w:rPr>
              <w:t>解扰模块实现</w:t>
            </w:r>
            <w:r w:rsidR="00B16C7E">
              <w:rPr>
                <w:noProof/>
                <w:webHidden/>
              </w:rPr>
              <w:tab/>
            </w:r>
            <w:r w:rsidR="00B16C7E">
              <w:rPr>
                <w:noProof/>
                <w:webHidden/>
              </w:rPr>
              <w:fldChar w:fldCharType="begin"/>
            </w:r>
            <w:r w:rsidR="00B16C7E">
              <w:rPr>
                <w:noProof/>
                <w:webHidden/>
              </w:rPr>
              <w:instrText xml:space="preserve"> PAGEREF _Toc35510291 \h </w:instrText>
            </w:r>
            <w:r w:rsidR="00B16C7E">
              <w:rPr>
                <w:noProof/>
                <w:webHidden/>
              </w:rPr>
            </w:r>
            <w:r w:rsidR="00B16C7E">
              <w:rPr>
                <w:noProof/>
                <w:webHidden/>
              </w:rPr>
              <w:fldChar w:fldCharType="separate"/>
            </w:r>
            <w:r w:rsidR="00B16C7E">
              <w:rPr>
                <w:noProof/>
                <w:webHidden/>
              </w:rPr>
              <w:t>37</w:t>
            </w:r>
            <w:r w:rsidR="00B16C7E">
              <w:rPr>
                <w:noProof/>
                <w:webHidden/>
              </w:rPr>
              <w:fldChar w:fldCharType="end"/>
            </w:r>
          </w:hyperlink>
        </w:p>
        <w:p w14:paraId="2A05FEBF" w14:textId="4E909AA0" w:rsidR="00B16C7E" w:rsidRDefault="008920EB">
          <w:pPr>
            <w:pStyle w:val="TOC2"/>
            <w:tabs>
              <w:tab w:val="left" w:pos="1050"/>
              <w:tab w:val="right" w:leader="dot" w:pos="8296"/>
            </w:tabs>
            <w:rPr>
              <w:noProof/>
            </w:rPr>
          </w:pPr>
          <w:hyperlink w:anchor="_Toc35510292" w:history="1">
            <w:r w:rsidR="00B16C7E" w:rsidRPr="00DB33AC">
              <w:rPr>
                <w:rStyle w:val="ab"/>
                <w:noProof/>
              </w:rPr>
              <w:t>4.3</w:t>
            </w:r>
            <w:r w:rsidR="00B16C7E">
              <w:rPr>
                <w:noProof/>
              </w:rPr>
              <w:tab/>
            </w:r>
            <w:r w:rsidR="00B16C7E" w:rsidRPr="00DB33AC">
              <w:rPr>
                <w:rStyle w:val="ab"/>
                <w:noProof/>
              </w:rPr>
              <w:t>Matlab</w:t>
            </w:r>
            <w:r w:rsidR="00B16C7E" w:rsidRPr="00DB33AC">
              <w:rPr>
                <w:rStyle w:val="ab"/>
                <w:noProof/>
              </w:rPr>
              <w:t>仿真</w:t>
            </w:r>
            <w:r w:rsidR="00B16C7E">
              <w:rPr>
                <w:noProof/>
                <w:webHidden/>
              </w:rPr>
              <w:tab/>
            </w:r>
            <w:r w:rsidR="00B16C7E">
              <w:rPr>
                <w:noProof/>
                <w:webHidden/>
              </w:rPr>
              <w:fldChar w:fldCharType="begin"/>
            </w:r>
            <w:r w:rsidR="00B16C7E">
              <w:rPr>
                <w:noProof/>
                <w:webHidden/>
              </w:rPr>
              <w:instrText xml:space="preserve"> PAGEREF _Toc35510292 \h </w:instrText>
            </w:r>
            <w:r w:rsidR="00B16C7E">
              <w:rPr>
                <w:noProof/>
                <w:webHidden/>
              </w:rPr>
            </w:r>
            <w:r w:rsidR="00B16C7E">
              <w:rPr>
                <w:noProof/>
                <w:webHidden/>
              </w:rPr>
              <w:fldChar w:fldCharType="separate"/>
            </w:r>
            <w:r w:rsidR="00B16C7E">
              <w:rPr>
                <w:noProof/>
                <w:webHidden/>
              </w:rPr>
              <w:t>37</w:t>
            </w:r>
            <w:r w:rsidR="00B16C7E">
              <w:rPr>
                <w:noProof/>
                <w:webHidden/>
              </w:rPr>
              <w:fldChar w:fldCharType="end"/>
            </w:r>
          </w:hyperlink>
        </w:p>
        <w:p w14:paraId="430ABC87" w14:textId="0D1B0D4C" w:rsidR="00B16C7E" w:rsidRDefault="008920EB">
          <w:pPr>
            <w:pStyle w:val="TOC1"/>
            <w:tabs>
              <w:tab w:val="left" w:pos="420"/>
              <w:tab w:val="right" w:leader="dot" w:pos="8296"/>
            </w:tabs>
            <w:rPr>
              <w:noProof/>
            </w:rPr>
          </w:pPr>
          <w:hyperlink w:anchor="_Toc35510293" w:history="1">
            <w:r w:rsidR="00B16C7E" w:rsidRPr="00DB33AC">
              <w:rPr>
                <w:rStyle w:val="ab"/>
                <w:noProof/>
              </w:rPr>
              <w:t>5</w:t>
            </w:r>
            <w:r w:rsidR="00B16C7E">
              <w:rPr>
                <w:noProof/>
              </w:rPr>
              <w:tab/>
            </w:r>
            <w:r w:rsidR="00B16C7E" w:rsidRPr="00DB33AC">
              <w:rPr>
                <w:rStyle w:val="ab"/>
                <w:noProof/>
              </w:rPr>
              <w:t>调制解调</w:t>
            </w:r>
            <w:r w:rsidR="00B16C7E">
              <w:rPr>
                <w:noProof/>
                <w:webHidden/>
              </w:rPr>
              <w:tab/>
            </w:r>
            <w:r w:rsidR="00B16C7E">
              <w:rPr>
                <w:noProof/>
                <w:webHidden/>
              </w:rPr>
              <w:fldChar w:fldCharType="begin"/>
            </w:r>
            <w:r w:rsidR="00B16C7E">
              <w:rPr>
                <w:noProof/>
                <w:webHidden/>
              </w:rPr>
              <w:instrText xml:space="preserve"> PAGEREF _Toc35510293 \h </w:instrText>
            </w:r>
            <w:r w:rsidR="00B16C7E">
              <w:rPr>
                <w:noProof/>
                <w:webHidden/>
              </w:rPr>
            </w:r>
            <w:r w:rsidR="00B16C7E">
              <w:rPr>
                <w:noProof/>
                <w:webHidden/>
              </w:rPr>
              <w:fldChar w:fldCharType="separate"/>
            </w:r>
            <w:r w:rsidR="00B16C7E">
              <w:rPr>
                <w:noProof/>
                <w:webHidden/>
              </w:rPr>
              <w:t>39</w:t>
            </w:r>
            <w:r w:rsidR="00B16C7E">
              <w:rPr>
                <w:noProof/>
                <w:webHidden/>
              </w:rPr>
              <w:fldChar w:fldCharType="end"/>
            </w:r>
          </w:hyperlink>
        </w:p>
        <w:p w14:paraId="0DEF6A67" w14:textId="38035440" w:rsidR="00B16C7E" w:rsidRDefault="008920EB">
          <w:pPr>
            <w:pStyle w:val="TOC2"/>
            <w:tabs>
              <w:tab w:val="left" w:pos="1050"/>
              <w:tab w:val="right" w:leader="dot" w:pos="8296"/>
            </w:tabs>
            <w:rPr>
              <w:noProof/>
            </w:rPr>
          </w:pPr>
          <w:hyperlink w:anchor="_Toc35510294" w:history="1">
            <w:r w:rsidR="00B16C7E" w:rsidRPr="00DB33AC">
              <w:rPr>
                <w:rStyle w:val="ab"/>
                <w:noProof/>
              </w:rPr>
              <w:t>5.1</w:t>
            </w:r>
            <w:r w:rsidR="00B16C7E">
              <w:rPr>
                <w:noProof/>
              </w:rPr>
              <w:tab/>
            </w:r>
            <w:r w:rsidR="00B16C7E" w:rsidRPr="00DB33AC">
              <w:rPr>
                <w:rStyle w:val="ab"/>
                <w:noProof/>
              </w:rPr>
              <w:t>调制</w:t>
            </w:r>
            <w:r w:rsidR="00B16C7E">
              <w:rPr>
                <w:noProof/>
                <w:webHidden/>
              </w:rPr>
              <w:tab/>
            </w:r>
            <w:r w:rsidR="00B16C7E">
              <w:rPr>
                <w:noProof/>
                <w:webHidden/>
              </w:rPr>
              <w:fldChar w:fldCharType="begin"/>
            </w:r>
            <w:r w:rsidR="00B16C7E">
              <w:rPr>
                <w:noProof/>
                <w:webHidden/>
              </w:rPr>
              <w:instrText xml:space="preserve"> PAGEREF _Toc35510294 \h </w:instrText>
            </w:r>
            <w:r w:rsidR="00B16C7E">
              <w:rPr>
                <w:noProof/>
                <w:webHidden/>
              </w:rPr>
            </w:r>
            <w:r w:rsidR="00B16C7E">
              <w:rPr>
                <w:noProof/>
                <w:webHidden/>
              </w:rPr>
              <w:fldChar w:fldCharType="separate"/>
            </w:r>
            <w:r w:rsidR="00B16C7E">
              <w:rPr>
                <w:noProof/>
                <w:webHidden/>
              </w:rPr>
              <w:t>39</w:t>
            </w:r>
            <w:r w:rsidR="00B16C7E">
              <w:rPr>
                <w:noProof/>
                <w:webHidden/>
              </w:rPr>
              <w:fldChar w:fldCharType="end"/>
            </w:r>
          </w:hyperlink>
        </w:p>
        <w:p w14:paraId="34D19F5A" w14:textId="7F9BE8AF" w:rsidR="00B16C7E" w:rsidRDefault="008920EB">
          <w:pPr>
            <w:pStyle w:val="TOC3"/>
            <w:tabs>
              <w:tab w:val="left" w:pos="1680"/>
              <w:tab w:val="right" w:leader="dot" w:pos="8296"/>
            </w:tabs>
            <w:rPr>
              <w:noProof/>
            </w:rPr>
          </w:pPr>
          <w:hyperlink w:anchor="_Toc35510295" w:history="1">
            <w:r w:rsidR="00B16C7E" w:rsidRPr="00DB33AC">
              <w:rPr>
                <w:rStyle w:val="ab"/>
                <w:noProof/>
              </w:rPr>
              <w:t>5.1.1</w:t>
            </w:r>
            <w:r w:rsidR="00B16C7E">
              <w:rPr>
                <w:noProof/>
              </w:rPr>
              <w:tab/>
            </w:r>
            <w:r w:rsidR="00B16C7E" w:rsidRPr="00DB33AC">
              <w:rPr>
                <w:rStyle w:val="ab"/>
                <w:noProof/>
              </w:rPr>
              <w:t>64QAM</w:t>
            </w:r>
            <w:r w:rsidR="00B16C7E" w:rsidRPr="00DB33AC">
              <w:rPr>
                <w:rStyle w:val="ab"/>
                <w:noProof/>
              </w:rPr>
              <w:t>调制原理</w:t>
            </w:r>
            <w:r w:rsidR="00B16C7E">
              <w:rPr>
                <w:noProof/>
                <w:webHidden/>
              </w:rPr>
              <w:tab/>
            </w:r>
            <w:r w:rsidR="00B16C7E">
              <w:rPr>
                <w:noProof/>
                <w:webHidden/>
              </w:rPr>
              <w:fldChar w:fldCharType="begin"/>
            </w:r>
            <w:r w:rsidR="00B16C7E">
              <w:rPr>
                <w:noProof/>
                <w:webHidden/>
              </w:rPr>
              <w:instrText xml:space="preserve"> PAGEREF _Toc35510295 \h </w:instrText>
            </w:r>
            <w:r w:rsidR="00B16C7E">
              <w:rPr>
                <w:noProof/>
                <w:webHidden/>
              </w:rPr>
            </w:r>
            <w:r w:rsidR="00B16C7E">
              <w:rPr>
                <w:noProof/>
                <w:webHidden/>
              </w:rPr>
              <w:fldChar w:fldCharType="separate"/>
            </w:r>
            <w:r w:rsidR="00B16C7E">
              <w:rPr>
                <w:noProof/>
                <w:webHidden/>
              </w:rPr>
              <w:t>39</w:t>
            </w:r>
            <w:r w:rsidR="00B16C7E">
              <w:rPr>
                <w:noProof/>
                <w:webHidden/>
              </w:rPr>
              <w:fldChar w:fldCharType="end"/>
            </w:r>
          </w:hyperlink>
        </w:p>
        <w:p w14:paraId="68DB006E" w14:textId="09DD809A" w:rsidR="00B16C7E" w:rsidRDefault="008920EB">
          <w:pPr>
            <w:pStyle w:val="TOC3"/>
            <w:tabs>
              <w:tab w:val="left" w:pos="1680"/>
              <w:tab w:val="right" w:leader="dot" w:pos="8296"/>
            </w:tabs>
            <w:rPr>
              <w:noProof/>
            </w:rPr>
          </w:pPr>
          <w:hyperlink w:anchor="_Toc35510296" w:history="1">
            <w:r w:rsidR="00B16C7E" w:rsidRPr="00DB33AC">
              <w:rPr>
                <w:rStyle w:val="ab"/>
                <w:noProof/>
                <w:lang w:val="zh-CN"/>
              </w:rPr>
              <w:t>5.1.2</w:t>
            </w:r>
            <w:r w:rsidR="00B16C7E">
              <w:rPr>
                <w:noProof/>
              </w:rPr>
              <w:tab/>
            </w:r>
            <w:r w:rsidR="00B16C7E" w:rsidRPr="00DB33AC">
              <w:rPr>
                <w:rStyle w:val="ab"/>
                <w:noProof/>
                <w:lang w:val="zh-CN"/>
              </w:rPr>
              <w:t>64QAM</w:t>
            </w:r>
            <w:r w:rsidR="00B16C7E" w:rsidRPr="00DB33AC">
              <w:rPr>
                <w:rStyle w:val="ab"/>
                <w:noProof/>
                <w:lang w:val="zh-CN"/>
              </w:rPr>
              <w:t>调制实现</w:t>
            </w:r>
            <w:r w:rsidR="00B16C7E">
              <w:rPr>
                <w:noProof/>
                <w:webHidden/>
              </w:rPr>
              <w:tab/>
            </w:r>
            <w:r w:rsidR="00B16C7E">
              <w:rPr>
                <w:noProof/>
                <w:webHidden/>
              </w:rPr>
              <w:fldChar w:fldCharType="begin"/>
            </w:r>
            <w:r w:rsidR="00B16C7E">
              <w:rPr>
                <w:noProof/>
                <w:webHidden/>
              </w:rPr>
              <w:instrText xml:space="preserve"> PAGEREF _Toc35510296 \h </w:instrText>
            </w:r>
            <w:r w:rsidR="00B16C7E">
              <w:rPr>
                <w:noProof/>
                <w:webHidden/>
              </w:rPr>
            </w:r>
            <w:r w:rsidR="00B16C7E">
              <w:rPr>
                <w:noProof/>
                <w:webHidden/>
              </w:rPr>
              <w:fldChar w:fldCharType="separate"/>
            </w:r>
            <w:r w:rsidR="00B16C7E">
              <w:rPr>
                <w:noProof/>
                <w:webHidden/>
              </w:rPr>
              <w:t>42</w:t>
            </w:r>
            <w:r w:rsidR="00B16C7E">
              <w:rPr>
                <w:noProof/>
                <w:webHidden/>
              </w:rPr>
              <w:fldChar w:fldCharType="end"/>
            </w:r>
          </w:hyperlink>
        </w:p>
        <w:p w14:paraId="34AC79C4" w14:textId="630B1A2B" w:rsidR="00B16C7E" w:rsidRDefault="008920EB">
          <w:pPr>
            <w:pStyle w:val="TOC2"/>
            <w:tabs>
              <w:tab w:val="left" w:pos="1050"/>
              <w:tab w:val="right" w:leader="dot" w:pos="8296"/>
            </w:tabs>
            <w:rPr>
              <w:noProof/>
            </w:rPr>
          </w:pPr>
          <w:hyperlink w:anchor="_Toc35510297" w:history="1">
            <w:r w:rsidR="00B16C7E" w:rsidRPr="00DB33AC">
              <w:rPr>
                <w:rStyle w:val="ab"/>
                <w:noProof/>
                <w:lang w:val="zh-CN"/>
              </w:rPr>
              <w:t>5.2</w:t>
            </w:r>
            <w:r w:rsidR="00B16C7E">
              <w:rPr>
                <w:noProof/>
              </w:rPr>
              <w:tab/>
            </w:r>
            <w:r w:rsidR="00B16C7E" w:rsidRPr="00DB33AC">
              <w:rPr>
                <w:rStyle w:val="ab"/>
                <w:noProof/>
                <w:lang w:val="zh-CN"/>
              </w:rPr>
              <w:t>解调</w:t>
            </w:r>
            <w:r w:rsidR="00B16C7E">
              <w:rPr>
                <w:noProof/>
                <w:webHidden/>
              </w:rPr>
              <w:tab/>
            </w:r>
            <w:r w:rsidR="00B16C7E">
              <w:rPr>
                <w:noProof/>
                <w:webHidden/>
              </w:rPr>
              <w:fldChar w:fldCharType="begin"/>
            </w:r>
            <w:r w:rsidR="00B16C7E">
              <w:rPr>
                <w:noProof/>
                <w:webHidden/>
              </w:rPr>
              <w:instrText xml:space="preserve"> PAGEREF _Toc35510297 \h </w:instrText>
            </w:r>
            <w:r w:rsidR="00B16C7E">
              <w:rPr>
                <w:noProof/>
                <w:webHidden/>
              </w:rPr>
            </w:r>
            <w:r w:rsidR="00B16C7E">
              <w:rPr>
                <w:noProof/>
                <w:webHidden/>
              </w:rPr>
              <w:fldChar w:fldCharType="separate"/>
            </w:r>
            <w:r w:rsidR="00B16C7E">
              <w:rPr>
                <w:noProof/>
                <w:webHidden/>
              </w:rPr>
              <w:t>42</w:t>
            </w:r>
            <w:r w:rsidR="00B16C7E">
              <w:rPr>
                <w:noProof/>
                <w:webHidden/>
              </w:rPr>
              <w:fldChar w:fldCharType="end"/>
            </w:r>
          </w:hyperlink>
        </w:p>
        <w:p w14:paraId="57C82D11" w14:textId="70D98F33" w:rsidR="00B16C7E" w:rsidRDefault="008920EB">
          <w:pPr>
            <w:pStyle w:val="TOC3"/>
            <w:tabs>
              <w:tab w:val="left" w:pos="1680"/>
              <w:tab w:val="right" w:leader="dot" w:pos="8296"/>
            </w:tabs>
            <w:rPr>
              <w:noProof/>
            </w:rPr>
          </w:pPr>
          <w:hyperlink w:anchor="_Toc35510298" w:history="1">
            <w:r w:rsidR="00B16C7E" w:rsidRPr="00DB33AC">
              <w:rPr>
                <w:rStyle w:val="ab"/>
                <w:noProof/>
                <w:lang w:val="zh-CN"/>
              </w:rPr>
              <w:t>5.2.1</w:t>
            </w:r>
            <w:r w:rsidR="00B16C7E">
              <w:rPr>
                <w:noProof/>
              </w:rPr>
              <w:tab/>
            </w:r>
            <w:r w:rsidR="00B16C7E" w:rsidRPr="00DB33AC">
              <w:rPr>
                <w:rStyle w:val="ab"/>
                <w:noProof/>
                <w:lang w:val="zh-CN"/>
              </w:rPr>
              <w:t>64QAM</w:t>
            </w:r>
            <w:r w:rsidR="00B16C7E" w:rsidRPr="00DB33AC">
              <w:rPr>
                <w:rStyle w:val="ab"/>
                <w:noProof/>
                <w:lang w:val="zh-CN"/>
              </w:rPr>
              <w:t>解调原理</w:t>
            </w:r>
            <w:r w:rsidR="00B16C7E">
              <w:rPr>
                <w:noProof/>
                <w:webHidden/>
              </w:rPr>
              <w:tab/>
            </w:r>
            <w:r w:rsidR="00B16C7E">
              <w:rPr>
                <w:noProof/>
                <w:webHidden/>
              </w:rPr>
              <w:fldChar w:fldCharType="begin"/>
            </w:r>
            <w:r w:rsidR="00B16C7E">
              <w:rPr>
                <w:noProof/>
                <w:webHidden/>
              </w:rPr>
              <w:instrText xml:space="preserve"> PAGEREF _Toc35510298 \h </w:instrText>
            </w:r>
            <w:r w:rsidR="00B16C7E">
              <w:rPr>
                <w:noProof/>
                <w:webHidden/>
              </w:rPr>
            </w:r>
            <w:r w:rsidR="00B16C7E">
              <w:rPr>
                <w:noProof/>
                <w:webHidden/>
              </w:rPr>
              <w:fldChar w:fldCharType="separate"/>
            </w:r>
            <w:r w:rsidR="00B16C7E">
              <w:rPr>
                <w:noProof/>
                <w:webHidden/>
              </w:rPr>
              <w:t>42</w:t>
            </w:r>
            <w:r w:rsidR="00B16C7E">
              <w:rPr>
                <w:noProof/>
                <w:webHidden/>
              </w:rPr>
              <w:fldChar w:fldCharType="end"/>
            </w:r>
          </w:hyperlink>
        </w:p>
        <w:p w14:paraId="3575CF5A" w14:textId="3C05C30E" w:rsidR="00B16C7E" w:rsidRDefault="008920EB">
          <w:pPr>
            <w:pStyle w:val="TOC3"/>
            <w:tabs>
              <w:tab w:val="left" w:pos="1680"/>
              <w:tab w:val="right" w:leader="dot" w:pos="8296"/>
            </w:tabs>
            <w:rPr>
              <w:noProof/>
            </w:rPr>
          </w:pPr>
          <w:hyperlink w:anchor="_Toc35510299" w:history="1">
            <w:r w:rsidR="00B16C7E" w:rsidRPr="00DB33AC">
              <w:rPr>
                <w:rStyle w:val="ab"/>
                <w:noProof/>
                <w:lang w:val="zh-CN"/>
              </w:rPr>
              <w:t>5.2.2</w:t>
            </w:r>
            <w:r w:rsidR="00B16C7E">
              <w:rPr>
                <w:noProof/>
              </w:rPr>
              <w:tab/>
            </w:r>
            <w:r w:rsidR="00B16C7E" w:rsidRPr="00DB33AC">
              <w:rPr>
                <w:rStyle w:val="ab"/>
                <w:noProof/>
                <w:lang w:val="zh-CN"/>
              </w:rPr>
              <w:t>64QAM</w:t>
            </w:r>
            <w:r w:rsidR="00B16C7E" w:rsidRPr="00DB33AC">
              <w:rPr>
                <w:rStyle w:val="ab"/>
                <w:noProof/>
                <w:lang w:val="zh-CN"/>
              </w:rPr>
              <w:t>解调实现</w:t>
            </w:r>
            <w:r w:rsidR="00B16C7E">
              <w:rPr>
                <w:noProof/>
                <w:webHidden/>
              </w:rPr>
              <w:tab/>
            </w:r>
            <w:r w:rsidR="00B16C7E">
              <w:rPr>
                <w:noProof/>
                <w:webHidden/>
              </w:rPr>
              <w:fldChar w:fldCharType="begin"/>
            </w:r>
            <w:r w:rsidR="00B16C7E">
              <w:rPr>
                <w:noProof/>
                <w:webHidden/>
              </w:rPr>
              <w:instrText xml:space="preserve"> PAGEREF _Toc35510299 \h </w:instrText>
            </w:r>
            <w:r w:rsidR="00B16C7E">
              <w:rPr>
                <w:noProof/>
                <w:webHidden/>
              </w:rPr>
            </w:r>
            <w:r w:rsidR="00B16C7E">
              <w:rPr>
                <w:noProof/>
                <w:webHidden/>
              </w:rPr>
              <w:fldChar w:fldCharType="separate"/>
            </w:r>
            <w:r w:rsidR="00B16C7E">
              <w:rPr>
                <w:noProof/>
                <w:webHidden/>
              </w:rPr>
              <w:t>43</w:t>
            </w:r>
            <w:r w:rsidR="00B16C7E">
              <w:rPr>
                <w:noProof/>
                <w:webHidden/>
              </w:rPr>
              <w:fldChar w:fldCharType="end"/>
            </w:r>
          </w:hyperlink>
        </w:p>
        <w:p w14:paraId="03A071F0" w14:textId="3FD15AD1" w:rsidR="00B16C7E" w:rsidRDefault="008920EB">
          <w:pPr>
            <w:pStyle w:val="TOC2"/>
            <w:tabs>
              <w:tab w:val="left" w:pos="1050"/>
              <w:tab w:val="right" w:leader="dot" w:pos="8296"/>
            </w:tabs>
            <w:rPr>
              <w:noProof/>
            </w:rPr>
          </w:pPr>
          <w:hyperlink w:anchor="_Toc35510300" w:history="1">
            <w:r w:rsidR="00B16C7E" w:rsidRPr="00DB33AC">
              <w:rPr>
                <w:rStyle w:val="ab"/>
                <w:noProof/>
              </w:rPr>
              <w:t>5.3</w:t>
            </w:r>
            <w:r w:rsidR="00B16C7E">
              <w:rPr>
                <w:noProof/>
              </w:rPr>
              <w:tab/>
            </w:r>
            <w:r w:rsidR="00B16C7E" w:rsidRPr="00DB33AC">
              <w:rPr>
                <w:rStyle w:val="ab"/>
                <w:noProof/>
                <w:lang w:val="zh-CN"/>
              </w:rPr>
              <w:t>Matlab</w:t>
            </w:r>
            <w:r w:rsidR="00B16C7E" w:rsidRPr="00DB33AC">
              <w:rPr>
                <w:rStyle w:val="ab"/>
                <w:noProof/>
                <w:lang w:val="zh-CN"/>
              </w:rPr>
              <w:t>仿真</w:t>
            </w:r>
            <w:r w:rsidR="00B16C7E">
              <w:rPr>
                <w:noProof/>
                <w:webHidden/>
              </w:rPr>
              <w:tab/>
            </w:r>
            <w:r w:rsidR="00B16C7E">
              <w:rPr>
                <w:noProof/>
                <w:webHidden/>
              </w:rPr>
              <w:fldChar w:fldCharType="begin"/>
            </w:r>
            <w:r w:rsidR="00B16C7E">
              <w:rPr>
                <w:noProof/>
                <w:webHidden/>
              </w:rPr>
              <w:instrText xml:space="preserve"> PAGEREF _Toc35510300 \h </w:instrText>
            </w:r>
            <w:r w:rsidR="00B16C7E">
              <w:rPr>
                <w:noProof/>
                <w:webHidden/>
              </w:rPr>
            </w:r>
            <w:r w:rsidR="00B16C7E">
              <w:rPr>
                <w:noProof/>
                <w:webHidden/>
              </w:rPr>
              <w:fldChar w:fldCharType="separate"/>
            </w:r>
            <w:r w:rsidR="00B16C7E">
              <w:rPr>
                <w:noProof/>
                <w:webHidden/>
              </w:rPr>
              <w:t>43</w:t>
            </w:r>
            <w:r w:rsidR="00B16C7E">
              <w:rPr>
                <w:noProof/>
                <w:webHidden/>
              </w:rPr>
              <w:fldChar w:fldCharType="end"/>
            </w:r>
          </w:hyperlink>
        </w:p>
        <w:p w14:paraId="3D3FA72E" w14:textId="34A27C06" w:rsidR="00B16C7E" w:rsidRDefault="008920EB">
          <w:pPr>
            <w:pStyle w:val="TOC1"/>
            <w:tabs>
              <w:tab w:val="left" w:pos="420"/>
              <w:tab w:val="right" w:leader="dot" w:pos="8296"/>
            </w:tabs>
            <w:rPr>
              <w:noProof/>
            </w:rPr>
          </w:pPr>
          <w:hyperlink w:anchor="_Toc35510301" w:history="1">
            <w:r w:rsidR="00B16C7E" w:rsidRPr="00DB33AC">
              <w:rPr>
                <w:rStyle w:val="ab"/>
                <w:noProof/>
                <w:lang w:val="zh-CN"/>
              </w:rPr>
              <w:t>6</w:t>
            </w:r>
            <w:r w:rsidR="00B16C7E">
              <w:rPr>
                <w:noProof/>
              </w:rPr>
              <w:tab/>
            </w:r>
            <w:r w:rsidR="00B16C7E" w:rsidRPr="00DB33AC">
              <w:rPr>
                <w:rStyle w:val="ab"/>
                <w:noProof/>
                <w:lang w:val="zh-CN"/>
              </w:rPr>
              <w:t>奈奎斯特滤波</w:t>
            </w:r>
            <w:r w:rsidR="00B16C7E">
              <w:rPr>
                <w:noProof/>
                <w:webHidden/>
              </w:rPr>
              <w:tab/>
            </w:r>
            <w:r w:rsidR="00B16C7E">
              <w:rPr>
                <w:noProof/>
                <w:webHidden/>
              </w:rPr>
              <w:fldChar w:fldCharType="begin"/>
            </w:r>
            <w:r w:rsidR="00B16C7E">
              <w:rPr>
                <w:noProof/>
                <w:webHidden/>
              </w:rPr>
              <w:instrText xml:space="preserve"> PAGEREF _Toc35510301 \h </w:instrText>
            </w:r>
            <w:r w:rsidR="00B16C7E">
              <w:rPr>
                <w:noProof/>
                <w:webHidden/>
              </w:rPr>
            </w:r>
            <w:r w:rsidR="00B16C7E">
              <w:rPr>
                <w:noProof/>
                <w:webHidden/>
              </w:rPr>
              <w:fldChar w:fldCharType="separate"/>
            </w:r>
            <w:r w:rsidR="00B16C7E">
              <w:rPr>
                <w:noProof/>
                <w:webHidden/>
              </w:rPr>
              <w:t>44</w:t>
            </w:r>
            <w:r w:rsidR="00B16C7E">
              <w:rPr>
                <w:noProof/>
                <w:webHidden/>
              </w:rPr>
              <w:fldChar w:fldCharType="end"/>
            </w:r>
          </w:hyperlink>
        </w:p>
        <w:p w14:paraId="4DFD62E1" w14:textId="423FA3B9" w:rsidR="00B16C7E" w:rsidRDefault="008920EB">
          <w:pPr>
            <w:pStyle w:val="TOC2"/>
            <w:tabs>
              <w:tab w:val="left" w:pos="1050"/>
              <w:tab w:val="right" w:leader="dot" w:pos="8296"/>
            </w:tabs>
            <w:rPr>
              <w:noProof/>
            </w:rPr>
          </w:pPr>
          <w:hyperlink w:anchor="_Toc35510302" w:history="1">
            <w:r w:rsidR="00B16C7E" w:rsidRPr="00DB33AC">
              <w:rPr>
                <w:rStyle w:val="ab"/>
                <w:noProof/>
                <w:lang w:val="zh-CN"/>
              </w:rPr>
              <w:t>6.1</w:t>
            </w:r>
            <w:r w:rsidR="00B16C7E">
              <w:rPr>
                <w:noProof/>
              </w:rPr>
              <w:tab/>
            </w:r>
            <w:r w:rsidR="00B16C7E" w:rsidRPr="00DB33AC">
              <w:rPr>
                <w:rStyle w:val="ab"/>
                <w:noProof/>
                <w:lang w:val="zh-CN"/>
              </w:rPr>
              <w:t>概述</w:t>
            </w:r>
            <w:r w:rsidR="00B16C7E">
              <w:rPr>
                <w:noProof/>
                <w:webHidden/>
              </w:rPr>
              <w:tab/>
            </w:r>
            <w:r w:rsidR="00B16C7E">
              <w:rPr>
                <w:noProof/>
                <w:webHidden/>
              </w:rPr>
              <w:fldChar w:fldCharType="begin"/>
            </w:r>
            <w:r w:rsidR="00B16C7E">
              <w:rPr>
                <w:noProof/>
                <w:webHidden/>
              </w:rPr>
              <w:instrText xml:space="preserve"> PAGEREF _Toc35510302 \h </w:instrText>
            </w:r>
            <w:r w:rsidR="00B16C7E">
              <w:rPr>
                <w:noProof/>
                <w:webHidden/>
              </w:rPr>
            </w:r>
            <w:r w:rsidR="00B16C7E">
              <w:rPr>
                <w:noProof/>
                <w:webHidden/>
              </w:rPr>
              <w:fldChar w:fldCharType="separate"/>
            </w:r>
            <w:r w:rsidR="00B16C7E">
              <w:rPr>
                <w:noProof/>
                <w:webHidden/>
              </w:rPr>
              <w:t>44</w:t>
            </w:r>
            <w:r w:rsidR="00B16C7E">
              <w:rPr>
                <w:noProof/>
                <w:webHidden/>
              </w:rPr>
              <w:fldChar w:fldCharType="end"/>
            </w:r>
          </w:hyperlink>
        </w:p>
        <w:p w14:paraId="0CC74368" w14:textId="6108AD0D" w:rsidR="00B16C7E" w:rsidRDefault="008920EB">
          <w:pPr>
            <w:pStyle w:val="TOC2"/>
            <w:tabs>
              <w:tab w:val="left" w:pos="1050"/>
              <w:tab w:val="right" w:leader="dot" w:pos="8296"/>
            </w:tabs>
            <w:rPr>
              <w:noProof/>
            </w:rPr>
          </w:pPr>
          <w:hyperlink w:anchor="_Toc35510303" w:history="1">
            <w:r w:rsidR="00B16C7E" w:rsidRPr="00DB33AC">
              <w:rPr>
                <w:rStyle w:val="ab"/>
                <w:noProof/>
              </w:rPr>
              <w:t>6.2</w:t>
            </w:r>
            <w:r w:rsidR="00B16C7E">
              <w:rPr>
                <w:noProof/>
              </w:rPr>
              <w:tab/>
            </w:r>
            <w:r w:rsidR="00B16C7E" w:rsidRPr="00DB33AC">
              <w:rPr>
                <w:rStyle w:val="ab"/>
                <w:noProof/>
              </w:rPr>
              <w:t>FIR compiler IP</w:t>
            </w:r>
            <w:r w:rsidR="00B16C7E" w:rsidRPr="00DB33AC">
              <w:rPr>
                <w:rStyle w:val="ab"/>
                <w:noProof/>
              </w:rPr>
              <w:t>简介</w:t>
            </w:r>
            <w:r w:rsidR="00B16C7E">
              <w:rPr>
                <w:noProof/>
                <w:webHidden/>
              </w:rPr>
              <w:tab/>
            </w:r>
            <w:r w:rsidR="00B16C7E">
              <w:rPr>
                <w:noProof/>
                <w:webHidden/>
              </w:rPr>
              <w:fldChar w:fldCharType="begin"/>
            </w:r>
            <w:r w:rsidR="00B16C7E">
              <w:rPr>
                <w:noProof/>
                <w:webHidden/>
              </w:rPr>
              <w:instrText xml:space="preserve"> PAGEREF _Toc35510303 \h </w:instrText>
            </w:r>
            <w:r w:rsidR="00B16C7E">
              <w:rPr>
                <w:noProof/>
                <w:webHidden/>
              </w:rPr>
            </w:r>
            <w:r w:rsidR="00B16C7E">
              <w:rPr>
                <w:noProof/>
                <w:webHidden/>
              </w:rPr>
              <w:fldChar w:fldCharType="separate"/>
            </w:r>
            <w:r w:rsidR="00B16C7E">
              <w:rPr>
                <w:noProof/>
                <w:webHidden/>
              </w:rPr>
              <w:t>44</w:t>
            </w:r>
            <w:r w:rsidR="00B16C7E">
              <w:rPr>
                <w:noProof/>
                <w:webHidden/>
              </w:rPr>
              <w:fldChar w:fldCharType="end"/>
            </w:r>
          </w:hyperlink>
        </w:p>
        <w:p w14:paraId="5371B550" w14:textId="171571BC" w:rsidR="00B16C7E" w:rsidRDefault="008920EB">
          <w:pPr>
            <w:pStyle w:val="TOC1"/>
            <w:tabs>
              <w:tab w:val="left" w:pos="420"/>
              <w:tab w:val="right" w:leader="dot" w:pos="8296"/>
            </w:tabs>
            <w:rPr>
              <w:noProof/>
            </w:rPr>
          </w:pPr>
          <w:hyperlink w:anchor="_Toc35510304" w:history="1">
            <w:r w:rsidR="00B16C7E" w:rsidRPr="00DB33AC">
              <w:rPr>
                <w:rStyle w:val="ab"/>
                <w:noProof/>
                <w:lang w:val="zh-CN"/>
              </w:rPr>
              <w:t>7</w:t>
            </w:r>
            <w:r w:rsidR="00B16C7E">
              <w:rPr>
                <w:noProof/>
              </w:rPr>
              <w:tab/>
            </w:r>
            <w:r w:rsidR="00B16C7E" w:rsidRPr="00DB33AC">
              <w:rPr>
                <w:rStyle w:val="ab"/>
                <w:noProof/>
                <w:lang w:val="zh-CN"/>
              </w:rPr>
              <w:t>内插和抽取</w:t>
            </w:r>
            <w:r w:rsidR="00B16C7E">
              <w:rPr>
                <w:noProof/>
                <w:webHidden/>
              </w:rPr>
              <w:tab/>
            </w:r>
            <w:r w:rsidR="00B16C7E">
              <w:rPr>
                <w:noProof/>
                <w:webHidden/>
              </w:rPr>
              <w:fldChar w:fldCharType="begin"/>
            </w:r>
            <w:r w:rsidR="00B16C7E">
              <w:rPr>
                <w:noProof/>
                <w:webHidden/>
              </w:rPr>
              <w:instrText xml:space="preserve"> PAGEREF _Toc35510304 \h </w:instrText>
            </w:r>
            <w:r w:rsidR="00B16C7E">
              <w:rPr>
                <w:noProof/>
                <w:webHidden/>
              </w:rPr>
            </w:r>
            <w:r w:rsidR="00B16C7E">
              <w:rPr>
                <w:noProof/>
                <w:webHidden/>
              </w:rPr>
              <w:fldChar w:fldCharType="separate"/>
            </w:r>
            <w:r w:rsidR="00B16C7E">
              <w:rPr>
                <w:noProof/>
                <w:webHidden/>
              </w:rPr>
              <w:t>45</w:t>
            </w:r>
            <w:r w:rsidR="00B16C7E">
              <w:rPr>
                <w:noProof/>
                <w:webHidden/>
              </w:rPr>
              <w:fldChar w:fldCharType="end"/>
            </w:r>
          </w:hyperlink>
        </w:p>
        <w:p w14:paraId="4C45914F" w14:textId="0851F5D4" w:rsidR="00B16C7E" w:rsidRDefault="008920EB">
          <w:pPr>
            <w:pStyle w:val="TOC2"/>
            <w:tabs>
              <w:tab w:val="left" w:pos="1050"/>
              <w:tab w:val="right" w:leader="dot" w:pos="8296"/>
            </w:tabs>
            <w:rPr>
              <w:noProof/>
            </w:rPr>
          </w:pPr>
          <w:hyperlink w:anchor="_Toc35510305" w:history="1">
            <w:r w:rsidR="00B16C7E" w:rsidRPr="00DB33AC">
              <w:rPr>
                <w:rStyle w:val="ab"/>
                <w:noProof/>
              </w:rPr>
              <w:t>7.1</w:t>
            </w:r>
            <w:r w:rsidR="00B16C7E">
              <w:rPr>
                <w:noProof/>
              </w:rPr>
              <w:tab/>
            </w:r>
            <w:r w:rsidR="00B16C7E" w:rsidRPr="00DB33AC">
              <w:rPr>
                <w:rStyle w:val="ab"/>
                <w:noProof/>
              </w:rPr>
              <w:t>内插原理</w:t>
            </w:r>
            <w:r w:rsidR="00B16C7E">
              <w:rPr>
                <w:noProof/>
                <w:webHidden/>
              </w:rPr>
              <w:tab/>
            </w:r>
            <w:r w:rsidR="00B16C7E">
              <w:rPr>
                <w:noProof/>
                <w:webHidden/>
              </w:rPr>
              <w:fldChar w:fldCharType="begin"/>
            </w:r>
            <w:r w:rsidR="00B16C7E">
              <w:rPr>
                <w:noProof/>
                <w:webHidden/>
              </w:rPr>
              <w:instrText xml:space="preserve"> PAGEREF _Toc35510305 \h </w:instrText>
            </w:r>
            <w:r w:rsidR="00B16C7E">
              <w:rPr>
                <w:noProof/>
                <w:webHidden/>
              </w:rPr>
            </w:r>
            <w:r w:rsidR="00B16C7E">
              <w:rPr>
                <w:noProof/>
                <w:webHidden/>
              </w:rPr>
              <w:fldChar w:fldCharType="separate"/>
            </w:r>
            <w:r w:rsidR="00B16C7E">
              <w:rPr>
                <w:noProof/>
                <w:webHidden/>
              </w:rPr>
              <w:t>45</w:t>
            </w:r>
            <w:r w:rsidR="00B16C7E">
              <w:rPr>
                <w:noProof/>
                <w:webHidden/>
              </w:rPr>
              <w:fldChar w:fldCharType="end"/>
            </w:r>
          </w:hyperlink>
        </w:p>
        <w:p w14:paraId="23E455F9" w14:textId="68FF1028" w:rsidR="00B16C7E" w:rsidRDefault="008920EB">
          <w:pPr>
            <w:pStyle w:val="TOC2"/>
            <w:tabs>
              <w:tab w:val="left" w:pos="1050"/>
              <w:tab w:val="right" w:leader="dot" w:pos="8296"/>
            </w:tabs>
            <w:rPr>
              <w:noProof/>
            </w:rPr>
          </w:pPr>
          <w:hyperlink w:anchor="_Toc35510306" w:history="1">
            <w:r w:rsidR="00B16C7E" w:rsidRPr="00DB33AC">
              <w:rPr>
                <w:rStyle w:val="ab"/>
                <w:noProof/>
              </w:rPr>
              <w:t>7.2</w:t>
            </w:r>
            <w:r w:rsidR="00B16C7E">
              <w:rPr>
                <w:noProof/>
              </w:rPr>
              <w:tab/>
            </w:r>
            <w:r w:rsidR="00B16C7E" w:rsidRPr="00DB33AC">
              <w:rPr>
                <w:rStyle w:val="ab"/>
                <w:noProof/>
              </w:rPr>
              <w:t>内插实现</w:t>
            </w:r>
            <w:r w:rsidR="00B16C7E">
              <w:rPr>
                <w:noProof/>
                <w:webHidden/>
              </w:rPr>
              <w:tab/>
            </w:r>
            <w:r w:rsidR="00B16C7E">
              <w:rPr>
                <w:noProof/>
                <w:webHidden/>
              </w:rPr>
              <w:fldChar w:fldCharType="begin"/>
            </w:r>
            <w:r w:rsidR="00B16C7E">
              <w:rPr>
                <w:noProof/>
                <w:webHidden/>
              </w:rPr>
              <w:instrText xml:space="preserve"> PAGEREF _Toc35510306 \h </w:instrText>
            </w:r>
            <w:r w:rsidR="00B16C7E">
              <w:rPr>
                <w:noProof/>
                <w:webHidden/>
              </w:rPr>
            </w:r>
            <w:r w:rsidR="00B16C7E">
              <w:rPr>
                <w:noProof/>
                <w:webHidden/>
              </w:rPr>
              <w:fldChar w:fldCharType="separate"/>
            </w:r>
            <w:r w:rsidR="00B16C7E">
              <w:rPr>
                <w:noProof/>
                <w:webHidden/>
              </w:rPr>
              <w:t>45</w:t>
            </w:r>
            <w:r w:rsidR="00B16C7E">
              <w:rPr>
                <w:noProof/>
                <w:webHidden/>
              </w:rPr>
              <w:fldChar w:fldCharType="end"/>
            </w:r>
          </w:hyperlink>
        </w:p>
        <w:p w14:paraId="09C2F5DF" w14:textId="45CEFB4D" w:rsidR="00B16C7E" w:rsidRDefault="008920EB">
          <w:pPr>
            <w:pStyle w:val="TOC3"/>
            <w:tabs>
              <w:tab w:val="left" w:pos="1680"/>
              <w:tab w:val="right" w:leader="dot" w:pos="8296"/>
            </w:tabs>
            <w:rPr>
              <w:noProof/>
            </w:rPr>
          </w:pPr>
          <w:hyperlink w:anchor="_Toc35510307" w:history="1">
            <w:r w:rsidR="00B16C7E" w:rsidRPr="00DB33AC">
              <w:rPr>
                <w:rStyle w:val="ab"/>
                <w:noProof/>
              </w:rPr>
              <w:t>7.2.1</w:t>
            </w:r>
            <w:r w:rsidR="00B16C7E">
              <w:rPr>
                <w:noProof/>
              </w:rPr>
              <w:tab/>
            </w:r>
            <w:r w:rsidR="00B16C7E" w:rsidRPr="00DB33AC">
              <w:rPr>
                <w:rStyle w:val="ab"/>
                <w:noProof/>
              </w:rPr>
              <w:t>Matlab</w:t>
            </w:r>
            <w:r w:rsidR="00B16C7E" w:rsidRPr="00DB33AC">
              <w:rPr>
                <w:rStyle w:val="ab"/>
                <w:noProof/>
              </w:rPr>
              <w:t>仿真</w:t>
            </w:r>
            <w:r w:rsidR="00B16C7E">
              <w:rPr>
                <w:noProof/>
                <w:webHidden/>
              </w:rPr>
              <w:tab/>
            </w:r>
            <w:r w:rsidR="00B16C7E">
              <w:rPr>
                <w:noProof/>
                <w:webHidden/>
              </w:rPr>
              <w:fldChar w:fldCharType="begin"/>
            </w:r>
            <w:r w:rsidR="00B16C7E">
              <w:rPr>
                <w:noProof/>
                <w:webHidden/>
              </w:rPr>
              <w:instrText xml:space="preserve"> PAGEREF _Toc35510307 \h </w:instrText>
            </w:r>
            <w:r w:rsidR="00B16C7E">
              <w:rPr>
                <w:noProof/>
                <w:webHidden/>
              </w:rPr>
            </w:r>
            <w:r w:rsidR="00B16C7E">
              <w:rPr>
                <w:noProof/>
                <w:webHidden/>
              </w:rPr>
              <w:fldChar w:fldCharType="separate"/>
            </w:r>
            <w:r w:rsidR="00B16C7E">
              <w:rPr>
                <w:noProof/>
                <w:webHidden/>
              </w:rPr>
              <w:t>45</w:t>
            </w:r>
            <w:r w:rsidR="00B16C7E">
              <w:rPr>
                <w:noProof/>
                <w:webHidden/>
              </w:rPr>
              <w:fldChar w:fldCharType="end"/>
            </w:r>
          </w:hyperlink>
        </w:p>
        <w:p w14:paraId="175F1945" w14:textId="474FE342" w:rsidR="00B16C7E" w:rsidRDefault="008920EB">
          <w:pPr>
            <w:pStyle w:val="TOC3"/>
            <w:tabs>
              <w:tab w:val="left" w:pos="1680"/>
              <w:tab w:val="right" w:leader="dot" w:pos="8296"/>
            </w:tabs>
            <w:rPr>
              <w:noProof/>
            </w:rPr>
          </w:pPr>
          <w:hyperlink w:anchor="_Toc35510308" w:history="1">
            <w:r w:rsidR="00B16C7E" w:rsidRPr="00DB33AC">
              <w:rPr>
                <w:rStyle w:val="ab"/>
                <w:noProof/>
              </w:rPr>
              <w:t>7.2.2</w:t>
            </w:r>
            <w:r w:rsidR="00B16C7E">
              <w:rPr>
                <w:noProof/>
              </w:rPr>
              <w:tab/>
            </w:r>
            <w:r w:rsidR="00B16C7E" w:rsidRPr="00DB33AC">
              <w:rPr>
                <w:rStyle w:val="ab"/>
                <w:noProof/>
              </w:rPr>
              <w:t>硬件实现</w:t>
            </w:r>
            <w:r w:rsidR="00B16C7E">
              <w:rPr>
                <w:noProof/>
                <w:webHidden/>
              </w:rPr>
              <w:tab/>
            </w:r>
            <w:r w:rsidR="00B16C7E">
              <w:rPr>
                <w:noProof/>
                <w:webHidden/>
              </w:rPr>
              <w:fldChar w:fldCharType="begin"/>
            </w:r>
            <w:r w:rsidR="00B16C7E">
              <w:rPr>
                <w:noProof/>
                <w:webHidden/>
              </w:rPr>
              <w:instrText xml:space="preserve"> PAGEREF _Toc35510308 \h </w:instrText>
            </w:r>
            <w:r w:rsidR="00B16C7E">
              <w:rPr>
                <w:noProof/>
                <w:webHidden/>
              </w:rPr>
            </w:r>
            <w:r w:rsidR="00B16C7E">
              <w:rPr>
                <w:noProof/>
                <w:webHidden/>
              </w:rPr>
              <w:fldChar w:fldCharType="separate"/>
            </w:r>
            <w:r w:rsidR="00B16C7E">
              <w:rPr>
                <w:noProof/>
                <w:webHidden/>
              </w:rPr>
              <w:t>47</w:t>
            </w:r>
            <w:r w:rsidR="00B16C7E">
              <w:rPr>
                <w:noProof/>
                <w:webHidden/>
              </w:rPr>
              <w:fldChar w:fldCharType="end"/>
            </w:r>
          </w:hyperlink>
        </w:p>
        <w:p w14:paraId="36593AD1" w14:textId="26B0C9DF" w:rsidR="00B16C7E" w:rsidRDefault="008920EB">
          <w:pPr>
            <w:pStyle w:val="TOC2"/>
            <w:tabs>
              <w:tab w:val="left" w:pos="1050"/>
              <w:tab w:val="right" w:leader="dot" w:pos="8296"/>
            </w:tabs>
            <w:rPr>
              <w:noProof/>
            </w:rPr>
          </w:pPr>
          <w:hyperlink w:anchor="_Toc35510309" w:history="1">
            <w:r w:rsidR="00B16C7E" w:rsidRPr="00DB33AC">
              <w:rPr>
                <w:rStyle w:val="ab"/>
                <w:noProof/>
              </w:rPr>
              <w:t>7.3</w:t>
            </w:r>
            <w:r w:rsidR="00B16C7E">
              <w:rPr>
                <w:noProof/>
              </w:rPr>
              <w:tab/>
            </w:r>
            <w:r w:rsidR="00B16C7E" w:rsidRPr="00DB33AC">
              <w:rPr>
                <w:rStyle w:val="ab"/>
                <w:noProof/>
              </w:rPr>
              <w:t>抽取原理</w:t>
            </w:r>
            <w:r w:rsidR="00B16C7E">
              <w:rPr>
                <w:noProof/>
                <w:webHidden/>
              </w:rPr>
              <w:tab/>
            </w:r>
            <w:r w:rsidR="00B16C7E">
              <w:rPr>
                <w:noProof/>
                <w:webHidden/>
              </w:rPr>
              <w:fldChar w:fldCharType="begin"/>
            </w:r>
            <w:r w:rsidR="00B16C7E">
              <w:rPr>
                <w:noProof/>
                <w:webHidden/>
              </w:rPr>
              <w:instrText xml:space="preserve"> PAGEREF _Toc35510309 \h </w:instrText>
            </w:r>
            <w:r w:rsidR="00B16C7E">
              <w:rPr>
                <w:noProof/>
                <w:webHidden/>
              </w:rPr>
            </w:r>
            <w:r w:rsidR="00B16C7E">
              <w:rPr>
                <w:noProof/>
                <w:webHidden/>
              </w:rPr>
              <w:fldChar w:fldCharType="separate"/>
            </w:r>
            <w:r w:rsidR="00B16C7E">
              <w:rPr>
                <w:noProof/>
                <w:webHidden/>
              </w:rPr>
              <w:t>48</w:t>
            </w:r>
            <w:r w:rsidR="00B16C7E">
              <w:rPr>
                <w:noProof/>
                <w:webHidden/>
              </w:rPr>
              <w:fldChar w:fldCharType="end"/>
            </w:r>
          </w:hyperlink>
        </w:p>
        <w:p w14:paraId="18323A19" w14:textId="5A3576D3" w:rsidR="00B16C7E" w:rsidRDefault="008920EB">
          <w:pPr>
            <w:pStyle w:val="TOC2"/>
            <w:tabs>
              <w:tab w:val="left" w:pos="1050"/>
              <w:tab w:val="right" w:leader="dot" w:pos="8296"/>
            </w:tabs>
            <w:rPr>
              <w:noProof/>
            </w:rPr>
          </w:pPr>
          <w:hyperlink w:anchor="_Toc35510310" w:history="1">
            <w:r w:rsidR="00B16C7E" w:rsidRPr="00DB33AC">
              <w:rPr>
                <w:rStyle w:val="ab"/>
                <w:noProof/>
              </w:rPr>
              <w:t>7.4</w:t>
            </w:r>
            <w:r w:rsidR="00B16C7E">
              <w:rPr>
                <w:noProof/>
              </w:rPr>
              <w:tab/>
            </w:r>
            <w:r w:rsidR="00B16C7E" w:rsidRPr="00DB33AC">
              <w:rPr>
                <w:rStyle w:val="ab"/>
                <w:noProof/>
              </w:rPr>
              <w:t>抽取实现</w:t>
            </w:r>
            <w:r w:rsidR="00B16C7E">
              <w:rPr>
                <w:noProof/>
                <w:webHidden/>
              </w:rPr>
              <w:tab/>
            </w:r>
            <w:r w:rsidR="00B16C7E">
              <w:rPr>
                <w:noProof/>
                <w:webHidden/>
              </w:rPr>
              <w:fldChar w:fldCharType="begin"/>
            </w:r>
            <w:r w:rsidR="00B16C7E">
              <w:rPr>
                <w:noProof/>
                <w:webHidden/>
              </w:rPr>
              <w:instrText xml:space="preserve"> PAGEREF _Toc35510310 \h </w:instrText>
            </w:r>
            <w:r w:rsidR="00B16C7E">
              <w:rPr>
                <w:noProof/>
                <w:webHidden/>
              </w:rPr>
            </w:r>
            <w:r w:rsidR="00B16C7E">
              <w:rPr>
                <w:noProof/>
                <w:webHidden/>
              </w:rPr>
              <w:fldChar w:fldCharType="separate"/>
            </w:r>
            <w:r w:rsidR="00B16C7E">
              <w:rPr>
                <w:noProof/>
                <w:webHidden/>
              </w:rPr>
              <w:t>48</w:t>
            </w:r>
            <w:r w:rsidR="00B16C7E">
              <w:rPr>
                <w:noProof/>
                <w:webHidden/>
              </w:rPr>
              <w:fldChar w:fldCharType="end"/>
            </w:r>
          </w:hyperlink>
        </w:p>
        <w:p w14:paraId="59EB8036" w14:textId="7E5DFBE2" w:rsidR="00B16C7E" w:rsidRDefault="008920EB">
          <w:pPr>
            <w:pStyle w:val="TOC3"/>
            <w:tabs>
              <w:tab w:val="left" w:pos="1680"/>
              <w:tab w:val="right" w:leader="dot" w:pos="8296"/>
            </w:tabs>
            <w:rPr>
              <w:noProof/>
            </w:rPr>
          </w:pPr>
          <w:hyperlink w:anchor="_Toc35510311" w:history="1">
            <w:r w:rsidR="00B16C7E" w:rsidRPr="00DB33AC">
              <w:rPr>
                <w:rStyle w:val="ab"/>
                <w:noProof/>
              </w:rPr>
              <w:t>7.4.1</w:t>
            </w:r>
            <w:r w:rsidR="00B16C7E">
              <w:rPr>
                <w:noProof/>
              </w:rPr>
              <w:tab/>
            </w:r>
            <w:r w:rsidR="00B16C7E" w:rsidRPr="00DB33AC">
              <w:rPr>
                <w:rStyle w:val="ab"/>
                <w:noProof/>
              </w:rPr>
              <w:t>Matlab</w:t>
            </w:r>
            <w:r w:rsidR="00B16C7E" w:rsidRPr="00DB33AC">
              <w:rPr>
                <w:rStyle w:val="ab"/>
                <w:noProof/>
              </w:rPr>
              <w:t>仿真</w:t>
            </w:r>
            <w:r w:rsidR="00B16C7E">
              <w:rPr>
                <w:noProof/>
                <w:webHidden/>
              </w:rPr>
              <w:tab/>
            </w:r>
            <w:r w:rsidR="00B16C7E">
              <w:rPr>
                <w:noProof/>
                <w:webHidden/>
              </w:rPr>
              <w:fldChar w:fldCharType="begin"/>
            </w:r>
            <w:r w:rsidR="00B16C7E">
              <w:rPr>
                <w:noProof/>
                <w:webHidden/>
              </w:rPr>
              <w:instrText xml:space="preserve"> PAGEREF _Toc35510311 \h </w:instrText>
            </w:r>
            <w:r w:rsidR="00B16C7E">
              <w:rPr>
                <w:noProof/>
                <w:webHidden/>
              </w:rPr>
            </w:r>
            <w:r w:rsidR="00B16C7E">
              <w:rPr>
                <w:noProof/>
                <w:webHidden/>
              </w:rPr>
              <w:fldChar w:fldCharType="separate"/>
            </w:r>
            <w:r w:rsidR="00B16C7E">
              <w:rPr>
                <w:noProof/>
                <w:webHidden/>
              </w:rPr>
              <w:t>48</w:t>
            </w:r>
            <w:r w:rsidR="00B16C7E">
              <w:rPr>
                <w:noProof/>
                <w:webHidden/>
              </w:rPr>
              <w:fldChar w:fldCharType="end"/>
            </w:r>
          </w:hyperlink>
        </w:p>
        <w:p w14:paraId="3AA27B1F" w14:textId="0645DE99" w:rsidR="00B16C7E" w:rsidRDefault="008920EB">
          <w:pPr>
            <w:pStyle w:val="TOC3"/>
            <w:tabs>
              <w:tab w:val="left" w:pos="1680"/>
              <w:tab w:val="right" w:leader="dot" w:pos="8296"/>
            </w:tabs>
            <w:rPr>
              <w:noProof/>
            </w:rPr>
          </w:pPr>
          <w:hyperlink w:anchor="_Toc35510312" w:history="1">
            <w:r w:rsidR="00B16C7E" w:rsidRPr="00DB33AC">
              <w:rPr>
                <w:rStyle w:val="ab"/>
                <w:noProof/>
              </w:rPr>
              <w:t>7.4.2</w:t>
            </w:r>
            <w:r w:rsidR="00B16C7E">
              <w:rPr>
                <w:noProof/>
              </w:rPr>
              <w:tab/>
            </w:r>
            <w:r w:rsidR="00B16C7E" w:rsidRPr="00DB33AC">
              <w:rPr>
                <w:rStyle w:val="ab"/>
                <w:noProof/>
              </w:rPr>
              <w:t>硬件实现</w:t>
            </w:r>
            <w:r w:rsidR="00B16C7E">
              <w:rPr>
                <w:noProof/>
                <w:webHidden/>
              </w:rPr>
              <w:tab/>
            </w:r>
            <w:r w:rsidR="00B16C7E">
              <w:rPr>
                <w:noProof/>
                <w:webHidden/>
              </w:rPr>
              <w:fldChar w:fldCharType="begin"/>
            </w:r>
            <w:r w:rsidR="00B16C7E">
              <w:rPr>
                <w:noProof/>
                <w:webHidden/>
              </w:rPr>
              <w:instrText xml:space="preserve"> PAGEREF _Toc35510312 \h </w:instrText>
            </w:r>
            <w:r w:rsidR="00B16C7E">
              <w:rPr>
                <w:noProof/>
                <w:webHidden/>
              </w:rPr>
            </w:r>
            <w:r w:rsidR="00B16C7E">
              <w:rPr>
                <w:noProof/>
                <w:webHidden/>
              </w:rPr>
              <w:fldChar w:fldCharType="separate"/>
            </w:r>
            <w:r w:rsidR="00B16C7E">
              <w:rPr>
                <w:noProof/>
                <w:webHidden/>
              </w:rPr>
              <w:t>49</w:t>
            </w:r>
            <w:r w:rsidR="00B16C7E">
              <w:rPr>
                <w:noProof/>
                <w:webHidden/>
              </w:rPr>
              <w:fldChar w:fldCharType="end"/>
            </w:r>
          </w:hyperlink>
        </w:p>
        <w:p w14:paraId="065A367F" w14:textId="4950E908" w:rsidR="00B16C7E" w:rsidRDefault="008920EB">
          <w:pPr>
            <w:pStyle w:val="TOC1"/>
            <w:tabs>
              <w:tab w:val="left" w:pos="420"/>
              <w:tab w:val="right" w:leader="dot" w:pos="8296"/>
            </w:tabs>
            <w:rPr>
              <w:noProof/>
            </w:rPr>
          </w:pPr>
          <w:hyperlink w:anchor="_Toc35510313" w:history="1">
            <w:r w:rsidR="00B16C7E" w:rsidRPr="00DB33AC">
              <w:rPr>
                <w:rStyle w:val="ab"/>
                <w:noProof/>
                <w:lang w:val="zh-CN"/>
              </w:rPr>
              <w:t>8</w:t>
            </w:r>
            <w:r w:rsidR="00B16C7E">
              <w:rPr>
                <w:noProof/>
              </w:rPr>
              <w:tab/>
            </w:r>
            <w:r w:rsidR="00B16C7E" w:rsidRPr="00DB33AC">
              <w:rPr>
                <w:rStyle w:val="ab"/>
                <w:noProof/>
                <w:lang w:val="zh-CN"/>
              </w:rPr>
              <w:t>上变频下变频</w:t>
            </w:r>
            <w:r w:rsidR="00B16C7E">
              <w:rPr>
                <w:noProof/>
                <w:webHidden/>
              </w:rPr>
              <w:tab/>
            </w:r>
            <w:r w:rsidR="00B16C7E">
              <w:rPr>
                <w:noProof/>
                <w:webHidden/>
              </w:rPr>
              <w:fldChar w:fldCharType="begin"/>
            </w:r>
            <w:r w:rsidR="00B16C7E">
              <w:rPr>
                <w:noProof/>
                <w:webHidden/>
              </w:rPr>
              <w:instrText xml:space="preserve"> PAGEREF _Toc35510313 \h </w:instrText>
            </w:r>
            <w:r w:rsidR="00B16C7E">
              <w:rPr>
                <w:noProof/>
                <w:webHidden/>
              </w:rPr>
            </w:r>
            <w:r w:rsidR="00B16C7E">
              <w:rPr>
                <w:noProof/>
                <w:webHidden/>
              </w:rPr>
              <w:fldChar w:fldCharType="separate"/>
            </w:r>
            <w:r w:rsidR="00B16C7E">
              <w:rPr>
                <w:noProof/>
                <w:webHidden/>
              </w:rPr>
              <w:t>51</w:t>
            </w:r>
            <w:r w:rsidR="00B16C7E">
              <w:rPr>
                <w:noProof/>
                <w:webHidden/>
              </w:rPr>
              <w:fldChar w:fldCharType="end"/>
            </w:r>
          </w:hyperlink>
        </w:p>
        <w:p w14:paraId="4DE95EA2" w14:textId="644140A4" w:rsidR="00B16C7E" w:rsidRDefault="008920EB">
          <w:pPr>
            <w:pStyle w:val="TOC2"/>
            <w:tabs>
              <w:tab w:val="left" w:pos="1050"/>
              <w:tab w:val="right" w:leader="dot" w:pos="8296"/>
            </w:tabs>
            <w:rPr>
              <w:noProof/>
            </w:rPr>
          </w:pPr>
          <w:hyperlink w:anchor="_Toc35510314" w:history="1">
            <w:r w:rsidR="00B16C7E" w:rsidRPr="00DB33AC">
              <w:rPr>
                <w:rStyle w:val="ab"/>
                <w:noProof/>
                <w:lang w:val="zh-CN"/>
              </w:rPr>
              <w:t>8.1</w:t>
            </w:r>
            <w:r w:rsidR="00B16C7E">
              <w:rPr>
                <w:noProof/>
              </w:rPr>
              <w:tab/>
            </w:r>
            <w:r w:rsidR="00B16C7E" w:rsidRPr="00DB33AC">
              <w:rPr>
                <w:rStyle w:val="ab"/>
                <w:noProof/>
                <w:lang w:val="zh-CN"/>
              </w:rPr>
              <w:t>DUC</w:t>
            </w:r>
            <w:r w:rsidR="00B16C7E" w:rsidRPr="00DB33AC">
              <w:rPr>
                <w:rStyle w:val="ab"/>
                <w:noProof/>
                <w:lang w:val="zh-CN"/>
              </w:rPr>
              <w:t>原理</w:t>
            </w:r>
            <w:r w:rsidR="00B16C7E">
              <w:rPr>
                <w:noProof/>
                <w:webHidden/>
              </w:rPr>
              <w:tab/>
            </w:r>
            <w:r w:rsidR="00B16C7E">
              <w:rPr>
                <w:noProof/>
                <w:webHidden/>
              </w:rPr>
              <w:fldChar w:fldCharType="begin"/>
            </w:r>
            <w:r w:rsidR="00B16C7E">
              <w:rPr>
                <w:noProof/>
                <w:webHidden/>
              </w:rPr>
              <w:instrText xml:space="preserve"> PAGEREF _Toc35510314 \h </w:instrText>
            </w:r>
            <w:r w:rsidR="00B16C7E">
              <w:rPr>
                <w:noProof/>
                <w:webHidden/>
              </w:rPr>
            </w:r>
            <w:r w:rsidR="00B16C7E">
              <w:rPr>
                <w:noProof/>
                <w:webHidden/>
              </w:rPr>
              <w:fldChar w:fldCharType="separate"/>
            </w:r>
            <w:r w:rsidR="00B16C7E">
              <w:rPr>
                <w:noProof/>
                <w:webHidden/>
              </w:rPr>
              <w:t>51</w:t>
            </w:r>
            <w:r w:rsidR="00B16C7E">
              <w:rPr>
                <w:noProof/>
                <w:webHidden/>
              </w:rPr>
              <w:fldChar w:fldCharType="end"/>
            </w:r>
          </w:hyperlink>
        </w:p>
        <w:p w14:paraId="0CE0450C" w14:textId="3EABB3F9" w:rsidR="00B16C7E" w:rsidRDefault="008920EB">
          <w:pPr>
            <w:pStyle w:val="TOC2"/>
            <w:tabs>
              <w:tab w:val="left" w:pos="1050"/>
              <w:tab w:val="right" w:leader="dot" w:pos="8296"/>
            </w:tabs>
            <w:rPr>
              <w:noProof/>
            </w:rPr>
          </w:pPr>
          <w:hyperlink w:anchor="_Toc35510315" w:history="1">
            <w:r w:rsidR="00B16C7E" w:rsidRPr="00DB33AC">
              <w:rPr>
                <w:rStyle w:val="ab"/>
                <w:noProof/>
                <w:lang w:val="zh-CN"/>
              </w:rPr>
              <w:t>8.2</w:t>
            </w:r>
            <w:r w:rsidR="00B16C7E">
              <w:rPr>
                <w:noProof/>
              </w:rPr>
              <w:tab/>
            </w:r>
            <w:r w:rsidR="00B16C7E" w:rsidRPr="00DB33AC">
              <w:rPr>
                <w:rStyle w:val="ab"/>
                <w:noProof/>
                <w:lang w:val="zh-CN"/>
              </w:rPr>
              <w:t>DUC</w:t>
            </w:r>
            <w:r w:rsidR="00B16C7E" w:rsidRPr="00DB33AC">
              <w:rPr>
                <w:rStyle w:val="ab"/>
                <w:noProof/>
                <w:lang w:val="zh-CN"/>
              </w:rPr>
              <w:t>实现</w:t>
            </w:r>
            <w:r w:rsidR="00B16C7E">
              <w:rPr>
                <w:noProof/>
                <w:webHidden/>
              </w:rPr>
              <w:tab/>
            </w:r>
            <w:r w:rsidR="00B16C7E">
              <w:rPr>
                <w:noProof/>
                <w:webHidden/>
              </w:rPr>
              <w:fldChar w:fldCharType="begin"/>
            </w:r>
            <w:r w:rsidR="00B16C7E">
              <w:rPr>
                <w:noProof/>
                <w:webHidden/>
              </w:rPr>
              <w:instrText xml:space="preserve"> PAGEREF _Toc35510315 \h </w:instrText>
            </w:r>
            <w:r w:rsidR="00B16C7E">
              <w:rPr>
                <w:noProof/>
                <w:webHidden/>
              </w:rPr>
            </w:r>
            <w:r w:rsidR="00B16C7E">
              <w:rPr>
                <w:noProof/>
                <w:webHidden/>
              </w:rPr>
              <w:fldChar w:fldCharType="separate"/>
            </w:r>
            <w:r w:rsidR="00B16C7E">
              <w:rPr>
                <w:noProof/>
                <w:webHidden/>
              </w:rPr>
              <w:t>51</w:t>
            </w:r>
            <w:r w:rsidR="00B16C7E">
              <w:rPr>
                <w:noProof/>
                <w:webHidden/>
              </w:rPr>
              <w:fldChar w:fldCharType="end"/>
            </w:r>
          </w:hyperlink>
        </w:p>
        <w:p w14:paraId="12C588D2" w14:textId="66599B47" w:rsidR="00B16C7E" w:rsidRDefault="008920EB">
          <w:pPr>
            <w:pStyle w:val="TOC2"/>
            <w:tabs>
              <w:tab w:val="left" w:pos="1050"/>
              <w:tab w:val="right" w:leader="dot" w:pos="8296"/>
            </w:tabs>
            <w:rPr>
              <w:noProof/>
            </w:rPr>
          </w:pPr>
          <w:hyperlink w:anchor="_Toc35510316" w:history="1">
            <w:r w:rsidR="00B16C7E" w:rsidRPr="00DB33AC">
              <w:rPr>
                <w:rStyle w:val="ab"/>
                <w:noProof/>
                <w:lang w:val="zh-CN"/>
              </w:rPr>
              <w:t>8.3</w:t>
            </w:r>
            <w:r w:rsidR="00B16C7E">
              <w:rPr>
                <w:noProof/>
              </w:rPr>
              <w:tab/>
            </w:r>
            <w:r w:rsidR="00B16C7E" w:rsidRPr="00DB33AC">
              <w:rPr>
                <w:rStyle w:val="ab"/>
                <w:noProof/>
                <w:lang w:val="zh-CN"/>
              </w:rPr>
              <w:t>DDC</w:t>
            </w:r>
            <w:r w:rsidR="00B16C7E" w:rsidRPr="00DB33AC">
              <w:rPr>
                <w:rStyle w:val="ab"/>
                <w:noProof/>
                <w:lang w:val="zh-CN"/>
              </w:rPr>
              <w:t>原理</w:t>
            </w:r>
            <w:r w:rsidR="00B16C7E">
              <w:rPr>
                <w:noProof/>
                <w:webHidden/>
              </w:rPr>
              <w:tab/>
            </w:r>
            <w:r w:rsidR="00B16C7E">
              <w:rPr>
                <w:noProof/>
                <w:webHidden/>
              </w:rPr>
              <w:fldChar w:fldCharType="begin"/>
            </w:r>
            <w:r w:rsidR="00B16C7E">
              <w:rPr>
                <w:noProof/>
                <w:webHidden/>
              </w:rPr>
              <w:instrText xml:space="preserve"> PAGEREF _Toc35510316 \h </w:instrText>
            </w:r>
            <w:r w:rsidR="00B16C7E">
              <w:rPr>
                <w:noProof/>
                <w:webHidden/>
              </w:rPr>
            </w:r>
            <w:r w:rsidR="00B16C7E">
              <w:rPr>
                <w:noProof/>
                <w:webHidden/>
              </w:rPr>
              <w:fldChar w:fldCharType="separate"/>
            </w:r>
            <w:r w:rsidR="00B16C7E">
              <w:rPr>
                <w:noProof/>
                <w:webHidden/>
              </w:rPr>
              <w:t>52</w:t>
            </w:r>
            <w:r w:rsidR="00B16C7E">
              <w:rPr>
                <w:noProof/>
                <w:webHidden/>
              </w:rPr>
              <w:fldChar w:fldCharType="end"/>
            </w:r>
          </w:hyperlink>
        </w:p>
        <w:p w14:paraId="3F1EA141" w14:textId="6A4D141F" w:rsidR="00B16C7E" w:rsidRDefault="008920EB">
          <w:pPr>
            <w:pStyle w:val="TOC2"/>
            <w:tabs>
              <w:tab w:val="left" w:pos="1050"/>
              <w:tab w:val="right" w:leader="dot" w:pos="8296"/>
            </w:tabs>
            <w:rPr>
              <w:noProof/>
            </w:rPr>
          </w:pPr>
          <w:hyperlink w:anchor="_Toc35510317" w:history="1">
            <w:r w:rsidR="00B16C7E" w:rsidRPr="00DB33AC">
              <w:rPr>
                <w:rStyle w:val="ab"/>
                <w:noProof/>
                <w:lang w:val="zh-CN"/>
              </w:rPr>
              <w:t>8.4</w:t>
            </w:r>
            <w:r w:rsidR="00B16C7E">
              <w:rPr>
                <w:noProof/>
              </w:rPr>
              <w:tab/>
            </w:r>
            <w:r w:rsidR="00B16C7E" w:rsidRPr="00DB33AC">
              <w:rPr>
                <w:rStyle w:val="ab"/>
                <w:noProof/>
                <w:lang w:val="zh-CN"/>
              </w:rPr>
              <w:t>DDC</w:t>
            </w:r>
            <w:r w:rsidR="00B16C7E" w:rsidRPr="00DB33AC">
              <w:rPr>
                <w:rStyle w:val="ab"/>
                <w:noProof/>
                <w:lang w:val="zh-CN"/>
              </w:rPr>
              <w:t>实现</w:t>
            </w:r>
            <w:r w:rsidR="00B16C7E">
              <w:rPr>
                <w:noProof/>
                <w:webHidden/>
              </w:rPr>
              <w:tab/>
            </w:r>
            <w:r w:rsidR="00B16C7E">
              <w:rPr>
                <w:noProof/>
                <w:webHidden/>
              </w:rPr>
              <w:fldChar w:fldCharType="begin"/>
            </w:r>
            <w:r w:rsidR="00B16C7E">
              <w:rPr>
                <w:noProof/>
                <w:webHidden/>
              </w:rPr>
              <w:instrText xml:space="preserve"> PAGEREF _Toc35510317 \h </w:instrText>
            </w:r>
            <w:r w:rsidR="00B16C7E">
              <w:rPr>
                <w:noProof/>
                <w:webHidden/>
              </w:rPr>
            </w:r>
            <w:r w:rsidR="00B16C7E">
              <w:rPr>
                <w:noProof/>
                <w:webHidden/>
              </w:rPr>
              <w:fldChar w:fldCharType="separate"/>
            </w:r>
            <w:r w:rsidR="00B16C7E">
              <w:rPr>
                <w:noProof/>
                <w:webHidden/>
              </w:rPr>
              <w:t>52</w:t>
            </w:r>
            <w:r w:rsidR="00B16C7E">
              <w:rPr>
                <w:noProof/>
                <w:webHidden/>
              </w:rPr>
              <w:fldChar w:fldCharType="end"/>
            </w:r>
          </w:hyperlink>
        </w:p>
        <w:p w14:paraId="151D0099" w14:textId="1DDD5FEA" w:rsidR="00B16C7E" w:rsidRDefault="008920EB">
          <w:pPr>
            <w:pStyle w:val="TOC2"/>
            <w:tabs>
              <w:tab w:val="left" w:pos="1050"/>
              <w:tab w:val="right" w:leader="dot" w:pos="8296"/>
            </w:tabs>
            <w:rPr>
              <w:noProof/>
            </w:rPr>
          </w:pPr>
          <w:hyperlink w:anchor="_Toc35510318" w:history="1">
            <w:r w:rsidR="00B16C7E" w:rsidRPr="00DB33AC">
              <w:rPr>
                <w:rStyle w:val="ab"/>
                <w:noProof/>
                <w:lang w:val="zh-CN"/>
              </w:rPr>
              <w:t>8.5</w:t>
            </w:r>
            <w:r w:rsidR="00B16C7E">
              <w:rPr>
                <w:noProof/>
              </w:rPr>
              <w:tab/>
            </w:r>
            <w:r w:rsidR="00B16C7E" w:rsidRPr="00DB33AC">
              <w:rPr>
                <w:rStyle w:val="ab"/>
                <w:noProof/>
                <w:lang w:val="zh-CN"/>
              </w:rPr>
              <w:t>DDS</w:t>
            </w:r>
            <w:r w:rsidR="00B16C7E">
              <w:rPr>
                <w:noProof/>
                <w:webHidden/>
              </w:rPr>
              <w:tab/>
            </w:r>
            <w:r w:rsidR="00B16C7E">
              <w:rPr>
                <w:noProof/>
                <w:webHidden/>
              </w:rPr>
              <w:fldChar w:fldCharType="begin"/>
            </w:r>
            <w:r w:rsidR="00B16C7E">
              <w:rPr>
                <w:noProof/>
                <w:webHidden/>
              </w:rPr>
              <w:instrText xml:space="preserve"> PAGEREF _Toc35510318 \h </w:instrText>
            </w:r>
            <w:r w:rsidR="00B16C7E">
              <w:rPr>
                <w:noProof/>
                <w:webHidden/>
              </w:rPr>
            </w:r>
            <w:r w:rsidR="00B16C7E">
              <w:rPr>
                <w:noProof/>
                <w:webHidden/>
              </w:rPr>
              <w:fldChar w:fldCharType="separate"/>
            </w:r>
            <w:r w:rsidR="00B16C7E">
              <w:rPr>
                <w:noProof/>
                <w:webHidden/>
              </w:rPr>
              <w:t>52</w:t>
            </w:r>
            <w:r w:rsidR="00B16C7E">
              <w:rPr>
                <w:noProof/>
                <w:webHidden/>
              </w:rPr>
              <w:fldChar w:fldCharType="end"/>
            </w:r>
          </w:hyperlink>
        </w:p>
        <w:p w14:paraId="14ACBA16" w14:textId="0B855BD1" w:rsidR="00B16C7E" w:rsidRDefault="008920EB">
          <w:pPr>
            <w:pStyle w:val="TOC2"/>
            <w:tabs>
              <w:tab w:val="left" w:pos="1050"/>
              <w:tab w:val="right" w:leader="dot" w:pos="8296"/>
            </w:tabs>
            <w:rPr>
              <w:noProof/>
            </w:rPr>
          </w:pPr>
          <w:hyperlink w:anchor="_Toc35510319" w:history="1">
            <w:r w:rsidR="00B16C7E" w:rsidRPr="00DB33AC">
              <w:rPr>
                <w:rStyle w:val="ab"/>
                <w:noProof/>
              </w:rPr>
              <w:t>8.6</w:t>
            </w:r>
            <w:r w:rsidR="00B16C7E">
              <w:rPr>
                <w:noProof/>
              </w:rPr>
              <w:tab/>
            </w:r>
            <w:r w:rsidR="00B16C7E" w:rsidRPr="00DB33AC">
              <w:rPr>
                <w:rStyle w:val="ab"/>
                <w:noProof/>
                <w:shd w:val="clear" w:color="auto" w:fill="FFFFFF"/>
              </w:rPr>
              <w:t>Matlab</w:t>
            </w:r>
            <w:r w:rsidR="00B16C7E" w:rsidRPr="00DB33AC">
              <w:rPr>
                <w:rStyle w:val="ab"/>
                <w:noProof/>
                <w:shd w:val="clear" w:color="auto" w:fill="FFFFFF"/>
              </w:rPr>
              <w:t>仿真</w:t>
            </w:r>
            <w:r w:rsidR="00B16C7E">
              <w:rPr>
                <w:noProof/>
                <w:webHidden/>
              </w:rPr>
              <w:tab/>
            </w:r>
            <w:r w:rsidR="00B16C7E">
              <w:rPr>
                <w:noProof/>
                <w:webHidden/>
              </w:rPr>
              <w:fldChar w:fldCharType="begin"/>
            </w:r>
            <w:r w:rsidR="00B16C7E">
              <w:rPr>
                <w:noProof/>
                <w:webHidden/>
              </w:rPr>
              <w:instrText xml:space="preserve"> PAGEREF _Toc35510319 \h </w:instrText>
            </w:r>
            <w:r w:rsidR="00B16C7E">
              <w:rPr>
                <w:noProof/>
                <w:webHidden/>
              </w:rPr>
            </w:r>
            <w:r w:rsidR="00B16C7E">
              <w:rPr>
                <w:noProof/>
                <w:webHidden/>
              </w:rPr>
              <w:fldChar w:fldCharType="separate"/>
            </w:r>
            <w:r w:rsidR="00B16C7E">
              <w:rPr>
                <w:noProof/>
                <w:webHidden/>
              </w:rPr>
              <w:t>54</w:t>
            </w:r>
            <w:r w:rsidR="00B16C7E">
              <w:rPr>
                <w:noProof/>
                <w:webHidden/>
              </w:rPr>
              <w:fldChar w:fldCharType="end"/>
            </w:r>
          </w:hyperlink>
        </w:p>
        <w:p w14:paraId="416BA2ED" w14:textId="16C01B81" w:rsidR="00B16C7E" w:rsidRDefault="008920EB">
          <w:pPr>
            <w:pStyle w:val="TOC1"/>
            <w:tabs>
              <w:tab w:val="left" w:pos="420"/>
              <w:tab w:val="right" w:leader="dot" w:pos="8296"/>
            </w:tabs>
            <w:rPr>
              <w:noProof/>
            </w:rPr>
          </w:pPr>
          <w:hyperlink w:anchor="_Toc35510320" w:history="1">
            <w:r w:rsidR="00B16C7E" w:rsidRPr="00DB33AC">
              <w:rPr>
                <w:rStyle w:val="ab"/>
                <w:noProof/>
                <w:lang w:val="zh-CN"/>
              </w:rPr>
              <w:t>9</w:t>
            </w:r>
            <w:r w:rsidR="00B16C7E">
              <w:rPr>
                <w:noProof/>
              </w:rPr>
              <w:tab/>
            </w:r>
            <w:r w:rsidR="00B16C7E" w:rsidRPr="00DB33AC">
              <w:rPr>
                <w:rStyle w:val="ab"/>
                <w:noProof/>
                <w:lang w:val="zh-CN"/>
              </w:rPr>
              <w:t>204B</w:t>
            </w:r>
            <w:r w:rsidR="00B16C7E" w:rsidRPr="00DB33AC">
              <w:rPr>
                <w:rStyle w:val="ab"/>
                <w:noProof/>
                <w:lang w:val="zh-CN"/>
              </w:rPr>
              <w:t>接口</w:t>
            </w:r>
            <w:r w:rsidR="00B16C7E">
              <w:rPr>
                <w:noProof/>
                <w:webHidden/>
              </w:rPr>
              <w:tab/>
            </w:r>
            <w:r w:rsidR="00B16C7E">
              <w:rPr>
                <w:noProof/>
                <w:webHidden/>
              </w:rPr>
              <w:fldChar w:fldCharType="begin"/>
            </w:r>
            <w:r w:rsidR="00B16C7E">
              <w:rPr>
                <w:noProof/>
                <w:webHidden/>
              </w:rPr>
              <w:instrText xml:space="preserve"> PAGEREF _Toc35510320 \h </w:instrText>
            </w:r>
            <w:r w:rsidR="00B16C7E">
              <w:rPr>
                <w:noProof/>
                <w:webHidden/>
              </w:rPr>
            </w:r>
            <w:r w:rsidR="00B16C7E">
              <w:rPr>
                <w:noProof/>
                <w:webHidden/>
              </w:rPr>
              <w:fldChar w:fldCharType="separate"/>
            </w:r>
            <w:r w:rsidR="00B16C7E">
              <w:rPr>
                <w:noProof/>
                <w:webHidden/>
              </w:rPr>
              <w:t>56</w:t>
            </w:r>
            <w:r w:rsidR="00B16C7E">
              <w:rPr>
                <w:noProof/>
                <w:webHidden/>
              </w:rPr>
              <w:fldChar w:fldCharType="end"/>
            </w:r>
          </w:hyperlink>
        </w:p>
        <w:p w14:paraId="59563C22" w14:textId="127608DF" w:rsidR="00B16C7E" w:rsidRDefault="008920EB">
          <w:pPr>
            <w:pStyle w:val="TOC2"/>
            <w:tabs>
              <w:tab w:val="left" w:pos="1050"/>
              <w:tab w:val="right" w:leader="dot" w:pos="8296"/>
            </w:tabs>
            <w:rPr>
              <w:noProof/>
            </w:rPr>
          </w:pPr>
          <w:hyperlink w:anchor="_Toc35510321" w:history="1">
            <w:r w:rsidR="00B16C7E" w:rsidRPr="00DB33AC">
              <w:rPr>
                <w:rStyle w:val="ab"/>
                <w:noProof/>
              </w:rPr>
              <w:t>9.1</w:t>
            </w:r>
            <w:r w:rsidR="00B16C7E">
              <w:rPr>
                <w:noProof/>
              </w:rPr>
              <w:tab/>
            </w:r>
            <w:r w:rsidR="00B16C7E" w:rsidRPr="00DB33AC">
              <w:rPr>
                <w:rStyle w:val="ab"/>
                <w:noProof/>
              </w:rPr>
              <w:t>用</w:t>
            </w:r>
            <w:r w:rsidR="00B16C7E" w:rsidRPr="00DB33AC">
              <w:rPr>
                <w:rStyle w:val="ab"/>
                <w:noProof/>
              </w:rPr>
              <w:t>204B</w:t>
            </w:r>
            <w:r w:rsidR="00B16C7E" w:rsidRPr="00DB33AC">
              <w:rPr>
                <w:rStyle w:val="ab"/>
                <w:noProof/>
              </w:rPr>
              <w:t>接口发送</w:t>
            </w:r>
            <w:r w:rsidR="00B16C7E">
              <w:rPr>
                <w:noProof/>
                <w:webHidden/>
              </w:rPr>
              <w:tab/>
            </w:r>
            <w:r w:rsidR="00B16C7E">
              <w:rPr>
                <w:noProof/>
                <w:webHidden/>
              </w:rPr>
              <w:fldChar w:fldCharType="begin"/>
            </w:r>
            <w:r w:rsidR="00B16C7E">
              <w:rPr>
                <w:noProof/>
                <w:webHidden/>
              </w:rPr>
              <w:instrText xml:space="preserve"> PAGEREF _Toc35510321 \h </w:instrText>
            </w:r>
            <w:r w:rsidR="00B16C7E">
              <w:rPr>
                <w:noProof/>
                <w:webHidden/>
              </w:rPr>
            </w:r>
            <w:r w:rsidR="00B16C7E">
              <w:rPr>
                <w:noProof/>
                <w:webHidden/>
              </w:rPr>
              <w:fldChar w:fldCharType="separate"/>
            </w:r>
            <w:r w:rsidR="00B16C7E">
              <w:rPr>
                <w:noProof/>
                <w:webHidden/>
              </w:rPr>
              <w:t>57</w:t>
            </w:r>
            <w:r w:rsidR="00B16C7E">
              <w:rPr>
                <w:noProof/>
                <w:webHidden/>
              </w:rPr>
              <w:fldChar w:fldCharType="end"/>
            </w:r>
          </w:hyperlink>
        </w:p>
        <w:p w14:paraId="5C4DBC9E" w14:textId="540AE345" w:rsidR="00B16C7E" w:rsidRDefault="008920EB">
          <w:pPr>
            <w:pStyle w:val="TOC2"/>
            <w:tabs>
              <w:tab w:val="left" w:pos="1050"/>
              <w:tab w:val="right" w:leader="dot" w:pos="8296"/>
            </w:tabs>
            <w:rPr>
              <w:noProof/>
            </w:rPr>
          </w:pPr>
          <w:hyperlink w:anchor="_Toc35510322" w:history="1">
            <w:r w:rsidR="00B16C7E" w:rsidRPr="00DB33AC">
              <w:rPr>
                <w:rStyle w:val="ab"/>
                <w:noProof/>
              </w:rPr>
              <w:t>9.2</w:t>
            </w:r>
            <w:r w:rsidR="00B16C7E">
              <w:rPr>
                <w:noProof/>
              </w:rPr>
              <w:tab/>
            </w:r>
            <w:r w:rsidR="00B16C7E" w:rsidRPr="00DB33AC">
              <w:rPr>
                <w:rStyle w:val="ab"/>
                <w:noProof/>
              </w:rPr>
              <w:t>用</w:t>
            </w:r>
            <w:r w:rsidR="00B16C7E" w:rsidRPr="00DB33AC">
              <w:rPr>
                <w:rStyle w:val="ab"/>
                <w:noProof/>
              </w:rPr>
              <w:t>204B</w:t>
            </w:r>
            <w:r w:rsidR="00B16C7E" w:rsidRPr="00DB33AC">
              <w:rPr>
                <w:rStyle w:val="ab"/>
                <w:noProof/>
              </w:rPr>
              <w:t>接口接收</w:t>
            </w:r>
            <w:r w:rsidR="00B16C7E">
              <w:rPr>
                <w:noProof/>
                <w:webHidden/>
              </w:rPr>
              <w:tab/>
            </w:r>
            <w:r w:rsidR="00B16C7E">
              <w:rPr>
                <w:noProof/>
                <w:webHidden/>
              </w:rPr>
              <w:fldChar w:fldCharType="begin"/>
            </w:r>
            <w:r w:rsidR="00B16C7E">
              <w:rPr>
                <w:noProof/>
                <w:webHidden/>
              </w:rPr>
              <w:instrText xml:space="preserve"> PAGEREF _Toc35510322 \h </w:instrText>
            </w:r>
            <w:r w:rsidR="00B16C7E">
              <w:rPr>
                <w:noProof/>
                <w:webHidden/>
              </w:rPr>
            </w:r>
            <w:r w:rsidR="00B16C7E">
              <w:rPr>
                <w:noProof/>
                <w:webHidden/>
              </w:rPr>
              <w:fldChar w:fldCharType="separate"/>
            </w:r>
            <w:r w:rsidR="00B16C7E">
              <w:rPr>
                <w:noProof/>
                <w:webHidden/>
              </w:rPr>
              <w:t>58</w:t>
            </w:r>
            <w:r w:rsidR="00B16C7E">
              <w:rPr>
                <w:noProof/>
                <w:webHidden/>
              </w:rPr>
              <w:fldChar w:fldCharType="end"/>
            </w:r>
          </w:hyperlink>
        </w:p>
        <w:p w14:paraId="2D49D231" w14:textId="53647A4A" w:rsidR="00B16C7E" w:rsidRDefault="008920EB">
          <w:pPr>
            <w:pStyle w:val="TOC1"/>
            <w:tabs>
              <w:tab w:val="left" w:pos="840"/>
              <w:tab w:val="right" w:leader="dot" w:pos="8296"/>
            </w:tabs>
            <w:rPr>
              <w:noProof/>
            </w:rPr>
          </w:pPr>
          <w:hyperlink w:anchor="_Toc35510323" w:history="1">
            <w:r w:rsidR="00B16C7E" w:rsidRPr="00DB33AC">
              <w:rPr>
                <w:rStyle w:val="ab"/>
                <w:noProof/>
              </w:rPr>
              <w:t>10</w:t>
            </w:r>
            <w:r w:rsidR="00B16C7E">
              <w:rPr>
                <w:noProof/>
              </w:rPr>
              <w:tab/>
            </w:r>
            <w:r w:rsidR="00B16C7E" w:rsidRPr="00DB33AC">
              <w:rPr>
                <w:rStyle w:val="ab"/>
                <w:noProof/>
              </w:rPr>
              <w:t>Matlab</w:t>
            </w:r>
            <w:r w:rsidR="00B16C7E" w:rsidRPr="00DB33AC">
              <w:rPr>
                <w:rStyle w:val="ab"/>
                <w:noProof/>
              </w:rPr>
              <w:t>系统仿真</w:t>
            </w:r>
            <w:r w:rsidR="00B16C7E">
              <w:rPr>
                <w:noProof/>
                <w:webHidden/>
              </w:rPr>
              <w:tab/>
            </w:r>
            <w:r w:rsidR="00B16C7E">
              <w:rPr>
                <w:noProof/>
                <w:webHidden/>
              </w:rPr>
              <w:fldChar w:fldCharType="begin"/>
            </w:r>
            <w:r w:rsidR="00B16C7E">
              <w:rPr>
                <w:noProof/>
                <w:webHidden/>
              </w:rPr>
              <w:instrText xml:space="preserve"> PAGEREF _Toc35510323 \h </w:instrText>
            </w:r>
            <w:r w:rsidR="00B16C7E">
              <w:rPr>
                <w:noProof/>
                <w:webHidden/>
              </w:rPr>
            </w:r>
            <w:r w:rsidR="00B16C7E">
              <w:rPr>
                <w:noProof/>
                <w:webHidden/>
              </w:rPr>
              <w:fldChar w:fldCharType="separate"/>
            </w:r>
            <w:r w:rsidR="00B16C7E">
              <w:rPr>
                <w:noProof/>
                <w:webHidden/>
              </w:rPr>
              <w:t>59</w:t>
            </w:r>
            <w:r w:rsidR="00B16C7E">
              <w:rPr>
                <w:noProof/>
                <w:webHidden/>
              </w:rPr>
              <w:fldChar w:fldCharType="end"/>
            </w:r>
          </w:hyperlink>
        </w:p>
        <w:p w14:paraId="04115EA6" w14:textId="7C0899AD" w:rsidR="00B16C7E" w:rsidRDefault="008920EB">
          <w:pPr>
            <w:pStyle w:val="TOC2"/>
            <w:tabs>
              <w:tab w:val="left" w:pos="1050"/>
              <w:tab w:val="right" w:leader="dot" w:pos="8296"/>
            </w:tabs>
            <w:rPr>
              <w:noProof/>
            </w:rPr>
          </w:pPr>
          <w:hyperlink w:anchor="_Toc35510324" w:history="1">
            <w:r w:rsidR="00B16C7E" w:rsidRPr="00DB33AC">
              <w:rPr>
                <w:rStyle w:val="ab"/>
                <w:noProof/>
              </w:rPr>
              <w:t>10.1</w:t>
            </w:r>
            <w:r w:rsidR="00B16C7E">
              <w:rPr>
                <w:noProof/>
              </w:rPr>
              <w:tab/>
            </w:r>
            <w:r w:rsidR="00B16C7E" w:rsidRPr="00DB33AC">
              <w:rPr>
                <w:rStyle w:val="ab"/>
                <w:noProof/>
              </w:rPr>
              <w:t>Layer1</w:t>
            </w:r>
            <w:r w:rsidR="00B16C7E" w:rsidRPr="00DB33AC">
              <w:rPr>
                <w:rStyle w:val="ab"/>
                <w:noProof/>
              </w:rPr>
              <w:t>发送部分仿真</w:t>
            </w:r>
            <w:r w:rsidR="00B16C7E">
              <w:rPr>
                <w:noProof/>
                <w:webHidden/>
              </w:rPr>
              <w:tab/>
            </w:r>
            <w:r w:rsidR="00B16C7E">
              <w:rPr>
                <w:noProof/>
                <w:webHidden/>
              </w:rPr>
              <w:fldChar w:fldCharType="begin"/>
            </w:r>
            <w:r w:rsidR="00B16C7E">
              <w:rPr>
                <w:noProof/>
                <w:webHidden/>
              </w:rPr>
              <w:instrText xml:space="preserve"> PAGEREF _Toc35510324 \h </w:instrText>
            </w:r>
            <w:r w:rsidR="00B16C7E">
              <w:rPr>
                <w:noProof/>
                <w:webHidden/>
              </w:rPr>
            </w:r>
            <w:r w:rsidR="00B16C7E">
              <w:rPr>
                <w:noProof/>
                <w:webHidden/>
              </w:rPr>
              <w:fldChar w:fldCharType="separate"/>
            </w:r>
            <w:r w:rsidR="00B16C7E">
              <w:rPr>
                <w:noProof/>
                <w:webHidden/>
              </w:rPr>
              <w:t>59</w:t>
            </w:r>
            <w:r w:rsidR="00B16C7E">
              <w:rPr>
                <w:noProof/>
                <w:webHidden/>
              </w:rPr>
              <w:fldChar w:fldCharType="end"/>
            </w:r>
          </w:hyperlink>
        </w:p>
        <w:p w14:paraId="2968A64D" w14:textId="01B16BAE" w:rsidR="00B16C7E" w:rsidRDefault="008920EB">
          <w:pPr>
            <w:pStyle w:val="TOC2"/>
            <w:tabs>
              <w:tab w:val="left" w:pos="1050"/>
              <w:tab w:val="right" w:leader="dot" w:pos="8296"/>
            </w:tabs>
            <w:rPr>
              <w:noProof/>
            </w:rPr>
          </w:pPr>
          <w:hyperlink w:anchor="_Toc35510325" w:history="1">
            <w:r w:rsidR="00B16C7E" w:rsidRPr="00DB33AC">
              <w:rPr>
                <w:rStyle w:val="ab"/>
                <w:noProof/>
              </w:rPr>
              <w:t>10.2</w:t>
            </w:r>
            <w:r w:rsidR="00B16C7E">
              <w:rPr>
                <w:noProof/>
              </w:rPr>
              <w:tab/>
            </w:r>
            <w:r w:rsidR="00B16C7E" w:rsidRPr="00DB33AC">
              <w:rPr>
                <w:rStyle w:val="ab"/>
                <w:noProof/>
              </w:rPr>
              <w:t>Layer1</w:t>
            </w:r>
            <w:r w:rsidR="00B16C7E" w:rsidRPr="00DB33AC">
              <w:rPr>
                <w:rStyle w:val="ab"/>
                <w:noProof/>
              </w:rPr>
              <w:t>接收部分仿真</w:t>
            </w:r>
            <w:r w:rsidR="00B16C7E">
              <w:rPr>
                <w:noProof/>
                <w:webHidden/>
              </w:rPr>
              <w:tab/>
            </w:r>
            <w:r w:rsidR="00B16C7E">
              <w:rPr>
                <w:noProof/>
                <w:webHidden/>
              </w:rPr>
              <w:fldChar w:fldCharType="begin"/>
            </w:r>
            <w:r w:rsidR="00B16C7E">
              <w:rPr>
                <w:noProof/>
                <w:webHidden/>
              </w:rPr>
              <w:instrText xml:space="preserve"> PAGEREF _Toc35510325 \h </w:instrText>
            </w:r>
            <w:r w:rsidR="00B16C7E">
              <w:rPr>
                <w:noProof/>
                <w:webHidden/>
              </w:rPr>
            </w:r>
            <w:r w:rsidR="00B16C7E">
              <w:rPr>
                <w:noProof/>
                <w:webHidden/>
              </w:rPr>
              <w:fldChar w:fldCharType="separate"/>
            </w:r>
            <w:r w:rsidR="00B16C7E">
              <w:rPr>
                <w:noProof/>
                <w:webHidden/>
              </w:rPr>
              <w:t>62</w:t>
            </w:r>
            <w:r w:rsidR="00B16C7E">
              <w:rPr>
                <w:noProof/>
                <w:webHidden/>
              </w:rPr>
              <w:fldChar w:fldCharType="end"/>
            </w:r>
          </w:hyperlink>
        </w:p>
        <w:p w14:paraId="2EC0A0F4" w14:textId="1DD8535C" w:rsidR="00B16C7E" w:rsidRDefault="008920EB">
          <w:pPr>
            <w:pStyle w:val="TOC2"/>
            <w:tabs>
              <w:tab w:val="left" w:pos="1050"/>
              <w:tab w:val="right" w:leader="dot" w:pos="8296"/>
            </w:tabs>
            <w:rPr>
              <w:noProof/>
            </w:rPr>
          </w:pPr>
          <w:hyperlink w:anchor="_Toc35510326" w:history="1">
            <w:r w:rsidR="00B16C7E" w:rsidRPr="00DB33AC">
              <w:rPr>
                <w:rStyle w:val="ab"/>
                <w:noProof/>
              </w:rPr>
              <w:t>10.3</w:t>
            </w:r>
            <w:r w:rsidR="00B16C7E">
              <w:rPr>
                <w:noProof/>
              </w:rPr>
              <w:tab/>
            </w:r>
            <w:r w:rsidR="00B16C7E" w:rsidRPr="00DB33AC">
              <w:rPr>
                <w:rStyle w:val="ab"/>
                <w:noProof/>
              </w:rPr>
              <w:t>Radio</w:t>
            </w:r>
            <w:r w:rsidR="00B16C7E" w:rsidRPr="00DB33AC">
              <w:rPr>
                <w:rStyle w:val="ab"/>
                <w:noProof/>
              </w:rPr>
              <w:t>收发仿真</w:t>
            </w:r>
            <w:r w:rsidR="00B16C7E">
              <w:rPr>
                <w:noProof/>
                <w:webHidden/>
              </w:rPr>
              <w:tab/>
            </w:r>
            <w:r w:rsidR="00B16C7E">
              <w:rPr>
                <w:noProof/>
                <w:webHidden/>
              </w:rPr>
              <w:fldChar w:fldCharType="begin"/>
            </w:r>
            <w:r w:rsidR="00B16C7E">
              <w:rPr>
                <w:noProof/>
                <w:webHidden/>
              </w:rPr>
              <w:instrText xml:space="preserve"> PAGEREF _Toc35510326 \h </w:instrText>
            </w:r>
            <w:r w:rsidR="00B16C7E">
              <w:rPr>
                <w:noProof/>
                <w:webHidden/>
              </w:rPr>
            </w:r>
            <w:r w:rsidR="00B16C7E">
              <w:rPr>
                <w:noProof/>
                <w:webHidden/>
              </w:rPr>
              <w:fldChar w:fldCharType="separate"/>
            </w:r>
            <w:r w:rsidR="00B16C7E">
              <w:rPr>
                <w:noProof/>
                <w:webHidden/>
              </w:rPr>
              <w:t>64</w:t>
            </w:r>
            <w:r w:rsidR="00B16C7E">
              <w:rPr>
                <w:noProof/>
                <w:webHidden/>
              </w:rPr>
              <w:fldChar w:fldCharType="end"/>
            </w:r>
          </w:hyperlink>
        </w:p>
        <w:p w14:paraId="0EBA35E5" w14:textId="2EEB8756" w:rsidR="006573DB" w:rsidRDefault="006573DB">
          <w:r>
            <w:rPr>
              <w:b/>
              <w:bCs/>
              <w:lang w:val="zh-CN"/>
            </w:rPr>
            <w:fldChar w:fldCharType="end"/>
          </w:r>
        </w:p>
      </w:sdtContent>
    </w:sdt>
    <w:p w14:paraId="2E6EB7F7" w14:textId="77777777" w:rsidR="00C879E1" w:rsidRPr="00336A4E" w:rsidRDefault="00C879E1">
      <w:pPr>
        <w:widowControl/>
        <w:jc w:val="left"/>
        <w:rPr>
          <w:rFonts w:asciiTheme="minorEastAsia" w:hAnsiTheme="minorEastAsia" w:cs="宋体"/>
          <w:color w:val="4D4D4D"/>
          <w:kern w:val="0"/>
          <w:sz w:val="24"/>
          <w:szCs w:val="24"/>
        </w:rPr>
      </w:pPr>
      <w:r w:rsidRPr="00336A4E">
        <w:rPr>
          <w:rFonts w:asciiTheme="minorEastAsia" w:hAnsiTheme="minorEastAsia" w:cs="宋体" w:hint="eastAsia"/>
          <w:color w:val="4D4D4D"/>
          <w:kern w:val="0"/>
          <w:sz w:val="24"/>
          <w:szCs w:val="24"/>
        </w:rPr>
        <w:br w:type="page"/>
      </w:r>
    </w:p>
    <w:p w14:paraId="76D75502" w14:textId="78CA7BEC" w:rsidR="00B16C7E" w:rsidRDefault="0081569F">
      <w:pPr>
        <w:pStyle w:val="afd"/>
        <w:tabs>
          <w:tab w:val="right" w:leader="dot" w:pos="8296"/>
        </w:tabs>
        <w:ind w:left="900" w:hanging="480"/>
        <w:rPr>
          <w:noProof/>
        </w:rPr>
      </w:pPr>
      <w:r>
        <w:rPr>
          <w:rFonts w:ascii="&amp;quot" w:eastAsia="宋体" w:hAnsi="&amp;quot" w:cs="宋体" w:hint="eastAsia"/>
          <w:color w:val="4D4D4D"/>
          <w:kern w:val="0"/>
          <w:sz w:val="24"/>
          <w:szCs w:val="24"/>
        </w:rPr>
        <w:lastRenderedPageBreak/>
        <w:fldChar w:fldCharType="begin"/>
      </w:r>
      <w:r w:rsidR="00887C3C">
        <w:rPr>
          <w:rFonts w:ascii="&amp;quot" w:eastAsia="宋体" w:hAnsi="&amp;quot" w:cs="宋体" w:hint="eastAsia"/>
          <w:color w:val="4D4D4D"/>
          <w:kern w:val="0"/>
          <w:sz w:val="24"/>
          <w:szCs w:val="24"/>
        </w:rPr>
        <w:instrText xml:space="preserve"> TOC \h \z \c "</w:instrText>
      </w:r>
      <w:r w:rsidR="00887C3C">
        <w:rPr>
          <w:rFonts w:ascii="&amp;quot" w:eastAsia="宋体" w:hAnsi="&amp;quot" w:cs="宋体" w:hint="eastAsia"/>
          <w:color w:val="4D4D4D"/>
          <w:kern w:val="0"/>
          <w:sz w:val="24"/>
          <w:szCs w:val="24"/>
        </w:rPr>
        <w:instrText>图表</w:instrText>
      </w:r>
      <w:r w:rsidR="00887C3C">
        <w:rPr>
          <w:rFonts w:ascii="&amp;quot" w:eastAsia="宋体" w:hAnsi="&amp;quot" w:cs="宋体" w:hint="eastAsia"/>
          <w:color w:val="4D4D4D"/>
          <w:kern w:val="0"/>
          <w:sz w:val="24"/>
          <w:szCs w:val="24"/>
        </w:rPr>
        <w:instrText xml:space="preserve">" </w:instrText>
      </w:r>
      <w:r>
        <w:rPr>
          <w:rFonts w:ascii="&amp;quot" w:eastAsia="宋体" w:hAnsi="&amp;quot" w:cs="宋体" w:hint="eastAsia"/>
          <w:color w:val="4D4D4D"/>
          <w:kern w:val="0"/>
          <w:sz w:val="24"/>
          <w:szCs w:val="24"/>
        </w:rPr>
        <w:fldChar w:fldCharType="separate"/>
      </w:r>
      <w:hyperlink w:anchor="_Toc35510327" w:history="1">
        <w:r w:rsidR="00B16C7E" w:rsidRPr="00FA2C8F">
          <w:rPr>
            <w:rStyle w:val="ab"/>
            <w:noProof/>
          </w:rPr>
          <w:t>图表</w:t>
        </w:r>
        <w:r w:rsidR="00B16C7E" w:rsidRPr="00FA2C8F">
          <w:rPr>
            <w:rStyle w:val="ab"/>
            <w:noProof/>
          </w:rPr>
          <w:t xml:space="preserve"> 1</w:t>
        </w:r>
        <w:r w:rsidR="00B16C7E" w:rsidRPr="00FA2C8F">
          <w:rPr>
            <w:rStyle w:val="ab"/>
            <w:noProof/>
          </w:rPr>
          <w:t>回传方案基带整体功能框图</w:t>
        </w:r>
        <w:r w:rsidR="00B16C7E">
          <w:rPr>
            <w:noProof/>
            <w:webHidden/>
          </w:rPr>
          <w:tab/>
        </w:r>
        <w:r w:rsidR="00B16C7E">
          <w:rPr>
            <w:noProof/>
            <w:webHidden/>
          </w:rPr>
          <w:fldChar w:fldCharType="begin"/>
        </w:r>
        <w:r w:rsidR="00B16C7E">
          <w:rPr>
            <w:noProof/>
            <w:webHidden/>
          </w:rPr>
          <w:instrText xml:space="preserve"> PAGEREF _Toc35510327 \h </w:instrText>
        </w:r>
        <w:r w:rsidR="00B16C7E">
          <w:rPr>
            <w:noProof/>
            <w:webHidden/>
          </w:rPr>
        </w:r>
        <w:r w:rsidR="00B16C7E">
          <w:rPr>
            <w:noProof/>
            <w:webHidden/>
          </w:rPr>
          <w:fldChar w:fldCharType="separate"/>
        </w:r>
        <w:r w:rsidR="00B16C7E">
          <w:rPr>
            <w:noProof/>
            <w:webHidden/>
          </w:rPr>
          <w:t>8</w:t>
        </w:r>
        <w:r w:rsidR="00B16C7E">
          <w:rPr>
            <w:noProof/>
            <w:webHidden/>
          </w:rPr>
          <w:fldChar w:fldCharType="end"/>
        </w:r>
      </w:hyperlink>
    </w:p>
    <w:p w14:paraId="3DE5320D" w14:textId="41A6867F" w:rsidR="00B16C7E" w:rsidRDefault="008920EB">
      <w:pPr>
        <w:pStyle w:val="afd"/>
        <w:tabs>
          <w:tab w:val="right" w:leader="dot" w:pos="8296"/>
        </w:tabs>
        <w:ind w:left="840" w:hanging="420"/>
        <w:rPr>
          <w:noProof/>
        </w:rPr>
      </w:pPr>
      <w:hyperlink w:anchor="_Toc35510328" w:history="1">
        <w:r w:rsidR="00B16C7E" w:rsidRPr="00FA2C8F">
          <w:rPr>
            <w:rStyle w:val="ab"/>
            <w:noProof/>
          </w:rPr>
          <w:t>图表</w:t>
        </w:r>
        <w:r w:rsidR="00B16C7E" w:rsidRPr="00FA2C8F">
          <w:rPr>
            <w:rStyle w:val="ab"/>
            <w:noProof/>
          </w:rPr>
          <w:t xml:space="preserve"> 2</w:t>
        </w:r>
        <w:r w:rsidR="00B16C7E" w:rsidRPr="00FA2C8F">
          <w:rPr>
            <w:rStyle w:val="ab"/>
            <w:noProof/>
          </w:rPr>
          <w:t>基带并行处理原理框图</w:t>
        </w:r>
        <w:r w:rsidR="00B16C7E">
          <w:rPr>
            <w:noProof/>
            <w:webHidden/>
          </w:rPr>
          <w:tab/>
        </w:r>
        <w:r w:rsidR="00B16C7E">
          <w:rPr>
            <w:noProof/>
            <w:webHidden/>
          </w:rPr>
          <w:fldChar w:fldCharType="begin"/>
        </w:r>
        <w:r w:rsidR="00B16C7E">
          <w:rPr>
            <w:noProof/>
            <w:webHidden/>
          </w:rPr>
          <w:instrText xml:space="preserve"> PAGEREF _Toc35510328 \h </w:instrText>
        </w:r>
        <w:r w:rsidR="00B16C7E">
          <w:rPr>
            <w:noProof/>
            <w:webHidden/>
          </w:rPr>
        </w:r>
        <w:r w:rsidR="00B16C7E">
          <w:rPr>
            <w:noProof/>
            <w:webHidden/>
          </w:rPr>
          <w:fldChar w:fldCharType="separate"/>
        </w:r>
        <w:r w:rsidR="00B16C7E">
          <w:rPr>
            <w:noProof/>
            <w:webHidden/>
          </w:rPr>
          <w:t>9</w:t>
        </w:r>
        <w:r w:rsidR="00B16C7E">
          <w:rPr>
            <w:noProof/>
            <w:webHidden/>
          </w:rPr>
          <w:fldChar w:fldCharType="end"/>
        </w:r>
      </w:hyperlink>
    </w:p>
    <w:p w14:paraId="1CBDEE2C" w14:textId="1430DE39" w:rsidR="00B16C7E" w:rsidRDefault="008920EB">
      <w:pPr>
        <w:pStyle w:val="afd"/>
        <w:tabs>
          <w:tab w:val="right" w:leader="dot" w:pos="8296"/>
        </w:tabs>
        <w:ind w:left="840" w:hanging="420"/>
        <w:rPr>
          <w:noProof/>
        </w:rPr>
      </w:pPr>
      <w:hyperlink w:anchor="_Toc35510329" w:history="1">
        <w:r w:rsidR="00B16C7E" w:rsidRPr="00FA2C8F">
          <w:rPr>
            <w:rStyle w:val="ab"/>
            <w:noProof/>
          </w:rPr>
          <w:t>图表</w:t>
        </w:r>
        <w:r w:rsidR="00B16C7E" w:rsidRPr="00FA2C8F">
          <w:rPr>
            <w:rStyle w:val="ab"/>
            <w:noProof/>
          </w:rPr>
          <w:t xml:space="preserve"> 3 </w:t>
        </w:r>
        <w:r w:rsidR="00B16C7E" w:rsidRPr="00FA2C8F">
          <w:rPr>
            <w:rStyle w:val="ab"/>
            <w:noProof/>
          </w:rPr>
          <w:t>系统频域分析举例</w:t>
        </w:r>
        <w:r w:rsidR="00B16C7E">
          <w:rPr>
            <w:noProof/>
            <w:webHidden/>
          </w:rPr>
          <w:tab/>
        </w:r>
        <w:r w:rsidR="00B16C7E">
          <w:rPr>
            <w:noProof/>
            <w:webHidden/>
          </w:rPr>
          <w:fldChar w:fldCharType="begin"/>
        </w:r>
        <w:r w:rsidR="00B16C7E">
          <w:rPr>
            <w:noProof/>
            <w:webHidden/>
          </w:rPr>
          <w:instrText xml:space="preserve"> PAGEREF _Toc35510329 \h </w:instrText>
        </w:r>
        <w:r w:rsidR="00B16C7E">
          <w:rPr>
            <w:noProof/>
            <w:webHidden/>
          </w:rPr>
        </w:r>
        <w:r w:rsidR="00B16C7E">
          <w:rPr>
            <w:noProof/>
            <w:webHidden/>
          </w:rPr>
          <w:fldChar w:fldCharType="separate"/>
        </w:r>
        <w:r w:rsidR="00B16C7E">
          <w:rPr>
            <w:noProof/>
            <w:webHidden/>
          </w:rPr>
          <w:t>9</w:t>
        </w:r>
        <w:r w:rsidR="00B16C7E">
          <w:rPr>
            <w:noProof/>
            <w:webHidden/>
          </w:rPr>
          <w:fldChar w:fldCharType="end"/>
        </w:r>
      </w:hyperlink>
    </w:p>
    <w:p w14:paraId="3D66D278" w14:textId="7B24D751" w:rsidR="00B16C7E" w:rsidRDefault="008920EB">
      <w:pPr>
        <w:pStyle w:val="afd"/>
        <w:tabs>
          <w:tab w:val="right" w:leader="dot" w:pos="8296"/>
        </w:tabs>
        <w:ind w:left="840" w:hanging="420"/>
        <w:rPr>
          <w:noProof/>
        </w:rPr>
      </w:pPr>
      <w:hyperlink w:anchor="_Toc35510330" w:history="1">
        <w:r w:rsidR="00B16C7E" w:rsidRPr="00FA2C8F">
          <w:rPr>
            <w:rStyle w:val="ab"/>
            <w:noProof/>
          </w:rPr>
          <w:t>图表</w:t>
        </w:r>
        <w:r w:rsidR="00B16C7E" w:rsidRPr="00FA2C8F">
          <w:rPr>
            <w:rStyle w:val="ab"/>
            <w:noProof/>
          </w:rPr>
          <w:t xml:space="preserve"> 4</w:t>
        </w:r>
        <w:r w:rsidR="00B16C7E" w:rsidRPr="00FA2C8F">
          <w:rPr>
            <w:rStyle w:val="ab"/>
            <w:noProof/>
          </w:rPr>
          <w:t>基图</w:t>
        </w:r>
        <w:r w:rsidR="00B16C7E" w:rsidRPr="00FA2C8F">
          <w:rPr>
            <w:rStyle w:val="ab"/>
            <w:noProof/>
          </w:rPr>
          <w:t xml:space="preserve">1 ( HBG) </w:t>
        </w:r>
        <w:r w:rsidR="00B16C7E" w:rsidRPr="00FA2C8F">
          <w:rPr>
            <w:rStyle w:val="ab"/>
            <w:noProof/>
          </w:rPr>
          <w:t>和它的校验矩阵</w:t>
        </w:r>
        <w:r w:rsidR="00B16C7E" w:rsidRPr="00FA2C8F">
          <w:rPr>
            <w:rStyle w:val="ab"/>
            <w:noProof/>
          </w:rPr>
          <w:t>(Vi,j )</w:t>
        </w:r>
        <w:r w:rsidR="00B16C7E">
          <w:rPr>
            <w:noProof/>
            <w:webHidden/>
          </w:rPr>
          <w:tab/>
        </w:r>
        <w:r w:rsidR="00B16C7E">
          <w:rPr>
            <w:noProof/>
            <w:webHidden/>
          </w:rPr>
          <w:fldChar w:fldCharType="begin"/>
        </w:r>
        <w:r w:rsidR="00B16C7E">
          <w:rPr>
            <w:noProof/>
            <w:webHidden/>
          </w:rPr>
          <w:instrText xml:space="preserve"> PAGEREF _Toc35510330 \h </w:instrText>
        </w:r>
        <w:r w:rsidR="00B16C7E">
          <w:rPr>
            <w:noProof/>
            <w:webHidden/>
          </w:rPr>
        </w:r>
        <w:r w:rsidR="00B16C7E">
          <w:rPr>
            <w:noProof/>
            <w:webHidden/>
          </w:rPr>
          <w:fldChar w:fldCharType="separate"/>
        </w:r>
        <w:r w:rsidR="00B16C7E">
          <w:rPr>
            <w:noProof/>
            <w:webHidden/>
          </w:rPr>
          <w:t>18</w:t>
        </w:r>
        <w:r w:rsidR="00B16C7E">
          <w:rPr>
            <w:noProof/>
            <w:webHidden/>
          </w:rPr>
          <w:fldChar w:fldCharType="end"/>
        </w:r>
      </w:hyperlink>
    </w:p>
    <w:p w14:paraId="2CA5202F" w14:textId="57B831D8" w:rsidR="00B16C7E" w:rsidRDefault="008920EB">
      <w:pPr>
        <w:pStyle w:val="afd"/>
        <w:tabs>
          <w:tab w:val="right" w:leader="dot" w:pos="8296"/>
        </w:tabs>
        <w:ind w:left="840" w:hanging="420"/>
        <w:rPr>
          <w:noProof/>
        </w:rPr>
      </w:pPr>
      <w:hyperlink w:anchor="_Toc35510331" w:history="1">
        <w:r w:rsidR="00B16C7E" w:rsidRPr="00FA2C8F">
          <w:rPr>
            <w:rStyle w:val="ab"/>
            <w:noProof/>
          </w:rPr>
          <w:t>图表</w:t>
        </w:r>
        <w:r w:rsidR="00B16C7E" w:rsidRPr="00FA2C8F">
          <w:rPr>
            <w:rStyle w:val="ab"/>
            <w:noProof/>
          </w:rPr>
          <w:t xml:space="preserve"> 5LDPC </w:t>
        </w:r>
        <w:r w:rsidR="00B16C7E" w:rsidRPr="00FA2C8F">
          <w:rPr>
            <w:rStyle w:val="ab"/>
            <w:noProof/>
          </w:rPr>
          <w:t>基图</w:t>
        </w:r>
        <w:r w:rsidR="00B16C7E" w:rsidRPr="00FA2C8F">
          <w:rPr>
            <w:rStyle w:val="ab"/>
            <w:noProof/>
          </w:rPr>
          <w:t xml:space="preserve"> 2 (HBG) </w:t>
        </w:r>
        <w:r w:rsidR="00B16C7E" w:rsidRPr="00FA2C8F">
          <w:rPr>
            <w:rStyle w:val="ab"/>
            <w:noProof/>
          </w:rPr>
          <w:t>和它的校验矩阵</w:t>
        </w:r>
        <w:r w:rsidR="00B16C7E" w:rsidRPr="00FA2C8F">
          <w:rPr>
            <w:rStyle w:val="ab"/>
            <w:noProof/>
          </w:rPr>
          <w:t>( Vi,j)</w:t>
        </w:r>
        <w:r w:rsidR="00B16C7E">
          <w:rPr>
            <w:noProof/>
            <w:webHidden/>
          </w:rPr>
          <w:tab/>
        </w:r>
        <w:r w:rsidR="00B16C7E">
          <w:rPr>
            <w:noProof/>
            <w:webHidden/>
          </w:rPr>
          <w:fldChar w:fldCharType="begin"/>
        </w:r>
        <w:r w:rsidR="00B16C7E">
          <w:rPr>
            <w:noProof/>
            <w:webHidden/>
          </w:rPr>
          <w:instrText xml:space="preserve"> PAGEREF _Toc35510331 \h </w:instrText>
        </w:r>
        <w:r w:rsidR="00B16C7E">
          <w:rPr>
            <w:noProof/>
            <w:webHidden/>
          </w:rPr>
        </w:r>
        <w:r w:rsidR="00B16C7E">
          <w:rPr>
            <w:noProof/>
            <w:webHidden/>
          </w:rPr>
          <w:fldChar w:fldCharType="separate"/>
        </w:r>
        <w:r w:rsidR="00B16C7E">
          <w:rPr>
            <w:noProof/>
            <w:webHidden/>
          </w:rPr>
          <w:t>20</w:t>
        </w:r>
        <w:r w:rsidR="00B16C7E">
          <w:rPr>
            <w:noProof/>
            <w:webHidden/>
          </w:rPr>
          <w:fldChar w:fldCharType="end"/>
        </w:r>
      </w:hyperlink>
    </w:p>
    <w:p w14:paraId="55D075B4" w14:textId="48B5DB1F" w:rsidR="00B16C7E" w:rsidRDefault="008920EB">
      <w:pPr>
        <w:pStyle w:val="afd"/>
        <w:tabs>
          <w:tab w:val="right" w:leader="dot" w:pos="8296"/>
        </w:tabs>
        <w:ind w:left="840" w:hanging="420"/>
        <w:rPr>
          <w:noProof/>
        </w:rPr>
      </w:pPr>
      <w:hyperlink w:anchor="_Toc35510332" w:history="1">
        <w:r w:rsidR="00B16C7E" w:rsidRPr="00FA2C8F">
          <w:rPr>
            <w:rStyle w:val="ab"/>
            <w:noProof/>
          </w:rPr>
          <w:t>图表</w:t>
        </w:r>
        <w:r w:rsidR="00B16C7E" w:rsidRPr="00FA2C8F">
          <w:rPr>
            <w:rStyle w:val="ab"/>
            <w:noProof/>
          </w:rPr>
          <w:t xml:space="preserve"> 6RS</w:t>
        </w:r>
        <w:r w:rsidR="00B16C7E" w:rsidRPr="00FA2C8F">
          <w:rPr>
            <w:rStyle w:val="ab"/>
            <w:noProof/>
          </w:rPr>
          <w:t>码编码结构</w:t>
        </w:r>
        <w:r w:rsidR="00B16C7E">
          <w:rPr>
            <w:noProof/>
            <w:webHidden/>
          </w:rPr>
          <w:tab/>
        </w:r>
        <w:r w:rsidR="00B16C7E">
          <w:rPr>
            <w:noProof/>
            <w:webHidden/>
          </w:rPr>
          <w:fldChar w:fldCharType="begin"/>
        </w:r>
        <w:r w:rsidR="00B16C7E">
          <w:rPr>
            <w:noProof/>
            <w:webHidden/>
          </w:rPr>
          <w:instrText xml:space="preserve"> PAGEREF _Toc35510332 \h </w:instrText>
        </w:r>
        <w:r w:rsidR="00B16C7E">
          <w:rPr>
            <w:noProof/>
            <w:webHidden/>
          </w:rPr>
        </w:r>
        <w:r w:rsidR="00B16C7E">
          <w:rPr>
            <w:noProof/>
            <w:webHidden/>
          </w:rPr>
          <w:fldChar w:fldCharType="separate"/>
        </w:r>
        <w:r w:rsidR="00B16C7E">
          <w:rPr>
            <w:noProof/>
            <w:webHidden/>
          </w:rPr>
          <w:t>21</w:t>
        </w:r>
        <w:r w:rsidR="00B16C7E">
          <w:rPr>
            <w:noProof/>
            <w:webHidden/>
          </w:rPr>
          <w:fldChar w:fldCharType="end"/>
        </w:r>
      </w:hyperlink>
    </w:p>
    <w:p w14:paraId="394050EF" w14:textId="03B2F5ED" w:rsidR="00B16C7E" w:rsidRDefault="008920EB">
      <w:pPr>
        <w:pStyle w:val="afd"/>
        <w:tabs>
          <w:tab w:val="right" w:leader="dot" w:pos="8296"/>
        </w:tabs>
        <w:ind w:left="840" w:hanging="420"/>
        <w:rPr>
          <w:noProof/>
        </w:rPr>
      </w:pPr>
      <w:hyperlink w:anchor="_Toc35510333" w:history="1">
        <w:r w:rsidR="00B16C7E" w:rsidRPr="00FA2C8F">
          <w:rPr>
            <w:rStyle w:val="ab"/>
            <w:noProof/>
          </w:rPr>
          <w:t>图表</w:t>
        </w:r>
        <w:r w:rsidR="00B16C7E" w:rsidRPr="00FA2C8F">
          <w:rPr>
            <w:rStyle w:val="ab"/>
            <w:noProof/>
          </w:rPr>
          <w:t xml:space="preserve"> 7RS</w:t>
        </w:r>
        <w:r w:rsidR="00B16C7E" w:rsidRPr="00FA2C8F">
          <w:rPr>
            <w:rStyle w:val="ab"/>
            <w:noProof/>
          </w:rPr>
          <w:t>码字格式</w:t>
        </w:r>
        <w:r w:rsidR="00B16C7E">
          <w:rPr>
            <w:noProof/>
            <w:webHidden/>
          </w:rPr>
          <w:tab/>
        </w:r>
        <w:r w:rsidR="00B16C7E">
          <w:rPr>
            <w:noProof/>
            <w:webHidden/>
          </w:rPr>
          <w:fldChar w:fldCharType="begin"/>
        </w:r>
        <w:r w:rsidR="00B16C7E">
          <w:rPr>
            <w:noProof/>
            <w:webHidden/>
          </w:rPr>
          <w:instrText xml:space="preserve"> PAGEREF _Toc35510333 \h </w:instrText>
        </w:r>
        <w:r w:rsidR="00B16C7E">
          <w:rPr>
            <w:noProof/>
            <w:webHidden/>
          </w:rPr>
        </w:r>
        <w:r w:rsidR="00B16C7E">
          <w:rPr>
            <w:noProof/>
            <w:webHidden/>
          </w:rPr>
          <w:fldChar w:fldCharType="separate"/>
        </w:r>
        <w:r w:rsidR="00B16C7E">
          <w:rPr>
            <w:noProof/>
            <w:webHidden/>
          </w:rPr>
          <w:t>22</w:t>
        </w:r>
        <w:r w:rsidR="00B16C7E">
          <w:rPr>
            <w:noProof/>
            <w:webHidden/>
          </w:rPr>
          <w:fldChar w:fldCharType="end"/>
        </w:r>
      </w:hyperlink>
    </w:p>
    <w:p w14:paraId="736DB2CB" w14:textId="48C62A8C" w:rsidR="00B16C7E" w:rsidRDefault="008920EB">
      <w:pPr>
        <w:pStyle w:val="afd"/>
        <w:tabs>
          <w:tab w:val="right" w:leader="dot" w:pos="8296"/>
        </w:tabs>
        <w:ind w:left="840" w:hanging="420"/>
        <w:rPr>
          <w:noProof/>
        </w:rPr>
      </w:pPr>
      <w:hyperlink w:anchor="_Toc35510334" w:history="1">
        <w:r w:rsidR="00B16C7E" w:rsidRPr="00FA2C8F">
          <w:rPr>
            <w:rStyle w:val="ab"/>
            <w:noProof/>
          </w:rPr>
          <w:t>图表</w:t>
        </w:r>
        <w:r w:rsidR="00B16C7E" w:rsidRPr="00FA2C8F">
          <w:rPr>
            <w:rStyle w:val="ab"/>
            <w:noProof/>
          </w:rPr>
          <w:t xml:space="preserve"> 8xilinx RS </w:t>
        </w:r>
        <w:r w:rsidR="00B16C7E" w:rsidRPr="00FA2C8F">
          <w:rPr>
            <w:rStyle w:val="ab"/>
            <w:noProof/>
          </w:rPr>
          <w:t>编码</w:t>
        </w:r>
        <w:r w:rsidR="00B16C7E" w:rsidRPr="00FA2C8F">
          <w:rPr>
            <w:rStyle w:val="ab"/>
            <w:noProof/>
          </w:rPr>
          <w:t>IP</w:t>
        </w:r>
        <w:r w:rsidR="00B16C7E" w:rsidRPr="00FA2C8F">
          <w:rPr>
            <w:rStyle w:val="ab"/>
            <w:noProof/>
          </w:rPr>
          <w:t>框图</w:t>
        </w:r>
        <w:r w:rsidR="00B16C7E">
          <w:rPr>
            <w:noProof/>
            <w:webHidden/>
          </w:rPr>
          <w:tab/>
        </w:r>
        <w:r w:rsidR="00B16C7E">
          <w:rPr>
            <w:noProof/>
            <w:webHidden/>
          </w:rPr>
          <w:fldChar w:fldCharType="begin"/>
        </w:r>
        <w:r w:rsidR="00B16C7E">
          <w:rPr>
            <w:noProof/>
            <w:webHidden/>
          </w:rPr>
          <w:instrText xml:space="preserve"> PAGEREF _Toc35510334 \h </w:instrText>
        </w:r>
        <w:r w:rsidR="00B16C7E">
          <w:rPr>
            <w:noProof/>
            <w:webHidden/>
          </w:rPr>
        </w:r>
        <w:r w:rsidR="00B16C7E">
          <w:rPr>
            <w:noProof/>
            <w:webHidden/>
          </w:rPr>
          <w:fldChar w:fldCharType="separate"/>
        </w:r>
        <w:r w:rsidR="00B16C7E">
          <w:rPr>
            <w:noProof/>
            <w:webHidden/>
          </w:rPr>
          <w:t>22</w:t>
        </w:r>
        <w:r w:rsidR="00B16C7E">
          <w:rPr>
            <w:noProof/>
            <w:webHidden/>
          </w:rPr>
          <w:fldChar w:fldCharType="end"/>
        </w:r>
      </w:hyperlink>
    </w:p>
    <w:p w14:paraId="52710B02" w14:textId="365A7EDA" w:rsidR="00B16C7E" w:rsidRDefault="008920EB">
      <w:pPr>
        <w:pStyle w:val="afd"/>
        <w:tabs>
          <w:tab w:val="right" w:leader="dot" w:pos="8296"/>
        </w:tabs>
        <w:ind w:left="840" w:hanging="420"/>
        <w:rPr>
          <w:noProof/>
        </w:rPr>
      </w:pPr>
      <w:hyperlink w:anchor="_Toc35510335" w:history="1">
        <w:r w:rsidR="00B16C7E" w:rsidRPr="00FA2C8F">
          <w:rPr>
            <w:rStyle w:val="ab"/>
            <w:noProof/>
          </w:rPr>
          <w:t>图表</w:t>
        </w:r>
        <w:r w:rsidR="00B16C7E" w:rsidRPr="00FA2C8F">
          <w:rPr>
            <w:rStyle w:val="ab"/>
            <w:noProof/>
          </w:rPr>
          <w:t xml:space="preserve"> 9RS</w:t>
        </w:r>
        <w:r w:rsidR="00B16C7E" w:rsidRPr="00FA2C8F">
          <w:rPr>
            <w:rStyle w:val="ab"/>
            <w:noProof/>
          </w:rPr>
          <w:t>编码</w:t>
        </w:r>
        <w:r w:rsidR="00B16C7E" w:rsidRPr="00FA2C8F">
          <w:rPr>
            <w:rStyle w:val="ab"/>
            <w:noProof/>
          </w:rPr>
          <w:t>IP</w:t>
        </w:r>
        <w:r w:rsidR="00B16C7E" w:rsidRPr="00FA2C8F">
          <w:rPr>
            <w:rStyle w:val="ab"/>
            <w:noProof/>
          </w:rPr>
          <w:t>外部接口</w:t>
        </w:r>
        <w:r w:rsidR="00B16C7E">
          <w:rPr>
            <w:noProof/>
            <w:webHidden/>
          </w:rPr>
          <w:tab/>
        </w:r>
        <w:r w:rsidR="00B16C7E">
          <w:rPr>
            <w:noProof/>
            <w:webHidden/>
          </w:rPr>
          <w:fldChar w:fldCharType="begin"/>
        </w:r>
        <w:r w:rsidR="00B16C7E">
          <w:rPr>
            <w:noProof/>
            <w:webHidden/>
          </w:rPr>
          <w:instrText xml:space="preserve"> PAGEREF _Toc35510335 \h </w:instrText>
        </w:r>
        <w:r w:rsidR="00B16C7E">
          <w:rPr>
            <w:noProof/>
            <w:webHidden/>
          </w:rPr>
        </w:r>
        <w:r w:rsidR="00B16C7E">
          <w:rPr>
            <w:noProof/>
            <w:webHidden/>
          </w:rPr>
          <w:fldChar w:fldCharType="separate"/>
        </w:r>
        <w:r w:rsidR="00B16C7E">
          <w:rPr>
            <w:noProof/>
            <w:webHidden/>
          </w:rPr>
          <w:t>23</w:t>
        </w:r>
        <w:r w:rsidR="00B16C7E">
          <w:rPr>
            <w:noProof/>
            <w:webHidden/>
          </w:rPr>
          <w:fldChar w:fldCharType="end"/>
        </w:r>
      </w:hyperlink>
    </w:p>
    <w:p w14:paraId="55C02FE8" w14:textId="0963FB73" w:rsidR="00B16C7E" w:rsidRDefault="008920EB">
      <w:pPr>
        <w:pStyle w:val="afd"/>
        <w:tabs>
          <w:tab w:val="right" w:leader="dot" w:pos="8296"/>
        </w:tabs>
        <w:ind w:left="840" w:hanging="420"/>
        <w:rPr>
          <w:noProof/>
        </w:rPr>
      </w:pPr>
      <w:hyperlink w:anchor="_Toc35510336" w:history="1">
        <w:r w:rsidR="00B16C7E" w:rsidRPr="00FA2C8F">
          <w:rPr>
            <w:rStyle w:val="ab"/>
            <w:noProof/>
          </w:rPr>
          <w:t>图表</w:t>
        </w:r>
        <w:r w:rsidR="00B16C7E" w:rsidRPr="00FA2C8F">
          <w:rPr>
            <w:rStyle w:val="ab"/>
            <w:noProof/>
          </w:rPr>
          <w:t xml:space="preserve"> 10</w:t>
        </w:r>
        <w:r w:rsidR="00B16C7E" w:rsidRPr="00FA2C8F">
          <w:rPr>
            <w:rStyle w:val="ab"/>
            <w:noProof/>
          </w:rPr>
          <w:t>块输入输出时序图</w:t>
        </w:r>
        <w:r w:rsidR="00B16C7E">
          <w:rPr>
            <w:noProof/>
            <w:webHidden/>
          </w:rPr>
          <w:tab/>
        </w:r>
        <w:r w:rsidR="00B16C7E">
          <w:rPr>
            <w:noProof/>
            <w:webHidden/>
          </w:rPr>
          <w:fldChar w:fldCharType="begin"/>
        </w:r>
        <w:r w:rsidR="00B16C7E">
          <w:rPr>
            <w:noProof/>
            <w:webHidden/>
          </w:rPr>
          <w:instrText xml:space="preserve"> PAGEREF _Toc35510336 \h </w:instrText>
        </w:r>
        <w:r w:rsidR="00B16C7E">
          <w:rPr>
            <w:noProof/>
            <w:webHidden/>
          </w:rPr>
        </w:r>
        <w:r w:rsidR="00B16C7E">
          <w:rPr>
            <w:noProof/>
            <w:webHidden/>
          </w:rPr>
          <w:fldChar w:fldCharType="separate"/>
        </w:r>
        <w:r w:rsidR="00B16C7E">
          <w:rPr>
            <w:noProof/>
            <w:webHidden/>
          </w:rPr>
          <w:t>24</w:t>
        </w:r>
        <w:r w:rsidR="00B16C7E">
          <w:rPr>
            <w:noProof/>
            <w:webHidden/>
          </w:rPr>
          <w:fldChar w:fldCharType="end"/>
        </w:r>
      </w:hyperlink>
    </w:p>
    <w:p w14:paraId="48FAAB80" w14:textId="19FCA3B9" w:rsidR="00B16C7E" w:rsidRDefault="008920EB">
      <w:pPr>
        <w:pStyle w:val="afd"/>
        <w:tabs>
          <w:tab w:val="right" w:leader="dot" w:pos="8296"/>
        </w:tabs>
        <w:ind w:left="840" w:hanging="420"/>
        <w:rPr>
          <w:noProof/>
        </w:rPr>
      </w:pPr>
      <w:hyperlink w:anchor="_Toc35510337" w:history="1">
        <w:r w:rsidR="00B16C7E" w:rsidRPr="00FA2C8F">
          <w:rPr>
            <w:rStyle w:val="ab"/>
            <w:noProof/>
          </w:rPr>
          <w:t>图表</w:t>
        </w:r>
        <w:r w:rsidR="00B16C7E" w:rsidRPr="00FA2C8F">
          <w:rPr>
            <w:rStyle w:val="ab"/>
            <w:noProof/>
          </w:rPr>
          <w:t xml:space="preserve"> 11RS</w:t>
        </w:r>
        <w:r w:rsidR="00B16C7E" w:rsidRPr="00FA2C8F">
          <w:rPr>
            <w:rStyle w:val="ab"/>
            <w:noProof/>
          </w:rPr>
          <w:t>码字格式</w:t>
        </w:r>
        <w:r w:rsidR="00B16C7E">
          <w:rPr>
            <w:noProof/>
            <w:webHidden/>
          </w:rPr>
          <w:tab/>
        </w:r>
        <w:r w:rsidR="00B16C7E">
          <w:rPr>
            <w:noProof/>
            <w:webHidden/>
          </w:rPr>
          <w:fldChar w:fldCharType="begin"/>
        </w:r>
        <w:r w:rsidR="00B16C7E">
          <w:rPr>
            <w:noProof/>
            <w:webHidden/>
          </w:rPr>
          <w:instrText xml:space="preserve"> PAGEREF _Toc35510337 \h </w:instrText>
        </w:r>
        <w:r w:rsidR="00B16C7E">
          <w:rPr>
            <w:noProof/>
            <w:webHidden/>
          </w:rPr>
        </w:r>
        <w:r w:rsidR="00B16C7E">
          <w:rPr>
            <w:noProof/>
            <w:webHidden/>
          </w:rPr>
          <w:fldChar w:fldCharType="separate"/>
        </w:r>
        <w:r w:rsidR="00B16C7E">
          <w:rPr>
            <w:noProof/>
            <w:webHidden/>
          </w:rPr>
          <w:t>25</w:t>
        </w:r>
        <w:r w:rsidR="00B16C7E">
          <w:rPr>
            <w:noProof/>
            <w:webHidden/>
          </w:rPr>
          <w:fldChar w:fldCharType="end"/>
        </w:r>
      </w:hyperlink>
    </w:p>
    <w:p w14:paraId="53922DA2" w14:textId="5C69C611" w:rsidR="00B16C7E" w:rsidRDefault="008920EB">
      <w:pPr>
        <w:pStyle w:val="afd"/>
        <w:tabs>
          <w:tab w:val="right" w:leader="dot" w:pos="8296"/>
        </w:tabs>
        <w:ind w:left="840" w:hanging="420"/>
        <w:rPr>
          <w:noProof/>
        </w:rPr>
      </w:pPr>
      <w:hyperlink w:anchor="_Toc35510338" w:history="1">
        <w:r w:rsidR="00B16C7E" w:rsidRPr="00FA2C8F">
          <w:rPr>
            <w:rStyle w:val="ab"/>
            <w:noProof/>
          </w:rPr>
          <w:t>图表</w:t>
        </w:r>
        <w:r w:rsidR="00B16C7E" w:rsidRPr="00FA2C8F">
          <w:rPr>
            <w:rStyle w:val="ab"/>
            <w:noProof/>
          </w:rPr>
          <w:t xml:space="preserve"> 12RS</w:t>
        </w:r>
        <w:r w:rsidR="00B16C7E" w:rsidRPr="00FA2C8F">
          <w:rPr>
            <w:rStyle w:val="ab"/>
            <w:noProof/>
          </w:rPr>
          <w:t>解码器原理框图</w:t>
        </w:r>
        <w:r w:rsidR="00B16C7E">
          <w:rPr>
            <w:noProof/>
            <w:webHidden/>
          </w:rPr>
          <w:tab/>
        </w:r>
        <w:r w:rsidR="00B16C7E">
          <w:rPr>
            <w:noProof/>
            <w:webHidden/>
          </w:rPr>
          <w:fldChar w:fldCharType="begin"/>
        </w:r>
        <w:r w:rsidR="00B16C7E">
          <w:rPr>
            <w:noProof/>
            <w:webHidden/>
          </w:rPr>
          <w:instrText xml:space="preserve"> PAGEREF _Toc35510338 \h </w:instrText>
        </w:r>
        <w:r w:rsidR="00B16C7E">
          <w:rPr>
            <w:noProof/>
            <w:webHidden/>
          </w:rPr>
        </w:r>
        <w:r w:rsidR="00B16C7E">
          <w:rPr>
            <w:noProof/>
            <w:webHidden/>
          </w:rPr>
          <w:fldChar w:fldCharType="separate"/>
        </w:r>
        <w:r w:rsidR="00B16C7E">
          <w:rPr>
            <w:noProof/>
            <w:webHidden/>
          </w:rPr>
          <w:t>26</w:t>
        </w:r>
        <w:r w:rsidR="00B16C7E">
          <w:rPr>
            <w:noProof/>
            <w:webHidden/>
          </w:rPr>
          <w:fldChar w:fldCharType="end"/>
        </w:r>
      </w:hyperlink>
    </w:p>
    <w:p w14:paraId="29ED7B6A" w14:textId="7FB61F9E" w:rsidR="00B16C7E" w:rsidRDefault="008920EB">
      <w:pPr>
        <w:pStyle w:val="afd"/>
        <w:tabs>
          <w:tab w:val="right" w:leader="dot" w:pos="8296"/>
        </w:tabs>
        <w:ind w:left="840" w:hanging="420"/>
        <w:rPr>
          <w:noProof/>
        </w:rPr>
      </w:pPr>
      <w:hyperlink w:anchor="_Toc35510339" w:history="1">
        <w:r w:rsidR="00B16C7E" w:rsidRPr="00FA2C8F">
          <w:rPr>
            <w:rStyle w:val="ab"/>
            <w:noProof/>
          </w:rPr>
          <w:t>图表</w:t>
        </w:r>
        <w:r w:rsidR="00B16C7E" w:rsidRPr="00FA2C8F">
          <w:rPr>
            <w:rStyle w:val="ab"/>
            <w:noProof/>
          </w:rPr>
          <w:t xml:space="preserve"> 13RS</w:t>
        </w:r>
        <w:r w:rsidR="00B16C7E" w:rsidRPr="00FA2C8F">
          <w:rPr>
            <w:rStyle w:val="ab"/>
            <w:noProof/>
          </w:rPr>
          <w:t>译码</w:t>
        </w:r>
        <w:r w:rsidR="00B16C7E" w:rsidRPr="00FA2C8F">
          <w:rPr>
            <w:rStyle w:val="ab"/>
            <w:noProof/>
          </w:rPr>
          <w:t>IP</w:t>
        </w:r>
        <w:r w:rsidR="00B16C7E" w:rsidRPr="00FA2C8F">
          <w:rPr>
            <w:rStyle w:val="ab"/>
            <w:noProof/>
          </w:rPr>
          <w:t>外部接口</w:t>
        </w:r>
        <w:r w:rsidR="00B16C7E">
          <w:rPr>
            <w:noProof/>
            <w:webHidden/>
          </w:rPr>
          <w:tab/>
        </w:r>
        <w:r w:rsidR="00B16C7E">
          <w:rPr>
            <w:noProof/>
            <w:webHidden/>
          </w:rPr>
          <w:fldChar w:fldCharType="begin"/>
        </w:r>
        <w:r w:rsidR="00B16C7E">
          <w:rPr>
            <w:noProof/>
            <w:webHidden/>
          </w:rPr>
          <w:instrText xml:space="preserve"> PAGEREF _Toc35510339 \h </w:instrText>
        </w:r>
        <w:r w:rsidR="00B16C7E">
          <w:rPr>
            <w:noProof/>
            <w:webHidden/>
          </w:rPr>
        </w:r>
        <w:r w:rsidR="00B16C7E">
          <w:rPr>
            <w:noProof/>
            <w:webHidden/>
          </w:rPr>
          <w:fldChar w:fldCharType="separate"/>
        </w:r>
        <w:r w:rsidR="00B16C7E">
          <w:rPr>
            <w:noProof/>
            <w:webHidden/>
          </w:rPr>
          <w:t>26</w:t>
        </w:r>
        <w:r w:rsidR="00B16C7E">
          <w:rPr>
            <w:noProof/>
            <w:webHidden/>
          </w:rPr>
          <w:fldChar w:fldCharType="end"/>
        </w:r>
      </w:hyperlink>
    </w:p>
    <w:p w14:paraId="16A46A00" w14:textId="6E52AC37" w:rsidR="00B16C7E" w:rsidRDefault="008920EB">
      <w:pPr>
        <w:pStyle w:val="afd"/>
        <w:tabs>
          <w:tab w:val="right" w:leader="dot" w:pos="8296"/>
        </w:tabs>
        <w:ind w:left="840" w:hanging="420"/>
        <w:rPr>
          <w:noProof/>
        </w:rPr>
      </w:pPr>
      <w:hyperlink w:anchor="_Toc35510340" w:history="1">
        <w:r w:rsidR="00B16C7E" w:rsidRPr="00FA2C8F">
          <w:rPr>
            <w:rStyle w:val="ab"/>
            <w:noProof/>
          </w:rPr>
          <w:t>图表</w:t>
        </w:r>
        <w:r w:rsidR="00B16C7E" w:rsidRPr="00FA2C8F">
          <w:rPr>
            <w:rStyle w:val="ab"/>
            <w:noProof/>
          </w:rPr>
          <w:t xml:space="preserve"> 14</w:t>
        </w:r>
        <w:r w:rsidR="00B16C7E" w:rsidRPr="00FA2C8F">
          <w:rPr>
            <w:rStyle w:val="ab"/>
            <w:noProof/>
          </w:rPr>
          <w:t>数据块输入输出时序</w:t>
        </w:r>
        <w:r w:rsidR="00B16C7E">
          <w:rPr>
            <w:noProof/>
            <w:webHidden/>
          </w:rPr>
          <w:tab/>
        </w:r>
        <w:r w:rsidR="00B16C7E">
          <w:rPr>
            <w:noProof/>
            <w:webHidden/>
          </w:rPr>
          <w:fldChar w:fldCharType="begin"/>
        </w:r>
        <w:r w:rsidR="00B16C7E">
          <w:rPr>
            <w:noProof/>
            <w:webHidden/>
          </w:rPr>
          <w:instrText xml:space="preserve"> PAGEREF _Toc35510340 \h </w:instrText>
        </w:r>
        <w:r w:rsidR="00B16C7E">
          <w:rPr>
            <w:noProof/>
            <w:webHidden/>
          </w:rPr>
        </w:r>
        <w:r w:rsidR="00B16C7E">
          <w:rPr>
            <w:noProof/>
            <w:webHidden/>
          </w:rPr>
          <w:fldChar w:fldCharType="separate"/>
        </w:r>
        <w:r w:rsidR="00B16C7E">
          <w:rPr>
            <w:noProof/>
            <w:webHidden/>
          </w:rPr>
          <w:t>28</w:t>
        </w:r>
        <w:r w:rsidR="00B16C7E">
          <w:rPr>
            <w:noProof/>
            <w:webHidden/>
          </w:rPr>
          <w:fldChar w:fldCharType="end"/>
        </w:r>
      </w:hyperlink>
    </w:p>
    <w:p w14:paraId="3C834955" w14:textId="798D9F19" w:rsidR="00B16C7E" w:rsidRDefault="008920EB">
      <w:pPr>
        <w:pStyle w:val="afd"/>
        <w:tabs>
          <w:tab w:val="right" w:leader="dot" w:pos="8296"/>
        </w:tabs>
        <w:ind w:left="840" w:hanging="420"/>
        <w:rPr>
          <w:noProof/>
        </w:rPr>
      </w:pPr>
      <w:hyperlink w:anchor="_Toc35510341" w:history="1">
        <w:r w:rsidR="00B16C7E" w:rsidRPr="00FA2C8F">
          <w:rPr>
            <w:rStyle w:val="ab"/>
            <w:noProof/>
          </w:rPr>
          <w:t>图表</w:t>
        </w:r>
        <w:r w:rsidR="00B16C7E" w:rsidRPr="00FA2C8F">
          <w:rPr>
            <w:rStyle w:val="ab"/>
            <w:noProof/>
          </w:rPr>
          <w:t xml:space="preserve"> 15Forney</w:t>
        </w:r>
        <w:r w:rsidR="00B16C7E" w:rsidRPr="00FA2C8F">
          <w:rPr>
            <w:rStyle w:val="ab"/>
            <w:noProof/>
          </w:rPr>
          <w:t>卷积交织器</w:t>
        </w:r>
        <w:r w:rsidR="00B16C7E">
          <w:rPr>
            <w:noProof/>
            <w:webHidden/>
          </w:rPr>
          <w:tab/>
        </w:r>
        <w:r w:rsidR="00B16C7E">
          <w:rPr>
            <w:noProof/>
            <w:webHidden/>
          </w:rPr>
          <w:fldChar w:fldCharType="begin"/>
        </w:r>
        <w:r w:rsidR="00B16C7E">
          <w:rPr>
            <w:noProof/>
            <w:webHidden/>
          </w:rPr>
          <w:instrText xml:space="preserve"> PAGEREF _Toc35510341 \h </w:instrText>
        </w:r>
        <w:r w:rsidR="00B16C7E">
          <w:rPr>
            <w:noProof/>
            <w:webHidden/>
          </w:rPr>
        </w:r>
        <w:r w:rsidR="00B16C7E">
          <w:rPr>
            <w:noProof/>
            <w:webHidden/>
          </w:rPr>
          <w:fldChar w:fldCharType="separate"/>
        </w:r>
        <w:r w:rsidR="00B16C7E">
          <w:rPr>
            <w:noProof/>
            <w:webHidden/>
          </w:rPr>
          <w:t>29</w:t>
        </w:r>
        <w:r w:rsidR="00B16C7E">
          <w:rPr>
            <w:noProof/>
            <w:webHidden/>
          </w:rPr>
          <w:fldChar w:fldCharType="end"/>
        </w:r>
      </w:hyperlink>
    </w:p>
    <w:p w14:paraId="13A118B9" w14:textId="35CDDA32" w:rsidR="00B16C7E" w:rsidRDefault="008920EB">
      <w:pPr>
        <w:pStyle w:val="afd"/>
        <w:tabs>
          <w:tab w:val="right" w:leader="dot" w:pos="8296"/>
        </w:tabs>
        <w:ind w:left="840" w:hanging="420"/>
        <w:rPr>
          <w:noProof/>
        </w:rPr>
      </w:pPr>
      <w:hyperlink w:anchor="_Toc35510342" w:history="1">
        <w:r w:rsidR="00B16C7E" w:rsidRPr="00FA2C8F">
          <w:rPr>
            <w:rStyle w:val="ab"/>
            <w:noProof/>
          </w:rPr>
          <w:t>图表</w:t>
        </w:r>
        <w:r w:rsidR="00B16C7E" w:rsidRPr="00FA2C8F">
          <w:rPr>
            <w:rStyle w:val="ab"/>
            <w:noProof/>
          </w:rPr>
          <w:t xml:space="preserve"> 16Fomey</w:t>
        </w:r>
        <w:r w:rsidR="00B16C7E" w:rsidRPr="00FA2C8F">
          <w:rPr>
            <w:rStyle w:val="ab"/>
            <w:noProof/>
          </w:rPr>
          <w:t>卷积解交织器</w:t>
        </w:r>
        <w:r w:rsidR="00B16C7E">
          <w:rPr>
            <w:noProof/>
            <w:webHidden/>
          </w:rPr>
          <w:tab/>
        </w:r>
        <w:r w:rsidR="00B16C7E">
          <w:rPr>
            <w:noProof/>
            <w:webHidden/>
          </w:rPr>
          <w:fldChar w:fldCharType="begin"/>
        </w:r>
        <w:r w:rsidR="00B16C7E">
          <w:rPr>
            <w:noProof/>
            <w:webHidden/>
          </w:rPr>
          <w:instrText xml:space="preserve"> PAGEREF _Toc35510342 \h </w:instrText>
        </w:r>
        <w:r w:rsidR="00B16C7E">
          <w:rPr>
            <w:noProof/>
            <w:webHidden/>
          </w:rPr>
        </w:r>
        <w:r w:rsidR="00B16C7E">
          <w:rPr>
            <w:noProof/>
            <w:webHidden/>
          </w:rPr>
          <w:fldChar w:fldCharType="separate"/>
        </w:r>
        <w:r w:rsidR="00B16C7E">
          <w:rPr>
            <w:noProof/>
            <w:webHidden/>
          </w:rPr>
          <w:t>29</w:t>
        </w:r>
        <w:r w:rsidR="00B16C7E">
          <w:rPr>
            <w:noProof/>
            <w:webHidden/>
          </w:rPr>
          <w:fldChar w:fldCharType="end"/>
        </w:r>
      </w:hyperlink>
    </w:p>
    <w:p w14:paraId="263E38B1" w14:textId="40AEBBFC" w:rsidR="00B16C7E" w:rsidRDefault="008920EB">
      <w:pPr>
        <w:pStyle w:val="afd"/>
        <w:tabs>
          <w:tab w:val="right" w:leader="dot" w:pos="8296"/>
        </w:tabs>
        <w:ind w:left="840" w:hanging="420"/>
        <w:rPr>
          <w:noProof/>
        </w:rPr>
      </w:pPr>
      <w:hyperlink w:anchor="_Toc35510343" w:history="1">
        <w:r w:rsidR="00B16C7E" w:rsidRPr="00FA2C8F">
          <w:rPr>
            <w:rStyle w:val="ab"/>
            <w:noProof/>
          </w:rPr>
          <w:t>图表</w:t>
        </w:r>
        <w:r w:rsidR="00B16C7E" w:rsidRPr="00FA2C8F">
          <w:rPr>
            <w:rStyle w:val="ab"/>
            <w:noProof/>
          </w:rPr>
          <w:t xml:space="preserve"> 17</w:t>
        </w:r>
        <w:r w:rsidR="00B16C7E" w:rsidRPr="00FA2C8F">
          <w:rPr>
            <w:rStyle w:val="ab"/>
            <w:noProof/>
          </w:rPr>
          <w:t>分支长度通过文件指定的</w:t>
        </w:r>
        <w:r w:rsidR="00B16C7E" w:rsidRPr="00FA2C8F">
          <w:rPr>
            <w:rStyle w:val="ab"/>
            <w:noProof/>
          </w:rPr>
          <w:t>Forney</w:t>
        </w:r>
        <w:r w:rsidR="00B16C7E" w:rsidRPr="00FA2C8F">
          <w:rPr>
            <w:rStyle w:val="ab"/>
            <w:noProof/>
          </w:rPr>
          <w:t>卷积交织器</w:t>
        </w:r>
        <w:r w:rsidR="00B16C7E" w:rsidRPr="00FA2C8F">
          <w:rPr>
            <w:rStyle w:val="ab"/>
            <w:noProof/>
          </w:rPr>
          <w:t>/</w:t>
        </w:r>
        <w:r w:rsidR="00B16C7E" w:rsidRPr="00FA2C8F">
          <w:rPr>
            <w:rStyle w:val="ab"/>
            <w:noProof/>
          </w:rPr>
          <w:t>解交织器</w:t>
        </w:r>
        <w:r w:rsidR="00B16C7E">
          <w:rPr>
            <w:noProof/>
            <w:webHidden/>
          </w:rPr>
          <w:tab/>
        </w:r>
        <w:r w:rsidR="00B16C7E">
          <w:rPr>
            <w:noProof/>
            <w:webHidden/>
          </w:rPr>
          <w:fldChar w:fldCharType="begin"/>
        </w:r>
        <w:r w:rsidR="00B16C7E">
          <w:rPr>
            <w:noProof/>
            <w:webHidden/>
          </w:rPr>
          <w:instrText xml:space="preserve"> PAGEREF _Toc35510343 \h </w:instrText>
        </w:r>
        <w:r w:rsidR="00B16C7E">
          <w:rPr>
            <w:noProof/>
            <w:webHidden/>
          </w:rPr>
        </w:r>
        <w:r w:rsidR="00B16C7E">
          <w:rPr>
            <w:noProof/>
            <w:webHidden/>
          </w:rPr>
          <w:fldChar w:fldCharType="separate"/>
        </w:r>
        <w:r w:rsidR="00B16C7E">
          <w:rPr>
            <w:noProof/>
            <w:webHidden/>
          </w:rPr>
          <w:t>30</w:t>
        </w:r>
        <w:r w:rsidR="00B16C7E">
          <w:rPr>
            <w:noProof/>
            <w:webHidden/>
          </w:rPr>
          <w:fldChar w:fldCharType="end"/>
        </w:r>
      </w:hyperlink>
    </w:p>
    <w:p w14:paraId="3C119CB7" w14:textId="11CBDC34" w:rsidR="00B16C7E" w:rsidRDefault="008920EB">
      <w:pPr>
        <w:pStyle w:val="afd"/>
        <w:tabs>
          <w:tab w:val="right" w:leader="dot" w:pos="8296"/>
        </w:tabs>
        <w:ind w:left="840" w:hanging="420"/>
        <w:rPr>
          <w:noProof/>
        </w:rPr>
      </w:pPr>
      <w:hyperlink w:anchor="_Toc35510344" w:history="1">
        <w:r w:rsidR="00B16C7E" w:rsidRPr="00FA2C8F">
          <w:rPr>
            <w:rStyle w:val="ab"/>
            <w:noProof/>
          </w:rPr>
          <w:t>图表</w:t>
        </w:r>
        <w:r w:rsidR="00B16C7E" w:rsidRPr="00FA2C8F">
          <w:rPr>
            <w:rStyle w:val="ab"/>
            <w:noProof/>
          </w:rPr>
          <w:t xml:space="preserve"> 18</w:t>
        </w:r>
        <w:r w:rsidR="00B16C7E" w:rsidRPr="00FA2C8F">
          <w:rPr>
            <w:rStyle w:val="ab"/>
            <w:noProof/>
          </w:rPr>
          <w:t>行和列索引方案</w:t>
        </w:r>
        <w:r w:rsidR="00B16C7E">
          <w:rPr>
            <w:noProof/>
            <w:webHidden/>
          </w:rPr>
          <w:tab/>
        </w:r>
        <w:r w:rsidR="00B16C7E">
          <w:rPr>
            <w:noProof/>
            <w:webHidden/>
          </w:rPr>
          <w:fldChar w:fldCharType="begin"/>
        </w:r>
        <w:r w:rsidR="00B16C7E">
          <w:rPr>
            <w:noProof/>
            <w:webHidden/>
          </w:rPr>
          <w:instrText xml:space="preserve"> PAGEREF _Toc35510344 \h </w:instrText>
        </w:r>
        <w:r w:rsidR="00B16C7E">
          <w:rPr>
            <w:noProof/>
            <w:webHidden/>
          </w:rPr>
        </w:r>
        <w:r w:rsidR="00B16C7E">
          <w:rPr>
            <w:noProof/>
            <w:webHidden/>
          </w:rPr>
          <w:fldChar w:fldCharType="separate"/>
        </w:r>
        <w:r w:rsidR="00B16C7E">
          <w:rPr>
            <w:noProof/>
            <w:webHidden/>
          </w:rPr>
          <w:t>30</w:t>
        </w:r>
        <w:r w:rsidR="00B16C7E">
          <w:rPr>
            <w:noProof/>
            <w:webHidden/>
          </w:rPr>
          <w:fldChar w:fldCharType="end"/>
        </w:r>
      </w:hyperlink>
    </w:p>
    <w:p w14:paraId="0AB5FE16" w14:textId="52AC1BD6" w:rsidR="00B16C7E" w:rsidRDefault="008920EB">
      <w:pPr>
        <w:pStyle w:val="afd"/>
        <w:tabs>
          <w:tab w:val="right" w:leader="dot" w:pos="8296"/>
        </w:tabs>
        <w:ind w:left="840" w:hanging="420"/>
        <w:rPr>
          <w:noProof/>
        </w:rPr>
      </w:pPr>
      <w:hyperlink w:anchor="_Toc35510345" w:history="1">
        <w:r w:rsidR="00B16C7E" w:rsidRPr="00FA2C8F">
          <w:rPr>
            <w:rStyle w:val="ab"/>
            <w:noProof/>
          </w:rPr>
          <w:t>图表</w:t>
        </w:r>
        <w:r w:rsidR="00B16C7E" w:rsidRPr="00FA2C8F">
          <w:rPr>
            <w:rStyle w:val="ab"/>
            <w:noProof/>
          </w:rPr>
          <w:t xml:space="preserve"> 19</w:t>
        </w:r>
        <w:r w:rsidR="00B16C7E" w:rsidRPr="00FA2C8F">
          <w:rPr>
            <w:rStyle w:val="ab"/>
            <w:noProof/>
          </w:rPr>
          <w:t>带行置换的矩形块交织举例</w:t>
        </w:r>
        <w:r w:rsidR="00B16C7E">
          <w:rPr>
            <w:noProof/>
            <w:webHidden/>
          </w:rPr>
          <w:tab/>
        </w:r>
        <w:r w:rsidR="00B16C7E">
          <w:rPr>
            <w:noProof/>
            <w:webHidden/>
          </w:rPr>
          <w:fldChar w:fldCharType="begin"/>
        </w:r>
        <w:r w:rsidR="00B16C7E">
          <w:rPr>
            <w:noProof/>
            <w:webHidden/>
          </w:rPr>
          <w:instrText xml:space="preserve"> PAGEREF _Toc35510345 \h </w:instrText>
        </w:r>
        <w:r w:rsidR="00B16C7E">
          <w:rPr>
            <w:noProof/>
            <w:webHidden/>
          </w:rPr>
        </w:r>
        <w:r w:rsidR="00B16C7E">
          <w:rPr>
            <w:noProof/>
            <w:webHidden/>
          </w:rPr>
          <w:fldChar w:fldCharType="separate"/>
        </w:r>
        <w:r w:rsidR="00B16C7E">
          <w:rPr>
            <w:noProof/>
            <w:webHidden/>
          </w:rPr>
          <w:t>31</w:t>
        </w:r>
        <w:r w:rsidR="00B16C7E">
          <w:rPr>
            <w:noProof/>
            <w:webHidden/>
          </w:rPr>
          <w:fldChar w:fldCharType="end"/>
        </w:r>
      </w:hyperlink>
    </w:p>
    <w:p w14:paraId="02E15129" w14:textId="5580232E" w:rsidR="00B16C7E" w:rsidRDefault="008920EB">
      <w:pPr>
        <w:pStyle w:val="afd"/>
        <w:tabs>
          <w:tab w:val="right" w:leader="dot" w:pos="8296"/>
        </w:tabs>
        <w:ind w:left="840" w:hanging="420"/>
        <w:rPr>
          <w:noProof/>
        </w:rPr>
      </w:pPr>
      <w:hyperlink w:anchor="_Toc35510346" w:history="1">
        <w:r w:rsidR="00B16C7E" w:rsidRPr="00FA2C8F">
          <w:rPr>
            <w:rStyle w:val="ab"/>
            <w:noProof/>
          </w:rPr>
          <w:t>图表</w:t>
        </w:r>
        <w:r w:rsidR="00B16C7E" w:rsidRPr="00FA2C8F">
          <w:rPr>
            <w:rStyle w:val="ab"/>
            <w:noProof/>
          </w:rPr>
          <w:t xml:space="preserve"> 20</w:t>
        </w:r>
        <w:r w:rsidR="00B16C7E" w:rsidRPr="00FA2C8F">
          <w:rPr>
            <w:rStyle w:val="ab"/>
            <w:noProof/>
          </w:rPr>
          <w:t>带行列置换的矩形块交织举例</w:t>
        </w:r>
        <w:r w:rsidR="00B16C7E">
          <w:rPr>
            <w:noProof/>
            <w:webHidden/>
          </w:rPr>
          <w:tab/>
        </w:r>
        <w:r w:rsidR="00B16C7E">
          <w:rPr>
            <w:noProof/>
            <w:webHidden/>
          </w:rPr>
          <w:fldChar w:fldCharType="begin"/>
        </w:r>
        <w:r w:rsidR="00B16C7E">
          <w:rPr>
            <w:noProof/>
            <w:webHidden/>
          </w:rPr>
          <w:instrText xml:space="preserve"> PAGEREF _Toc35510346 \h </w:instrText>
        </w:r>
        <w:r w:rsidR="00B16C7E">
          <w:rPr>
            <w:noProof/>
            <w:webHidden/>
          </w:rPr>
        </w:r>
        <w:r w:rsidR="00B16C7E">
          <w:rPr>
            <w:noProof/>
            <w:webHidden/>
          </w:rPr>
          <w:fldChar w:fldCharType="separate"/>
        </w:r>
        <w:r w:rsidR="00B16C7E">
          <w:rPr>
            <w:noProof/>
            <w:webHidden/>
          </w:rPr>
          <w:t>31</w:t>
        </w:r>
        <w:r w:rsidR="00B16C7E">
          <w:rPr>
            <w:noProof/>
            <w:webHidden/>
          </w:rPr>
          <w:fldChar w:fldCharType="end"/>
        </w:r>
      </w:hyperlink>
    </w:p>
    <w:p w14:paraId="18F34A18" w14:textId="35C97836" w:rsidR="00B16C7E" w:rsidRDefault="008920EB">
      <w:pPr>
        <w:pStyle w:val="afd"/>
        <w:tabs>
          <w:tab w:val="right" w:leader="dot" w:pos="8296"/>
        </w:tabs>
        <w:ind w:left="840" w:hanging="420"/>
        <w:rPr>
          <w:noProof/>
        </w:rPr>
      </w:pPr>
      <w:hyperlink w:anchor="_Toc35510347" w:history="1">
        <w:r w:rsidR="00B16C7E" w:rsidRPr="00FA2C8F">
          <w:rPr>
            <w:rStyle w:val="ab"/>
            <w:noProof/>
          </w:rPr>
          <w:t>图表</w:t>
        </w:r>
        <w:r w:rsidR="00B16C7E" w:rsidRPr="00FA2C8F">
          <w:rPr>
            <w:rStyle w:val="ab"/>
            <w:noProof/>
          </w:rPr>
          <w:t xml:space="preserve"> 21</w:t>
        </w:r>
        <w:r w:rsidR="00B16C7E" w:rsidRPr="00FA2C8F">
          <w:rPr>
            <w:rStyle w:val="ab"/>
            <w:noProof/>
          </w:rPr>
          <w:t>带行列置换的矩形块解交织举例</w:t>
        </w:r>
        <w:r w:rsidR="00B16C7E">
          <w:rPr>
            <w:noProof/>
            <w:webHidden/>
          </w:rPr>
          <w:tab/>
        </w:r>
        <w:r w:rsidR="00B16C7E">
          <w:rPr>
            <w:noProof/>
            <w:webHidden/>
          </w:rPr>
          <w:fldChar w:fldCharType="begin"/>
        </w:r>
        <w:r w:rsidR="00B16C7E">
          <w:rPr>
            <w:noProof/>
            <w:webHidden/>
          </w:rPr>
          <w:instrText xml:space="preserve"> PAGEREF _Toc35510347 \h </w:instrText>
        </w:r>
        <w:r w:rsidR="00B16C7E">
          <w:rPr>
            <w:noProof/>
            <w:webHidden/>
          </w:rPr>
        </w:r>
        <w:r w:rsidR="00B16C7E">
          <w:rPr>
            <w:noProof/>
            <w:webHidden/>
          </w:rPr>
          <w:fldChar w:fldCharType="separate"/>
        </w:r>
        <w:r w:rsidR="00B16C7E">
          <w:rPr>
            <w:noProof/>
            <w:webHidden/>
          </w:rPr>
          <w:t>32</w:t>
        </w:r>
        <w:r w:rsidR="00B16C7E">
          <w:rPr>
            <w:noProof/>
            <w:webHidden/>
          </w:rPr>
          <w:fldChar w:fldCharType="end"/>
        </w:r>
      </w:hyperlink>
    </w:p>
    <w:p w14:paraId="486E370A" w14:textId="7D67DE07" w:rsidR="00B16C7E" w:rsidRDefault="008920EB">
      <w:pPr>
        <w:pStyle w:val="afd"/>
        <w:tabs>
          <w:tab w:val="right" w:leader="dot" w:pos="8296"/>
        </w:tabs>
        <w:ind w:left="840" w:hanging="420"/>
        <w:rPr>
          <w:noProof/>
        </w:rPr>
      </w:pPr>
      <w:hyperlink w:anchor="_Toc35510348" w:history="1">
        <w:r w:rsidR="00B16C7E" w:rsidRPr="00FA2C8F">
          <w:rPr>
            <w:rStyle w:val="ab"/>
            <w:noProof/>
          </w:rPr>
          <w:t>图表</w:t>
        </w:r>
        <w:r w:rsidR="00B16C7E" w:rsidRPr="00FA2C8F">
          <w:rPr>
            <w:rStyle w:val="ab"/>
            <w:noProof/>
          </w:rPr>
          <w:t xml:space="preserve"> 22</w:t>
        </w:r>
        <w:r w:rsidR="00B16C7E" w:rsidRPr="00FA2C8F">
          <w:rPr>
            <w:rStyle w:val="ab"/>
            <w:noProof/>
          </w:rPr>
          <w:t>矩形块交织和解交织操作</w:t>
        </w:r>
        <w:r w:rsidR="00B16C7E">
          <w:rPr>
            <w:noProof/>
            <w:webHidden/>
          </w:rPr>
          <w:tab/>
        </w:r>
        <w:r w:rsidR="00B16C7E">
          <w:rPr>
            <w:noProof/>
            <w:webHidden/>
          </w:rPr>
          <w:fldChar w:fldCharType="begin"/>
        </w:r>
        <w:r w:rsidR="00B16C7E">
          <w:rPr>
            <w:noProof/>
            <w:webHidden/>
          </w:rPr>
          <w:instrText xml:space="preserve"> PAGEREF _Toc35510348 \h </w:instrText>
        </w:r>
        <w:r w:rsidR="00B16C7E">
          <w:rPr>
            <w:noProof/>
            <w:webHidden/>
          </w:rPr>
        </w:r>
        <w:r w:rsidR="00B16C7E">
          <w:rPr>
            <w:noProof/>
            <w:webHidden/>
          </w:rPr>
          <w:fldChar w:fldCharType="separate"/>
        </w:r>
        <w:r w:rsidR="00B16C7E">
          <w:rPr>
            <w:noProof/>
            <w:webHidden/>
          </w:rPr>
          <w:t>33</w:t>
        </w:r>
        <w:r w:rsidR="00B16C7E">
          <w:rPr>
            <w:noProof/>
            <w:webHidden/>
          </w:rPr>
          <w:fldChar w:fldCharType="end"/>
        </w:r>
      </w:hyperlink>
    </w:p>
    <w:p w14:paraId="47424D94" w14:textId="2D003D74" w:rsidR="00B16C7E" w:rsidRDefault="008920EB">
      <w:pPr>
        <w:pStyle w:val="afd"/>
        <w:tabs>
          <w:tab w:val="right" w:leader="dot" w:pos="8296"/>
        </w:tabs>
        <w:ind w:left="840" w:hanging="420"/>
        <w:rPr>
          <w:noProof/>
        </w:rPr>
      </w:pPr>
      <w:hyperlink w:anchor="_Toc35510349" w:history="1">
        <w:r w:rsidR="00B16C7E" w:rsidRPr="00FA2C8F">
          <w:rPr>
            <w:rStyle w:val="ab"/>
            <w:noProof/>
          </w:rPr>
          <w:t>图表</w:t>
        </w:r>
        <w:r w:rsidR="00B16C7E" w:rsidRPr="00FA2C8F">
          <w:rPr>
            <w:rStyle w:val="ab"/>
            <w:noProof/>
          </w:rPr>
          <w:t xml:space="preserve"> 23Forney </w:t>
        </w:r>
        <w:r w:rsidR="00B16C7E" w:rsidRPr="00FA2C8F">
          <w:rPr>
            <w:rStyle w:val="ab"/>
            <w:noProof/>
          </w:rPr>
          <w:t>卷积原理框图</w:t>
        </w:r>
        <w:r w:rsidR="00B16C7E">
          <w:rPr>
            <w:noProof/>
            <w:webHidden/>
          </w:rPr>
          <w:tab/>
        </w:r>
        <w:r w:rsidR="00B16C7E">
          <w:rPr>
            <w:noProof/>
            <w:webHidden/>
          </w:rPr>
          <w:fldChar w:fldCharType="begin"/>
        </w:r>
        <w:r w:rsidR="00B16C7E">
          <w:rPr>
            <w:noProof/>
            <w:webHidden/>
          </w:rPr>
          <w:instrText xml:space="preserve"> PAGEREF _Toc35510349 \h </w:instrText>
        </w:r>
        <w:r w:rsidR="00B16C7E">
          <w:rPr>
            <w:noProof/>
            <w:webHidden/>
          </w:rPr>
        </w:r>
        <w:r w:rsidR="00B16C7E">
          <w:rPr>
            <w:noProof/>
            <w:webHidden/>
          </w:rPr>
          <w:fldChar w:fldCharType="separate"/>
        </w:r>
        <w:r w:rsidR="00B16C7E">
          <w:rPr>
            <w:noProof/>
            <w:webHidden/>
          </w:rPr>
          <w:t>33</w:t>
        </w:r>
        <w:r w:rsidR="00B16C7E">
          <w:rPr>
            <w:noProof/>
            <w:webHidden/>
          </w:rPr>
          <w:fldChar w:fldCharType="end"/>
        </w:r>
      </w:hyperlink>
    </w:p>
    <w:p w14:paraId="55A70387" w14:textId="2134BBD1" w:rsidR="00B16C7E" w:rsidRDefault="008920EB">
      <w:pPr>
        <w:pStyle w:val="afd"/>
        <w:tabs>
          <w:tab w:val="right" w:leader="dot" w:pos="8296"/>
        </w:tabs>
        <w:ind w:left="840" w:hanging="420"/>
        <w:rPr>
          <w:noProof/>
        </w:rPr>
      </w:pPr>
      <w:hyperlink w:anchor="_Toc35510350" w:history="1">
        <w:r w:rsidR="00B16C7E" w:rsidRPr="00FA2C8F">
          <w:rPr>
            <w:rStyle w:val="ab"/>
            <w:noProof/>
          </w:rPr>
          <w:t>图表</w:t>
        </w:r>
        <w:r w:rsidR="00B16C7E" w:rsidRPr="00FA2C8F">
          <w:rPr>
            <w:rStyle w:val="ab"/>
            <w:noProof/>
          </w:rPr>
          <w:t xml:space="preserve"> 24</w:t>
        </w:r>
        <w:r w:rsidR="00B16C7E" w:rsidRPr="00FA2C8F">
          <w:rPr>
            <w:rStyle w:val="ab"/>
            <w:noProof/>
          </w:rPr>
          <w:t>矩形块原理框图</w:t>
        </w:r>
        <w:r w:rsidR="00B16C7E">
          <w:rPr>
            <w:noProof/>
            <w:webHidden/>
          </w:rPr>
          <w:tab/>
        </w:r>
        <w:r w:rsidR="00B16C7E">
          <w:rPr>
            <w:noProof/>
            <w:webHidden/>
          </w:rPr>
          <w:fldChar w:fldCharType="begin"/>
        </w:r>
        <w:r w:rsidR="00B16C7E">
          <w:rPr>
            <w:noProof/>
            <w:webHidden/>
          </w:rPr>
          <w:instrText xml:space="preserve"> PAGEREF _Toc35510350 \h </w:instrText>
        </w:r>
        <w:r w:rsidR="00B16C7E">
          <w:rPr>
            <w:noProof/>
            <w:webHidden/>
          </w:rPr>
        </w:r>
        <w:r w:rsidR="00B16C7E">
          <w:rPr>
            <w:noProof/>
            <w:webHidden/>
          </w:rPr>
          <w:fldChar w:fldCharType="separate"/>
        </w:r>
        <w:r w:rsidR="00B16C7E">
          <w:rPr>
            <w:noProof/>
            <w:webHidden/>
          </w:rPr>
          <w:t>33</w:t>
        </w:r>
        <w:r w:rsidR="00B16C7E">
          <w:rPr>
            <w:noProof/>
            <w:webHidden/>
          </w:rPr>
          <w:fldChar w:fldCharType="end"/>
        </w:r>
      </w:hyperlink>
    </w:p>
    <w:p w14:paraId="033F26F1" w14:textId="66B11BA9" w:rsidR="00B16C7E" w:rsidRDefault="008920EB">
      <w:pPr>
        <w:pStyle w:val="afd"/>
        <w:tabs>
          <w:tab w:val="right" w:leader="dot" w:pos="8296"/>
        </w:tabs>
        <w:ind w:left="840" w:hanging="420"/>
        <w:rPr>
          <w:noProof/>
        </w:rPr>
      </w:pPr>
      <w:hyperlink w:anchor="_Toc35510351" w:history="1">
        <w:r w:rsidR="00B16C7E" w:rsidRPr="00FA2C8F">
          <w:rPr>
            <w:rStyle w:val="ab"/>
            <w:noProof/>
          </w:rPr>
          <w:t>图表</w:t>
        </w:r>
        <w:r w:rsidR="00B16C7E" w:rsidRPr="00FA2C8F">
          <w:rPr>
            <w:rStyle w:val="ab"/>
            <w:noProof/>
          </w:rPr>
          <w:t xml:space="preserve"> 25</w:t>
        </w:r>
        <w:r w:rsidR="00B16C7E" w:rsidRPr="00FA2C8F">
          <w:rPr>
            <w:rStyle w:val="ab"/>
            <w:noProof/>
          </w:rPr>
          <w:t>交织</w:t>
        </w:r>
        <w:r w:rsidR="00B16C7E" w:rsidRPr="00FA2C8F">
          <w:rPr>
            <w:rStyle w:val="ab"/>
            <w:noProof/>
          </w:rPr>
          <w:t>IP</w:t>
        </w:r>
        <w:r w:rsidR="00B16C7E" w:rsidRPr="00FA2C8F">
          <w:rPr>
            <w:rStyle w:val="ab"/>
            <w:noProof/>
          </w:rPr>
          <w:t>核操作时序</w:t>
        </w:r>
        <w:r w:rsidR="00B16C7E">
          <w:rPr>
            <w:noProof/>
            <w:webHidden/>
          </w:rPr>
          <w:tab/>
        </w:r>
        <w:r w:rsidR="00B16C7E">
          <w:rPr>
            <w:noProof/>
            <w:webHidden/>
          </w:rPr>
          <w:fldChar w:fldCharType="begin"/>
        </w:r>
        <w:r w:rsidR="00B16C7E">
          <w:rPr>
            <w:noProof/>
            <w:webHidden/>
          </w:rPr>
          <w:instrText xml:space="preserve"> PAGEREF _Toc35510351 \h </w:instrText>
        </w:r>
        <w:r w:rsidR="00B16C7E">
          <w:rPr>
            <w:noProof/>
            <w:webHidden/>
          </w:rPr>
        </w:r>
        <w:r w:rsidR="00B16C7E">
          <w:rPr>
            <w:noProof/>
            <w:webHidden/>
          </w:rPr>
          <w:fldChar w:fldCharType="separate"/>
        </w:r>
        <w:r w:rsidR="00B16C7E">
          <w:rPr>
            <w:noProof/>
            <w:webHidden/>
          </w:rPr>
          <w:t>34</w:t>
        </w:r>
        <w:r w:rsidR="00B16C7E">
          <w:rPr>
            <w:noProof/>
            <w:webHidden/>
          </w:rPr>
          <w:fldChar w:fldCharType="end"/>
        </w:r>
      </w:hyperlink>
    </w:p>
    <w:p w14:paraId="28C59750" w14:textId="74FB7060" w:rsidR="00B16C7E" w:rsidRDefault="008920EB">
      <w:pPr>
        <w:pStyle w:val="afd"/>
        <w:tabs>
          <w:tab w:val="right" w:leader="dot" w:pos="8296"/>
        </w:tabs>
        <w:ind w:left="840" w:hanging="420"/>
        <w:rPr>
          <w:noProof/>
        </w:rPr>
      </w:pPr>
      <w:hyperlink w:anchor="_Toc35510352" w:history="1">
        <w:r w:rsidR="00B16C7E" w:rsidRPr="00FA2C8F">
          <w:rPr>
            <w:rStyle w:val="ab"/>
            <w:noProof/>
          </w:rPr>
          <w:t>图表</w:t>
        </w:r>
        <w:r w:rsidR="00B16C7E" w:rsidRPr="00FA2C8F">
          <w:rPr>
            <w:rStyle w:val="ab"/>
            <w:noProof/>
          </w:rPr>
          <w:t xml:space="preserve"> 26</w:t>
        </w:r>
        <w:r w:rsidR="00B16C7E" w:rsidRPr="00FA2C8F">
          <w:rPr>
            <w:rStyle w:val="ab"/>
            <w:noProof/>
          </w:rPr>
          <w:t>扰码原理图</w:t>
        </w:r>
        <w:r w:rsidR="00B16C7E">
          <w:rPr>
            <w:noProof/>
            <w:webHidden/>
          </w:rPr>
          <w:tab/>
        </w:r>
        <w:r w:rsidR="00B16C7E">
          <w:rPr>
            <w:noProof/>
            <w:webHidden/>
          </w:rPr>
          <w:fldChar w:fldCharType="begin"/>
        </w:r>
        <w:r w:rsidR="00B16C7E">
          <w:rPr>
            <w:noProof/>
            <w:webHidden/>
          </w:rPr>
          <w:instrText xml:space="preserve"> PAGEREF _Toc35510352 \h </w:instrText>
        </w:r>
        <w:r w:rsidR="00B16C7E">
          <w:rPr>
            <w:noProof/>
            <w:webHidden/>
          </w:rPr>
        </w:r>
        <w:r w:rsidR="00B16C7E">
          <w:rPr>
            <w:noProof/>
            <w:webHidden/>
          </w:rPr>
          <w:fldChar w:fldCharType="separate"/>
        </w:r>
        <w:r w:rsidR="00B16C7E">
          <w:rPr>
            <w:noProof/>
            <w:webHidden/>
          </w:rPr>
          <w:t>36</w:t>
        </w:r>
        <w:r w:rsidR="00B16C7E">
          <w:rPr>
            <w:noProof/>
            <w:webHidden/>
          </w:rPr>
          <w:fldChar w:fldCharType="end"/>
        </w:r>
      </w:hyperlink>
    </w:p>
    <w:p w14:paraId="3F4A8E8A" w14:textId="5E0F19C9" w:rsidR="00B16C7E" w:rsidRDefault="008920EB">
      <w:pPr>
        <w:pStyle w:val="afd"/>
        <w:tabs>
          <w:tab w:val="right" w:leader="dot" w:pos="8296"/>
        </w:tabs>
        <w:ind w:left="840" w:hanging="420"/>
        <w:rPr>
          <w:noProof/>
        </w:rPr>
      </w:pPr>
      <w:hyperlink w:anchor="_Toc35510353" w:history="1">
        <w:r w:rsidR="00B16C7E" w:rsidRPr="00FA2C8F">
          <w:rPr>
            <w:rStyle w:val="ab"/>
            <w:noProof/>
          </w:rPr>
          <w:t>图表</w:t>
        </w:r>
        <w:r w:rsidR="00B16C7E" w:rsidRPr="00FA2C8F">
          <w:rPr>
            <w:rStyle w:val="ab"/>
            <w:noProof/>
          </w:rPr>
          <w:t xml:space="preserve"> 27</w:t>
        </w:r>
        <w:r w:rsidR="00B16C7E" w:rsidRPr="00FA2C8F">
          <w:rPr>
            <w:rStyle w:val="ab"/>
            <w:noProof/>
          </w:rPr>
          <w:t>扰码模块硬件实现框图</w:t>
        </w:r>
        <w:r w:rsidR="00B16C7E">
          <w:rPr>
            <w:noProof/>
            <w:webHidden/>
          </w:rPr>
          <w:tab/>
        </w:r>
        <w:r w:rsidR="00B16C7E">
          <w:rPr>
            <w:noProof/>
            <w:webHidden/>
          </w:rPr>
          <w:fldChar w:fldCharType="begin"/>
        </w:r>
        <w:r w:rsidR="00B16C7E">
          <w:rPr>
            <w:noProof/>
            <w:webHidden/>
          </w:rPr>
          <w:instrText xml:space="preserve"> PAGEREF _Toc35510353 \h </w:instrText>
        </w:r>
        <w:r w:rsidR="00B16C7E">
          <w:rPr>
            <w:noProof/>
            <w:webHidden/>
          </w:rPr>
        </w:r>
        <w:r w:rsidR="00B16C7E">
          <w:rPr>
            <w:noProof/>
            <w:webHidden/>
          </w:rPr>
          <w:fldChar w:fldCharType="separate"/>
        </w:r>
        <w:r w:rsidR="00B16C7E">
          <w:rPr>
            <w:noProof/>
            <w:webHidden/>
          </w:rPr>
          <w:t>36</w:t>
        </w:r>
        <w:r w:rsidR="00B16C7E">
          <w:rPr>
            <w:noProof/>
            <w:webHidden/>
          </w:rPr>
          <w:fldChar w:fldCharType="end"/>
        </w:r>
      </w:hyperlink>
    </w:p>
    <w:p w14:paraId="2A4B10A3" w14:textId="5000BAED" w:rsidR="00B16C7E" w:rsidRDefault="008920EB">
      <w:pPr>
        <w:pStyle w:val="afd"/>
        <w:tabs>
          <w:tab w:val="right" w:leader="dot" w:pos="8296"/>
        </w:tabs>
        <w:ind w:left="840" w:hanging="420"/>
        <w:rPr>
          <w:noProof/>
        </w:rPr>
      </w:pPr>
      <w:hyperlink w:anchor="_Toc35510354" w:history="1">
        <w:r w:rsidR="00B16C7E" w:rsidRPr="00FA2C8F">
          <w:rPr>
            <w:rStyle w:val="ab"/>
            <w:noProof/>
          </w:rPr>
          <w:t>图表</w:t>
        </w:r>
        <w:r w:rsidR="00B16C7E" w:rsidRPr="00FA2C8F">
          <w:rPr>
            <w:rStyle w:val="ab"/>
            <w:noProof/>
          </w:rPr>
          <w:t xml:space="preserve"> 28</w:t>
        </w:r>
        <w:r w:rsidR="00B16C7E" w:rsidRPr="00FA2C8F">
          <w:rPr>
            <w:rStyle w:val="ab"/>
            <w:noProof/>
          </w:rPr>
          <w:t>解扰原理图</w:t>
        </w:r>
        <w:r w:rsidR="00B16C7E">
          <w:rPr>
            <w:noProof/>
            <w:webHidden/>
          </w:rPr>
          <w:tab/>
        </w:r>
        <w:r w:rsidR="00B16C7E">
          <w:rPr>
            <w:noProof/>
            <w:webHidden/>
          </w:rPr>
          <w:fldChar w:fldCharType="begin"/>
        </w:r>
        <w:r w:rsidR="00B16C7E">
          <w:rPr>
            <w:noProof/>
            <w:webHidden/>
          </w:rPr>
          <w:instrText xml:space="preserve"> PAGEREF _Toc35510354 \h </w:instrText>
        </w:r>
        <w:r w:rsidR="00B16C7E">
          <w:rPr>
            <w:noProof/>
            <w:webHidden/>
          </w:rPr>
        </w:r>
        <w:r w:rsidR="00B16C7E">
          <w:rPr>
            <w:noProof/>
            <w:webHidden/>
          </w:rPr>
          <w:fldChar w:fldCharType="separate"/>
        </w:r>
        <w:r w:rsidR="00B16C7E">
          <w:rPr>
            <w:noProof/>
            <w:webHidden/>
          </w:rPr>
          <w:t>37</w:t>
        </w:r>
        <w:r w:rsidR="00B16C7E">
          <w:rPr>
            <w:noProof/>
            <w:webHidden/>
          </w:rPr>
          <w:fldChar w:fldCharType="end"/>
        </w:r>
      </w:hyperlink>
    </w:p>
    <w:p w14:paraId="1CCA0227" w14:textId="0A819902" w:rsidR="00B16C7E" w:rsidRDefault="008920EB">
      <w:pPr>
        <w:pStyle w:val="afd"/>
        <w:tabs>
          <w:tab w:val="right" w:leader="dot" w:pos="8296"/>
        </w:tabs>
        <w:ind w:left="840" w:hanging="420"/>
        <w:rPr>
          <w:noProof/>
        </w:rPr>
      </w:pPr>
      <w:hyperlink w:anchor="_Toc35510355" w:history="1">
        <w:r w:rsidR="00B16C7E" w:rsidRPr="00FA2C8F">
          <w:rPr>
            <w:rStyle w:val="ab"/>
            <w:noProof/>
          </w:rPr>
          <w:t>图表</w:t>
        </w:r>
        <w:r w:rsidR="00B16C7E" w:rsidRPr="00FA2C8F">
          <w:rPr>
            <w:rStyle w:val="ab"/>
            <w:noProof/>
          </w:rPr>
          <w:t xml:space="preserve"> 29QAM</w:t>
        </w:r>
        <w:r w:rsidR="00B16C7E" w:rsidRPr="00FA2C8F">
          <w:rPr>
            <w:rStyle w:val="ab"/>
            <w:noProof/>
          </w:rPr>
          <w:t>调制器原理</w:t>
        </w:r>
        <w:r w:rsidR="00B16C7E">
          <w:rPr>
            <w:noProof/>
            <w:webHidden/>
          </w:rPr>
          <w:tab/>
        </w:r>
        <w:r w:rsidR="00B16C7E">
          <w:rPr>
            <w:noProof/>
            <w:webHidden/>
          </w:rPr>
          <w:fldChar w:fldCharType="begin"/>
        </w:r>
        <w:r w:rsidR="00B16C7E">
          <w:rPr>
            <w:noProof/>
            <w:webHidden/>
          </w:rPr>
          <w:instrText xml:space="preserve"> PAGEREF _Toc35510355 \h </w:instrText>
        </w:r>
        <w:r w:rsidR="00B16C7E">
          <w:rPr>
            <w:noProof/>
            <w:webHidden/>
          </w:rPr>
        </w:r>
        <w:r w:rsidR="00B16C7E">
          <w:rPr>
            <w:noProof/>
            <w:webHidden/>
          </w:rPr>
          <w:fldChar w:fldCharType="separate"/>
        </w:r>
        <w:r w:rsidR="00B16C7E">
          <w:rPr>
            <w:noProof/>
            <w:webHidden/>
          </w:rPr>
          <w:t>39</w:t>
        </w:r>
        <w:r w:rsidR="00B16C7E">
          <w:rPr>
            <w:noProof/>
            <w:webHidden/>
          </w:rPr>
          <w:fldChar w:fldCharType="end"/>
        </w:r>
      </w:hyperlink>
    </w:p>
    <w:p w14:paraId="0CC149D8" w14:textId="2E8BA936" w:rsidR="00B16C7E" w:rsidRDefault="008920EB">
      <w:pPr>
        <w:pStyle w:val="afd"/>
        <w:tabs>
          <w:tab w:val="right" w:leader="dot" w:pos="8296"/>
        </w:tabs>
        <w:ind w:left="840" w:hanging="420"/>
        <w:rPr>
          <w:noProof/>
        </w:rPr>
      </w:pPr>
      <w:hyperlink w:anchor="_Toc35510356" w:history="1">
        <w:r w:rsidR="00B16C7E" w:rsidRPr="00FA2C8F">
          <w:rPr>
            <w:rStyle w:val="ab"/>
            <w:noProof/>
          </w:rPr>
          <w:t>图表</w:t>
        </w:r>
        <w:r w:rsidR="00B16C7E" w:rsidRPr="00FA2C8F">
          <w:rPr>
            <w:rStyle w:val="ab"/>
            <w:noProof/>
          </w:rPr>
          <w:t xml:space="preserve"> 3064QAM</w:t>
        </w:r>
        <w:r w:rsidR="00B16C7E" w:rsidRPr="00FA2C8F">
          <w:rPr>
            <w:rStyle w:val="ab"/>
            <w:noProof/>
          </w:rPr>
          <w:t>的星座图映射</w:t>
        </w:r>
        <w:r w:rsidR="00B16C7E">
          <w:rPr>
            <w:noProof/>
            <w:webHidden/>
          </w:rPr>
          <w:tab/>
        </w:r>
        <w:r w:rsidR="00B16C7E">
          <w:rPr>
            <w:noProof/>
            <w:webHidden/>
          </w:rPr>
          <w:fldChar w:fldCharType="begin"/>
        </w:r>
        <w:r w:rsidR="00B16C7E">
          <w:rPr>
            <w:noProof/>
            <w:webHidden/>
          </w:rPr>
          <w:instrText xml:space="preserve"> PAGEREF _Toc35510356 \h </w:instrText>
        </w:r>
        <w:r w:rsidR="00B16C7E">
          <w:rPr>
            <w:noProof/>
            <w:webHidden/>
          </w:rPr>
        </w:r>
        <w:r w:rsidR="00B16C7E">
          <w:rPr>
            <w:noProof/>
            <w:webHidden/>
          </w:rPr>
          <w:fldChar w:fldCharType="separate"/>
        </w:r>
        <w:r w:rsidR="00B16C7E">
          <w:rPr>
            <w:noProof/>
            <w:webHidden/>
          </w:rPr>
          <w:t>40</w:t>
        </w:r>
        <w:r w:rsidR="00B16C7E">
          <w:rPr>
            <w:noProof/>
            <w:webHidden/>
          </w:rPr>
          <w:fldChar w:fldCharType="end"/>
        </w:r>
      </w:hyperlink>
    </w:p>
    <w:p w14:paraId="6E3A955E" w14:textId="47EF57F1" w:rsidR="00B16C7E" w:rsidRDefault="008920EB">
      <w:pPr>
        <w:pStyle w:val="afd"/>
        <w:tabs>
          <w:tab w:val="right" w:leader="dot" w:pos="8296"/>
        </w:tabs>
        <w:ind w:left="840" w:hanging="420"/>
        <w:rPr>
          <w:noProof/>
        </w:rPr>
      </w:pPr>
      <w:hyperlink w:anchor="_Toc35510357" w:history="1">
        <w:r w:rsidR="00B16C7E" w:rsidRPr="00FA2C8F">
          <w:rPr>
            <w:rStyle w:val="ab"/>
            <w:noProof/>
          </w:rPr>
          <w:t>图表</w:t>
        </w:r>
        <w:r w:rsidR="00B16C7E" w:rsidRPr="00FA2C8F">
          <w:rPr>
            <w:rStyle w:val="ab"/>
            <w:noProof/>
          </w:rPr>
          <w:t xml:space="preserve"> 31FIR compiler IP</w:t>
        </w:r>
        <w:r w:rsidR="00B16C7E" w:rsidRPr="00FA2C8F">
          <w:rPr>
            <w:rStyle w:val="ab"/>
            <w:noProof/>
          </w:rPr>
          <w:t>管脚</w:t>
        </w:r>
        <w:r w:rsidR="00B16C7E">
          <w:rPr>
            <w:noProof/>
            <w:webHidden/>
          </w:rPr>
          <w:tab/>
        </w:r>
        <w:r w:rsidR="00B16C7E">
          <w:rPr>
            <w:noProof/>
            <w:webHidden/>
          </w:rPr>
          <w:fldChar w:fldCharType="begin"/>
        </w:r>
        <w:r w:rsidR="00B16C7E">
          <w:rPr>
            <w:noProof/>
            <w:webHidden/>
          </w:rPr>
          <w:instrText xml:space="preserve"> PAGEREF _Toc35510357 \h </w:instrText>
        </w:r>
        <w:r w:rsidR="00B16C7E">
          <w:rPr>
            <w:noProof/>
            <w:webHidden/>
          </w:rPr>
        </w:r>
        <w:r w:rsidR="00B16C7E">
          <w:rPr>
            <w:noProof/>
            <w:webHidden/>
          </w:rPr>
          <w:fldChar w:fldCharType="separate"/>
        </w:r>
        <w:r w:rsidR="00B16C7E">
          <w:rPr>
            <w:noProof/>
            <w:webHidden/>
          </w:rPr>
          <w:t>45</w:t>
        </w:r>
        <w:r w:rsidR="00B16C7E">
          <w:rPr>
            <w:noProof/>
            <w:webHidden/>
          </w:rPr>
          <w:fldChar w:fldCharType="end"/>
        </w:r>
      </w:hyperlink>
    </w:p>
    <w:p w14:paraId="5881364D" w14:textId="490912D2" w:rsidR="00B16C7E" w:rsidRDefault="008920EB">
      <w:pPr>
        <w:pStyle w:val="afd"/>
        <w:tabs>
          <w:tab w:val="right" w:leader="dot" w:pos="8296"/>
        </w:tabs>
        <w:ind w:left="840" w:hanging="420"/>
        <w:rPr>
          <w:noProof/>
        </w:rPr>
      </w:pPr>
      <w:hyperlink w:anchor="_Toc35510358" w:history="1">
        <w:r w:rsidR="00B16C7E" w:rsidRPr="00FA2C8F">
          <w:rPr>
            <w:rStyle w:val="ab"/>
            <w:noProof/>
          </w:rPr>
          <w:t>图表</w:t>
        </w:r>
        <w:r w:rsidR="00B16C7E" w:rsidRPr="00FA2C8F">
          <w:rPr>
            <w:rStyle w:val="ab"/>
            <w:noProof/>
          </w:rPr>
          <w:t xml:space="preserve"> 32</w:t>
        </w:r>
        <w:r w:rsidR="00B16C7E" w:rsidRPr="00FA2C8F">
          <w:rPr>
            <w:rStyle w:val="ab"/>
            <w:noProof/>
          </w:rPr>
          <w:t>内插</w:t>
        </w:r>
        <w:r w:rsidR="00B16C7E" w:rsidRPr="00FA2C8F">
          <w:rPr>
            <w:rStyle w:val="ab"/>
            <w:noProof/>
          </w:rPr>
          <w:t>Matlab</w:t>
        </w:r>
        <w:r w:rsidR="00B16C7E" w:rsidRPr="00FA2C8F">
          <w:rPr>
            <w:rStyle w:val="ab"/>
            <w:noProof/>
          </w:rPr>
          <w:t>仿真</w:t>
        </w:r>
        <w:r w:rsidR="00B16C7E">
          <w:rPr>
            <w:noProof/>
            <w:webHidden/>
          </w:rPr>
          <w:tab/>
        </w:r>
        <w:r w:rsidR="00B16C7E">
          <w:rPr>
            <w:noProof/>
            <w:webHidden/>
          </w:rPr>
          <w:fldChar w:fldCharType="begin"/>
        </w:r>
        <w:r w:rsidR="00B16C7E">
          <w:rPr>
            <w:noProof/>
            <w:webHidden/>
          </w:rPr>
          <w:instrText xml:space="preserve"> PAGEREF _Toc35510358 \h </w:instrText>
        </w:r>
        <w:r w:rsidR="00B16C7E">
          <w:rPr>
            <w:noProof/>
            <w:webHidden/>
          </w:rPr>
        </w:r>
        <w:r w:rsidR="00B16C7E">
          <w:rPr>
            <w:noProof/>
            <w:webHidden/>
          </w:rPr>
          <w:fldChar w:fldCharType="separate"/>
        </w:r>
        <w:r w:rsidR="00B16C7E">
          <w:rPr>
            <w:noProof/>
            <w:webHidden/>
          </w:rPr>
          <w:t>47</w:t>
        </w:r>
        <w:r w:rsidR="00B16C7E">
          <w:rPr>
            <w:noProof/>
            <w:webHidden/>
          </w:rPr>
          <w:fldChar w:fldCharType="end"/>
        </w:r>
      </w:hyperlink>
    </w:p>
    <w:p w14:paraId="700D0B40" w14:textId="37A328E5" w:rsidR="00B16C7E" w:rsidRDefault="008920EB">
      <w:pPr>
        <w:pStyle w:val="afd"/>
        <w:tabs>
          <w:tab w:val="right" w:leader="dot" w:pos="8296"/>
        </w:tabs>
        <w:ind w:left="840" w:hanging="420"/>
        <w:rPr>
          <w:noProof/>
        </w:rPr>
      </w:pPr>
      <w:hyperlink w:anchor="_Toc35510359" w:history="1">
        <w:r w:rsidR="00B16C7E" w:rsidRPr="00FA2C8F">
          <w:rPr>
            <w:rStyle w:val="ab"/>
            <w:noProof/>
          </w:rPr>
          <w:t>图表</w:t>
        </w:r>
        <w:r w:rsidR="00B16C7E" w:rsidRPr="00FA2C8F">
          <w:rPr>
            <w:rStyle w:val="ab"/>
            <w:noProof/>
          </w:rPr>
          <w:t xml:space="preserve"> 33</w:t>
        </w:r>
        <w:r w:rsidR="00B16C7E" w:rsidRPr="00FA2C8F">
          <w:rPr>
            <w:rStyle w:val="ab"/>
            <w:noProof/>
          </w:rPr>
          <w:t>抽取的</w:t>
        </w:r>
        <w:r w:rsidR="00B16C7E" w:rsidRPr="00FA2C8F">
          <w:rPr>
            <w:rStyle w:val="ab"/>
            <w:noProof/>
          </w:rPr>
          <w:t>Matlab</w:t>
        </w:r>
        <w:r w:rsidR="00B16C7E" w:rsidRPr="00FA2C8F">
          <w:rPr>
            <w:rStyle w:val="ab"/>
            <w:noProof/>
          </w:rPr>
          <w:t>仿真</w:t>
        </w:r>
        <w:r w:rsidR="00B16C7E">
          <w:rPr>
            <w:noProof/>
            <w:webHidden/>
          </w:rPr>
          <w:tab/>
        </w:r>
        <w:r w:rsidR="00B16C7E">
          <w:rPr>
            <w:noProof/>
            <w:webHidden/>
          </w:rPr>
          <w:fldChar w:fldCharType="begin"/>
        </w:r>
        <w:r w:rsidR="00B16C7E">
          <w:rPr>
            <w:noProof/>
            <w:webHidden/>
          </w:rPr>
          <w:instrText xml:space="preserve"> PAGEREF _Toc35510359 \h </w:instrText>
        </w:r>
        <w:r w:rsidR="00B16C7E">
          <w:rPr>
            <w:noProof/>
            <w:webHidden/>
          </w:rPr>
        </w:r>
        <w:r w:rsidR="00B16C7E">
          <w:rPr>
            <w:noProof/>
            <w:webHidden/>
          </w:rPr>
          <w:fldChar w:fldCharType="separate"/>
        </w:r>
        <w:r w:rsidR="00B16C7E">
          <w:rPr>
            <w:noProof/>
            <w:webHidden/>
          </w:rPr>
          <w:t>49</w:t>
        </w:r>
        <w:r w:rsidR="00B16C7E">
          <w:rPr>
            <w:noProof/>
            <w:webHidden/>
          </w:rPr>
          <w:fldChar w:fldCharType="end"/>
        </w:r>
      </w:hyperlink>
    </w:p>
    <w:p w14:paraId="3F7589F1" w14:textId="6732CC36" w:rsidR="00B16C7E" w:rsidRDefault="008920EB">
      <w:pPr>
        <w:pStyle w:val="afd"/>
        <w:tabs>
          <w:tab w:val="right" w:leader="dot" w:pos="8296"/>
        </w:tabs>
        <w:ind w:left="840" w:hanging="420"/>
        <w:rPr>
          <w:noProof/>
        </w:rPr>
      </w:pPr>
      <w:hyperlink w:anchor="_Toc35510360" w:history="1">
        <w:r w:rsidR="00B16C7E" w:rsidRPr="00FA2C8F">
          <w:rPr>
            <w:rStyle w:val="ab"/>
            <w:noProof/>
          </w:rPr>
          <w:t>图表</w:t>
        </w:r>
        <w:r w:rsidR="00B16C7E" w:rsidRPr="00FA2C8F">
          <w:rPr>
            <w:rStyle w:val="ab"/>
            <w:noProof/>
          </w:rPr>
          <w:t xml:space="preserve"> 34DUC</w:t>
        </w:r>
        <w:r w:rsidR="00B16C7E" w:rsidRPr="00FA2C8F">
          <w:rPr>
            <w:rStyle w:val="ab"/>
            <w:noProof/>
          </w:rPr>
          <w:t>的硬件实现原理</w:t>
        </w:r>
        <w:r w:rsidR="00B16C7E">
          <w:rPr>
            <w:noProof/>
            <w:webHidden/>
          </w:rPr>
          <w:tab/>
        </w:r>
        <w:r w:rsidR="00B16C7E">
          <w:rPr>
            <w:noProof/>
            <w:webHidden/>
          </w:rPr>
          <w:fldChar w:fldCharType="begin"/>
        </w:r>
        <w:r w:rsidR="00B16C7E">
          <w:rPr>
            <w:noProof/>
            <w:webHidden/>
          </w:rPr>
          <w:instrText xml:space="preserve"> PAGEREF _Toc35510360 \h </w:instrText>
        </w:r>
        <w:r w:rsidR="00B16C7E">
          <w:rPr>
            <w:noProof/>
            <w:webHidden/>
          </w:rPr>
        </w:r>
        <w:r w:rsidR="00B16C7E">
          <w:rPr>
            <w:noProof/>
            <w:webHidden/>
          </w:rPr>
          <w:fldChar w:fldCharType="separate"/>
        </w:r>
        <w:r w:rsidR="00B16C7E">
          <w:rPr>
            <w:noProof/>
            <w:webHidden/>
          </w:rPr>
          <w:t>51</w:t>
        </w:r>
        <w:r w:rsidR="00B16C7E">
          <w:rPr>
            <w:noProof/>
            <w:webHidden/>
          </w:rPr>
          <w:fldChar w:fldCharType="end"/>
        </w:r>
      </w:hyperlink>
    </w:p>
    <w:p w14:paraId="1B39A76A" w14:textId="3412980A" w:rsidR="00B16C7E" w:rsidRDefault="008920EB">
      <w:pPr>
        <w:pStyle w:val="afd"/>
        <w:tabs>
          <w:tab w:val="right" w:leader="dot" w:pos="8296"/>
        </w:tabs>
        <w:ind w:left="840" w:hanging="420"/>
        <w:rPr>
          <w:noProof/>
        </w:rPr>
      </w:pPr>
      <w:hyperlink w:anchor="_Toc35510361" w:history="1">
        <w:r w:rsidR="00B16C7E" w:rsidRPr="00FA2C8F">
          <w:rPr>
            <w:rStyle w:val="ab"/>
            <w:noProof/>
          </w:rPr>
          <w:t>图表</w:t>
        </w:r>
        <w:r w:rsidR="00B16C7E" w:rsidRPr="00FA2C8F">
          <w:rPr>
            <w:rStyle w:val="ab"/>
            <w:noProof/>
          </w:rPr>
          <w:t xml:space="preserve"> 35DDC</w:t>
        </w:r>
        <w:r w:rsidR="00B16C7E" w:rsidRPr="00FA2C8F">
          <w:rPr>
            <w:rStyle w:val="ab"/>
            <w:noProof/>
          </w:rPr>
          <w:t>的硬件实现原理</w:t>
        </w:r>
        <w:r w:rsidR="00B16C7E">
          <w:rPr>
            <w:noProof/>
            <w:webHidden/>
          </w:rPr>
          <w:tab/>
        </w:r>
        <w:r w:rsidR="00B16C7E">
          <w:rPr>
            <w:noProof/>
            <w:webHidden/>
          </w:rPr>
          <w:fldChar w:fldCharType="begin"/>
        </w:r>
        <w:r w:rsidR="00B16C7E">
          <w:rPr>
            <w:noProof/>
            <w:webHidden/>
          </w:rPr>
          <w:instrText xml:space="preserve"> PAGEREF _Toc35510361 \h </w:instrText>
        </w:r>
        <w:r w:rsidR="00B16C7E">
          <w:rPr>
            <w:noProof/>
            <w:webHidden/>
          </w:rPr>
        </w:r>
        <w:r w:rsidR="00B16C7E">
          <w:rPr>
            <w:noProof/>
            <w:webHidden/>
          </w:rPr>
          <w:fldChar w:fldCharType="separate"/>
        </w:r>
        <w:r w:rsidR="00B16C7E">
          <w:rPr>
            <w:noProof/>
            <w:webHidden/>
          </w:rPr>
          <w:t>52</w:t>
        </w:r>
        <w:r w:rsidR="00B16C7E">
          <w:rPr>
            <w:noProof/>
            <w:webHidden/>
          </w:rPr>
          <w:fldChar w:fldCharType="end"/>
        </w:r>
      </w:hyperlink>
    </w:p>
    <w:p w14:paraId="0DD83E37" w14:textId="63EF4F52" w:rsidR="00B16C7E" w:rsidRDefault="008920EB">
      <w:pPr>
        <w:pStyle w:val="afd"/>
        <w:tabs>
          <w:tab w:val="right" w:leader="dot" w:pos="8296"/>
        </w:tabs>
        <w:ind w:left="840" w:hanging="420"/>
        <w:rPr>
          <w:noProof/>
        </w:rPr>
      </w:pPr>
      <w:hyperlink w:anchor="_Toc35510362" w:history="1">
        <w:r w:rsidR="00B16C7E" w:rsidRPr="00FA2C8F">
          <w:rPr>
            <w:rStyle w:val="ab"/>
            <w:noProof/>
          </w:rPr>
          <w:t>图表</w:t>
        </w:r>
        <w:r w:rsidR="00B16C7E" w:rsidRPr="00FA2C8F">
          <w:rPr>
            <w:rStyle w:val="ab"/>
            <w:noProof/>
          </w:rPr>
          <w:t xml:space="preserve"> 36DDS IP</w:t>
        </w:r>
        <w:r w:rsidR="00B16C7E" w:rsidRPr="00FA2C8F">
          <w:rPr>
            <w:rStyle w:val="ab"/>
            <w:noProof/>
          </w:rPr>
          <w:t>和管脚</w:t>
        </w:r>
        <w:r w:rsidR="00B16C7E">
          <w:rPr>
            <w:noProof/>
            <w:webHidden/>
          </w:rPr>
          <w:tab/>
        </w:r>
        <w:r w:rsidR="00B16C7E">
          <w:rPr>
            <w:noProof/>
            <w:webHidden/>
          </w:rPr>
          <w:fldChar w:fldCharType="begin"/>
        </w:r>
        <w:r w:rsidR="00B16C7E">
          <w:rPr>
            <w:noProof/>
            <w:webHidden/>
          </w:rPr>
          <w:instrText xml:space="preserve"> PAGEREF _Toc35510362 \h </w:instrText>
        </w:r>
        <w:r w:rsidR="00B16C7E">
          <w:rPr>
            <w:noProof/>
            <w:webHidden/>
          </w:rPr>
        </w:r>
        <w:r w:rsidR="00B16C7E">
          <w:rPr>
            <w:noProof/>
            <w:webHidden/>
          </w:rPr>
          <w:fldChar w:fldCharType="separate"/>
        </w:r>
        <w:r w:rsidR="00B16C7E">
          <w:rPr>
            <w:noProof/>
            <w:webHidden/>
          </w:rPr>
          <w:t>53</w:t>
        </w:r>
        <w:r w:rsidR="00B16C7E">
          <w:rPr>
            <w:noProof/>
            <w:webHidden/>
          </w:rPr>
          <w:fldChar w:fldCharType="end"/>
        </w:r>
      </w:hyperlink>
    </w:p>
    <w:p w14:paraId="3BD77A01" w14:textId="433D580F" w:rsidR="00B16C7E" w:rsidRDefault="008920EB">
      <w:pPr>
        <w:pStyle w:val="afd"/>
        <w:tabs>
          <w:tab w:val="right" w:leader="dot" w:pos="8296"/>
        </w:tabs>
        <w:ind w:left="840" w:hanging="420"/>
        <w:rPr>
          <w:noProof/>
        </w:rPr>
      </w:pPr>
      <w:hyperlink w:anchor="_Toc35510363" w:history="1">
        <w:r w:rsidR="00B16C7E" w:rsidRPr="00FA2C8F">
          <w:rPr>
            <w:rStyle w:val="ab"/>
            <w:noProof/>
          </w:rPr>
          <w:t>图表</w:t>
        </w:r>
        <w:r w:rsidR="00B16C7E" w:rsidRPr="00FA2C8F">
          <w:rPr>
            <w:rStyle w:val="ab"/>
            <w:noProof/>
          </w:rPr>
          <w:t xml:space="preserve"> 37DUC DDC Matlab</w:t>
        </w:r>
        <w:r w:rsidR="00B16C7E" w:rsidRPr="00FA2C8F">
          <w:rPr>
            <w:rStyle w:val="ab"/>
            <w:noProof/>
          </w:rPr>
          <w:t>仿真</w:t>
        </w:r>
        <w:r w:rsidR="00B16C7E">
          <w:rPr>
            <w:noProof/>
            <w:webHidden/>
          </w:rPr>
          <w:tab/>
        </w:r>
        <w:r w:rsidR="00B16C7E">
          <w:rPr>
            <w:noProof/>
            <w:webHidden/>
          </w:rPr>
          <w:fldChar w:fldCharType="begin"/>
        </w:r>
        <w:r w:rsidR="00B16C7E">
          <w:rPr>
            <w:noProof/>
            <w:webHidden/>
          </w:rPr>
          <w:instrText xml:space="preserve"> PAGEREF _Toc35510363 \h </w:instrText>
        </w:r>
        <w:r w:rsidR="00B16C7E">
          <w:rPr>
            <w:noProof/>
            <w:webHidden/>
          </w:rPr>
        </w:r>
        <w:r w:rsidR="00B16C7E">
          <w:rPr>
            <w:noProof/>
            <w:webHidden/>
          </w:rPr>
          <w:fldChar w:fldCharType="separate"/>
        </w:r>
        <w:r w:rsidR="00B16C7E">
          <w:rPr>
            <w:noProof/>
            <w:webHidden/>
          </w:rPr>
          <w:t>56</w:t>
        </w:r>
        <w:r w:rsidR="00B16C7E">
          <w:rPr>
            <w:noProof/>
            <w:webHidden/>
          </w:rPr>
          <w:fldChar w:fldCharType="end"/>
        </w:r>
      </w:hyperlink>
    </w:p>
    <w:p w14:paraId="547050C7" w14:textId="0F1BDC9E" w:rsidR="00B16C7E" w:rsidRDefault="008920EB">
      <w:pPr>
        <w:pStyle w:val="afd"/>
        <w:tabs>
          <w:tab w:val="right" w:leader="dot" w:pos="8296"/>
        </w:tabs>
        <w:ind w:left="840" w:hanging="420"/>
        <w:rPr>
          <w:noProof/>
        </w:rPr>
      </w:pPr>
      <w:hyperlink w:anchor="_Toc35510364" w:history="1">
        <w:r w:rsidR="00B16C7E" w:rsidRPr="00FA2C8F">
          <w:rPr>
            <w:rStyle w:val="ab"/>
            <w:noProof/>
          </w:rPr>
          <w:t>图表</w:t>
        </w:r>
        <w:r w:rsidR="00B16C7E" w:rsidRPr="00FA2C8F">
          <w:rPr>
            <w:rStyle w:val="ab"/>
            <w:noProof/>
          </w:rPr>
          <w:t xml:space="preserve"> 38ADC</w:t>
        </w:r>
        <w:r w:rsidR="00B16C7E" w:rsidRPr="00FA2C8F">
          <w:rPr>
            <w:rStyle w:val="ab"/>
            <w:noProof/>
          </w:rPr>
          <w:t>应用的例子</w:t>
        </w:r>
        <w:r w:rsidR="00B16C7E">
          <w:rPr>
            <w:noProof/>
            <w:webHidden/>
          </w:rPr>
          <w:tab/>
        </w:r>
        <w:r w:rsidR="00B16C7E">
          <w:rPr>
            <w:noProof/>
            <w:webHidden/>
          </w:rPr>
          <w:fldChar w:fldCharType="begin"/>
        </w:r>
        <w:r w:rsidR="00B16C7E">
          <w:rPr>
            <w:noProof/>
            <w:webHidden/>
          </w:rPr>
          <w:instrText xml:space="preserve"> PAGEREF _Toc35510364 \h </w:instrText>
        </w:r>
        <w:r w:rsidR="00B16C7E">
          <w:rPr>
            <w:noProof/>
            <w:webHidden/>
          </w:rPr>
        </w:r>
        <w:r w:rsidR="00B16C7E">
          <w:rPr>
            <w:noProof/>
            <w:webHidden/>
          </w:rPr>
          <w:fldChar w:fldCharType="separate"/>
        </w:r>
        <w:r w:rsidR="00B16C7E">
          <w:rPr>
            <w:noProof/>
            <w:webHidden/>
          </w:rPr>
          <w:t>56</w:t>
        </w:r>
        <w:r w:rsidR="00B16C7E">
          <w:rPr>
            <w:noProof/>
            <w:webHidden/>
          </w:rPr>
          <w:fldChar w:fldCharType="end"/>
        </w:r>
      </w:hyperlink>
    </w:p>
    <w:p w14:paraId="73D7C904" w14:textId="045837F7" w:rsidR="00B16C7E" w:rsidRDefault="008920EB">
      <w:pPr>
        <w:pStyle w:val="afd"/>
        <w:tabs>
          <w:tab w:val="right" w:leader="dot" w:pos="8296"/>
        </w:tabs>
        <w:ind w:left="840" w:hanging="420"/>
        <w:rPr>
          <w:noProof/>
        </w:rPr>
      </w:pPr>
      <w:hyperlink w:anchor="_Toc35510365" w:history="1">
        <w:r w:rsidR="00B16C7E" w:rsidRPr="00FA2C8F">
          <w:rPr>
            <w:rStyle w:val="ab"/>
            <w:noProof/>
          </w:rPr>
          <w:t>图表</w:t>
        </w:r>
        <w:r w:rsidR="00B16C7E" w:rsidRPr="00FA2C8F">
          <w:rPr>
            <w:rStyle w:val="ab"/>
            <w:noProof/>
          </w:rPr>
          <w:t xml:space="preserve"> 39DAC</w:t>
        </w:r>
        <w:r w:rsidR="00B16C7E" w:rsidRPr="00FA2C8F">
          <w:rPr>
            <w:rStyle w:val="ab"/>
            <w:noProof/>
          </w:rPr>
          <w:t>应用的例子</w:t>
        </w:r>
        <w:r w:rsidR="00B16C7E">
          <w:rPr>
            <w:noProof/>
            <w:webHidden/>
          </w:rPr>
          <w:tab/>
        </w:r>
        <w:r w:rsidR="00B16C7E">
          <w:rPr>
            <w:noProof/>
            <w:webHidden/>
          </w:rPr>
          <w:fldChar w:fldCharType="begin"/>
        </w:r>
        <w:r w:rsidR="00B16C7E">
          <w:rPr>
            <w:noProof/>
            <w:webHidden/>
          </w:rPr>
          <w:instrText xml:space="preserve"> PAGEREF _Toc35510365 \h </w:instrText>
        </w:r>
        <w:r w:rsidR="00B16C7E">
          <w:rPr>
            <w:noProof/>
            <w:webHidden/>
          </w:rPr>
        </w:r>
        <w:r w:rsidR="00B16C7E">
          <w:rPr>
            <w:noProof/>
            <w:webHidden/>
          </w:rPr>
          <w:fldChar w:fldCharType="separate"/>
        </w:r>
        <w:r w:rsidR="00B16C7E">
          <w:rPr>
            <w:noProof/>
            <w:webHidden/>
          </w:rPr>
          <w:t>57</w:t>
        </w:r>
        <w:r w:rsidR="00B16C7E">
          <w:rPr>
            <w:noProof/>
            <w:webHidden/>
          </w:rPr>
          <w:fldChar w:fldCharType="end"/>
        </w:r>
      </w:hyperlink>
    </w:p>
    <w:p w14:paraId="38479FC8" w14:textId="567EBE06" w:rsidR="00B16C7E" w:rsidRDefault="008920EB">
      <w:pPr>
        <w:pStyle w:val="afd"/>
        <w:tabs>
          <w:tab w:val="right" w:leader="dot" w:pos="8296"/>
        </w:tabs>
        <w:ind w:left="840" w:hanging="420"/>
        <w:rPr>
          <w:noProof/>
        </w:rPr>
      </w:pPr>
      <w:hyperlink w:anchor="_Toc35510366" w:history="1">
        <w:r w:rsidR="00B16C7E" w:rsidRPr="00FA2C8F">
          <w:rPr>
            <w:rStyle w:val="ab"/>
            <w:noProof/>
          </w:rPr>
          <w:t>图表</w:t>
        </w:r>
        <w:r w:rsidR="00B16C7E" w:rsidRPr="00FA2C8F">
          <w:rPr>
            <w:rStyle w:val="ab"/>
            <w:noProof/>
          </w:rPr>
          <w:t xml:space="preserve"> 40204B</w:t>
        </w:r>
        <w:r w:rsidR="00B16C7E" w:rsidRPr="00FA2C8F">
          <w:rPr>
            <w:rStyle w:val="ab"/>
            <w:noProof/>
          </w:rPr>
          <w:t>发送核概述</w:t>
        </w:r>
        <w:r w:rsidR="00B16C7E">
          <w:rPr>
            <w:noProof/>
            <w:webHidden/>
          </w:rPr>
          <w:tab/>
        </w:r>
        <w:r w:rsidR="00B16C7E">
          <w:rPr>
            <w:noProof/>
            <w:webHidden/>
          </w:rPr>
          <w:fldChar w:fldCharType="begin"/>
        </w:r>
        <w:r w:rsidR="00B16C7E">
          <w:rPr>
            <w:noProof/>
            <w:webHidden/>
          </w:rPr>
          <w:instrText xml:space="preserve"> PAGEREF _Toc35510366 \h </w:instrText>
        </w:r>
        <w:r w:rsidR="00B16C7E">
          <w:rPr>
            <w:noProof/>
            <w:webHidden/>
          </w:rPr>
        </w:r>
        <w:r w:rsidR="00B16C7E">
          <w:rPr>
            <w:noProof/>
            <w:webHidden/>
          </w:rPr>
          <w:fldChar w:fldCharType="separate"/>
        </w:r>
        <w:r w:rsidR="00B16C7E">
          <w:rPr>
            <w:noProof/>
            <w:webHidden/>
          </w:rPr>
          <w:t>57</w:t>
        </w:r>
        <w:r w:rsidR="00B16C7E">
          <w:rPr>
            <w:noProof/>
            <w:webHidden/>
          </w:rPr>
          <w:fldChar w:fldCharType="end"/>
        </w:r>
      </w:hyperlink>
    </w:p>
    <w:p w14:paraId="2EC982EA" w14:textId="7E51196D" w:rsidR="00B16C7E" w:rsidRDefault="008920EB">
      <w:pPr>
        <w:pStyle w:val="afd"/>
        <w:tabs>
          <w:tab w:val="right" w:leader="dot" w:pos="8296"/>
        </w:tabs>
        <w:ind w:left="840" w:hanging="420"/>
        <w:rPr>
          <w:noProof/>
        </w:rPr>
      </w:pPr>
      <w:hyperlink w:anchor="_Toc35510367" w:history="1">
        <w:r w:rsidR="00B16C7E" w:rsidRPr="00FA2C8F">
          <w:rPr>
            <w:rStyle w:val="ab"/>
            <w:noProof/>
          </w:rPr>
          <w:t>图表</w:t>
        </w:r>
        <w:r w:rsidR="00B16C7E" w:rsidRPr="00FA2C8F">
          <w:rPr>
            <w:rStyle w:val="ab"/>
            <w:noProof/>
          </w:rPr>
          <w:t xml:space="preserve"> 41204B</w:t>
        </w:r>
        <w:r w:rsidR="00B16C7E" w:rsidRPr="00FA2C8F">
          <w:rPr>
            <w:rStyle w:val="ab"/>
            <w:noProof/>
          </w:rPr>
          <w:t>接收核概述</w:t>
        </w:r>
        <w:r w:rsidR="00B16C7E">
          <w:rPr>
            <w:noProof/>
            <w:webHidden/>
          </w:rPr>
          <w:tab/>
        </w:r>
        <w:r w:rsidR="00B16C7E">
          <w:rPr>
            <w:noProof/>
            <w:webHidden/>
          </w:rPr>
          <w:fldChar w:fldCharType="begin"/>
        </w:r>
        <w:r w:rsidR="00B16C7E">
          <w:rPr>
            <w:noProof/>
            <w:webHidden/>
          </w:rPr>
          <w:instrText xml:space="preserve"> PAGEREF _Toc35510367 \h </w:instrText>
        </w:r>
        <w:r w:rsidR="00B16C7E">
          <w:rPr>
            <w:noProof/>
            <w:webHidden/>
          </w:rPr>
        </w:r>
        <w:r w:rsidR="00B16C7E">
          <w:rPr>
            <w:noProof/>
            <w:webHidden/>
          </w:rPr>
          <w:fldChar w:fldCharType="separate"/>
        </w:r>
        <w:r w:rsidR="00B16C7E">
          <w:rPr>
            <w:noProof/>
            <w:webHidden/>
          </w:rPr>
          <w:t>58</w:t>
        </w:r>
        <w:r w:rsidR="00B16C7E">
          <w:rPr>
            <w:noProof/>
            <w:webHidden/>
          </w:rPr>
          <w:fldChar w:fldCharType="end"/>
        </w:r>
      </w:hyperlink>
    </w:p>
    <w:p w14:paraId="03B01AE3" w14:textId="3584271E" w:rsidR="00B16C7E" w:rsidRDefault="008920EB">
      <w:pPr>
        <w:pStyle w:val="afd"/>
        <w:tabs>
          <w:tab w:val="right" w:leader="dot" w:pos="8296"/>
        </w:tabs>
        <w:ind w:left="840" w:hanging="420"/>
        <w:rPr>
          <w:noProof/>
        </w:rPr>
      </w:pPr>
      <w:hyperlink w:anchor="_Toc35510368" w:history="1">
        <w:r w:rsidR="00B16C7E" w:rsidRPr="00FA2C8F">
          <w:rPr>
            <w:rStyle w:val="ab"/>
            <w:noProof/>
          </w:rPr>
          <w:t>图表</w:t>
        </w:r>
        <w:r w:rsidR="00B16C7E" w:rsidRPr="00FA2C8F">
          <w:rPr>
            <w:rStyle w:val="ab"/>
            <w:noProof/>
          </w:rPr>
          <w:t xml:space="preserve"> 42</w:t>
        </w:r>
        <w:r w:rsidR="00B16C7E" w:rsidRPr="00FA2C8F">
          <w:rPr>
            <w:rStyle w:val="ab"/>
            <w:noProof/>
          </w:rPr>
          <w:t>奈奎斯特滤波器幅频响应</w:t>
        </w:r>
        <w:r w:rsidR="00B16C7E">
          <w:rPr>
            <w:noProof/>
            <w:webHidden/>
          </w:rPr>
          <w:tab/>
        </w:r>
        <w:r w:rsidR="00B16C7E">
          <w:rPr>
            <w:noProof/>
            <w:webHidden/>
          </w:rPr>
          <w:fldChar w:fldCharType="begin"/>
        </w:r>
        <w:r w:rsidR="00B16C7E">
          <w:rPr>
            <w:noProof/>
            <w:webHidden/>
          </w:rPr>
          <w:instrText xml:space="preserve"> PAGEREF _Toc35510368 \h </w:instrText>
        </w:r>
        <w:r w:rsidR="00B16C7E">
          <w:rPr>
            <w:noProof/>
            <w:webHidden/>
          </w:rPr>
        </w:r>
        <w:r w:rsidR="00B16C7E">
          <w:rPr>
            <w:noProof/>
            <w:webHidden/>
          </w:rPr>
          <w:fldChar w:fldCharType="separate"/>
        </w:r>
        <w:r w:rsidR="00B16C7E">
          <w:rPr>
            <w:noProof/>
            <w:webHidden/>
          </w:rPr>
          <w:t>71</w:t>
        </w:r>
        <w:r w:rsidR="00B16C7E">
          <w:rPr>
            <w:noProof/>
            <w:webHidden/>
          </w:rPr>
          <w:fldChar w:fldCharType="end"/>
        </w:r>
      </w:hyperlink>
    </w:p>
    <w:p w14:paraId="16041BB5" w14:textId="60075BEA" w:rsidR="00B16C7E" w:rsidRDefault="008920EB">
      <w:pPr>
        <w:pStyle w:val="afd"/>
        <w:tabs>
          <w:tab w:val="right" w:leader="dot" w:pos="8296"/>
        </w:tabs>
        <w:ind w:left="840" w:hanging="420"/>
        <w:rPr>
          <w:noProof/>
        </w:rPr>
      </w:pPr>
      <w:hyperlink w:anchor="_Toc35510369" w:history="1">
        <w:r w:rsidR="00B16C7E" w:rsidRPr="00FA2C8F">
          <w:rPr>
            <w:rStyle w:val="ab"/>
            <w:noProof/>
          </w:rPr>
          <w:t>图表</w:t>
        </w:r>
        <w:r w:rsidR="00B16C7E" w:rsidRPr="00FA2C8F">
          <w:rPr>
            <w:rStyle w:val="ab"/>
            <w:noProof/>
          </w:rPr>
          <w:t xml:space="preserve"> 43</w:t>
        </w:r>
        <w:r w:rsidR="00B16C7E" w:rsidRPr="00FA2C8F">
          <w:rPr>
            <w:rStyle w:val="ab"/>
            <w:noProof/>
          </w:rPr>
          <w:t>奈奎斯特滤波器冲击响应</w:t>
        </w:r>
        <w:r w:rsidR="00B16C7E">
          <w:rPr>
            <w:noProof/>
            <w:webHidden/>
          </w:rPr>
          <w:tab/>
        </w:r>
        <w:r w:rsidR="00B16C7E">
          <w:rPr>
            <w:noProof/>
            <w:webHidden/>
          </w:rPr>
          <w:fldChar w:fldCharType="begin"/>
        </w:r>
        <w:r w:rsidR="00B16C7E">
          <w:rPr>
            <w:noProof/>
            <w:webHidden/>
          </w:rPr>
          <w:instrText xml:space="preserve"> PAGEREF _Toc35510369 \h </w:instrText>
        </w:r>
        <w:r w:rsidR="00B16C7E">
          <w:rPr>
            <w:noProof/>
            <w:webHidden/>
          </w:rPr>
        </w:r>
        <w:r w:rsidR="00B16C7E">
          <w:rPr>
            <w:noProof/>
            <w:webHidden/>
          </w:rPr>
          <w:fldChar w:fldCharType="separate"/>
        </w:r>
        <w:r w:rsidR="00B16C7E">
          <w:rPr>
            <w:noProof/>
            <w:webHidden/>
          </w:rPr>
          <w:t>71</w:t>
        </w:r>
        <w:r w:rsidR="00B16C7E">
          <w:rPr>
            <w:noProof/>
            <w:webHidden/>
          </w:rPr>
          <w:fldChar w:fldCharType="end"/>
        </w:r>
      </w:hyperlink>
    </w:p>
    <w:p w14:paraId="36A7ACCC" w14:textId="22BE5FC4" w:rsidR="00B16C7E" w:rsidRDefault="008920EB">
      <w:pPr>
        <w:pStyle w:val="afd"/>
        <w:tabs>
          <w:tab w:val="right" w:leader="dot" w:pos="8296"/>
        </w:tabs>
        <w:ind w:left="840" w:hanging="420"/>
        <w:rPr>
          <w:noProof/>
        </w:rPr>
      </w:pPr>
      <w:hyperlink w:anchor="_Toc35510370" w:history="1">
        <w:r w:rsidR="00B16C7E" w:rsidRPr="00FA2C8F">
          <w:rPr>
            <w:rStyle w:val="ab"/>
            <w:noProof/>
          </w:rPr>
          <w:t>图表</w:t>
        </w:r>
        <w:r w:rsidR="00B16C7E" w:rsidRPr="00FA2C8F">
          <w:rPr>
            <w:rStyle w:val="ab"/>
            <w:noProof/>
          </w:rPr>
          <w:t xml:space="preserve"> 44duc&amp;ddc</w:t>
        </w:r>
        <w:r w:rsidR="00B16C7E" w:rsidRPr="00FA2C8F">
          <w:rPr>
            <w:rStyle w:val="ab"/>
            <w:noProof/>
          </w:rPr>
          <w:t>过程</w:t>
        </w:r>
        <w:r w:rsidR="00B16C7E">
          <w:rPr>
            <w:noProof/>
            <w:webHidden/>
          </w:rPr>
          <w:tab/>
        </w:r>
        <w:r w:rsidR="00B16C7E">
          <w:rPr>
            <w:noProof/>
            <w:webHidden/>
          </w:rPr>
          <w:fldChar w:fldCharType="begin"/>
        </w:r>
        <w:r w:rsidR="00B16C7E">
          <w:rPr>
            <w:noProof/>
            <w:webHidden/>
          </w:rPr>
          <w:instrText xml:space="preserve"> PAGEREF _Toc35510370 \h </w:instrText>
        </w:r>
        <w:r w:rsidR="00B16C7E">
          <w:rPr>
            <w:noProof/>
            <w:webHidden/>
          </w:rPr>
        </w:r>
        <w:r w:rsidR="00B16C7E">
          <w:rPr>
            <w:noProof/>
            <w:webHidden/>
          </w:rPr>
          <w:fldChar w:fldCharType="separate"/>
        </w:r>
        <w:r w:rsidR="00B16C7E">
          <w:rPr>
            <w:noProof/>
            <w:webHidden/>
          </w:rPr>
          <w:t>72</w:t>
        </w:r>
        <w:r w:rsidR="00B16C7E">
          <w:rPr>
            <w:noProof/>
            <w:webHidden/>
          </w:rPr>
          <w:fldChar w:fldCharType="end"/>
        </w:r>
      </w:hyperlink>
    </w:p>
    <w:p w14:paraId="599CD0DF" w14:textId="48BB3003" w:rsidR="00B16C7E" w:rsidRDefault="008920EB">
      <w:pPr>
        <w:pStyle w:val="afd"/>
        <w:tabs>
          <w:tab w:val="right" w:leader="dot" w:pos="8296"/>
        </w:tabs>
        <w:ind w:left="840" w:hanging="420"/>
        <w:rPr>
          <w:noProof/>
        </w:rPr>
      </w:pPr>
      <w:hyperlink w:anchor="_Toc35510371" w:history="1">
        <w:r w:rsidR="00B16C7E" w:rsidRPr="00FA2C8F">
          <w:rPr>
            <w:rStyle w:val="ab"/>
            <w:noProof/>
          </w:rPr>
          <w:t>图表</w:t>
        </w:r>
        <w:r w:rsidR="00B16C7E" w:rsidRPr="00FA2C8F">
          <w:rPr>
            <w:rStyle w:val="ab"/>
            <w:noProof/>
          </w:rPr>
          <w:t xml:space="preserve"> 45</w:t>
        </w:r>
        <w:r w:rsidR="00B16C7E" w:rsidRPr="00FA2C8F">
          <w:rPr>
            <w:rStyle w:val="ab"/>
            <w:noProof/>
          </w:rPr>
          <w:t>调制后的星座图</w:t>
        </w:r>
        <w:r w:rsidR="00B16C7E">
          <w:rPr>
            <w:noProof/>
            <w:webHidden/>
          </w:rPr>
          <w:tab/>
        </w:r>
        <w:r w:rsidR="00B16C7E">
          <w:rPr>
            <w:noProof/>
            <w:webHidden/>
          </w:rPr>
          <w:fldChar w:fldCharType="begin"/>
        </w:r>
        <w:r w:rsidR="00B16C7E">
          <w:rPr>
            <w:noProof/>
            <w:webHidden/>
          </w:rPr>
          <w:instrText xml:space="preserve"> PAGEREF _Toc35510371 \h </w:instrText>
        </w:r>
        <w:r w:rsidR="00B16C7E">
          <w:rPr>
            <w:noProof/>
            <w:webHidden/>
          </w:rPr>
        </w:r>
        <w:r w:rsidR="00B16C7E">
          <w:rPr>
            <w:noProof/>
            <w:webHidden/>
          </w:rPr>
          <w:fldChar w:fldCharType="separate"/>
        </w:r>
        <w:r w:rsidR="00B16C7E">
          <w:rPr>
            <w:noProof/>
            <w:webHidden/>
          </w:rPr>
          <w:t>72</w:t>
        </w:r>
        <w:r w:rsidR="00B16C7E">
          <w:rPr>
            <w:noProof/>
            <w:webHidden/>
          </w:rPr>
          <w:fldChar w:fldCharType="end"/>
        </w:r>
      </w:hyperlink>
    </w:p>
    <w:p w14:paraId="7005CEC7" w14:textId="3E3B162B" w:rsidR="00B16C7E" w:rsidRDefault="008920EB">
      <w:pPr>
        <w:pStyle w:val="afd"/>
        <w:tabs>
          <w:tab w:val="right" w:leader="dot" w:pos="8296"/>
        </w:tabs>
        <w:ind w:left="840" w:hanging="420"/>
        <w:rPr>
          <w:noProof/>
        </w:rPr>
      </w:pPr>
      <w:hyperlink w:anchor="_Toc35510372" w:history="1">
        <w:r w:rsidR="00B16C7E" w:rsidRPr="00FA2C8F">
          <w:rPr>
            <w:rStyle w:val="ab"/>
            <w:noProof/>
          </w:rPr>
          <w:t>图表</w:t>
        </w:r>
        <w:r w:rsidR="00B16C7E" w:rsidRPr="00FA2C8F">
          <w:rPr>
            <w:rStyle w:val="ab"/>
            <w:noProof/>
          </w:rPr>
          <w:t xml:space="preserve"> 46I/Q</w:t>
        </w:r>
        <w:r w:rsidR="00B16C7E" w:rsidRPr="00FA2C8F">
          <w:rPr>
            <w:rStyle w:val="ab"/>
            <w:noProof/>
          </w:rPr>
          <w:t>判决之前的星座图</w:t>
        </w:r>
        <w:r w:rsidR="00B16C7E">
          <w:rPr>
            <w:noProof/>
            <w:webHidden/>
          </w:rPr>
          <w:tab/>
        </w:r>
        <w:r w:rsidR="00B16C7E">
          <w:rPr>
            <w:noProof/>
            <w:webHidden/>
          </w:rPr>
          <w:fldChar w:fldCharType="begin"/>
        </w:r>
        <w:r w:rsidR="00B16C7E">
          <w:rPr>
            <w:noProof/>
            <w:webHidden/>
          </w:rPr>
          <w:instrText xml:space="preserve"> PAGEREF _Toc35510372 \h </w:instrText>
        </w:r>
        <w:r w:rsidR="00B16C7E">
          <w:rPr>
            <w:noProof/>
            <w:webHidden/>
          </w:rPr>
        </w:r>
        <w:r w:rsidR="00B16C7E">
          <w:rPr>
            <w:noProof/>
            <w:webHidden/>
          </w:rPr>
          <w:fldChar w:fldCharType="separate"/>
        </w:r>
        <w:r w:rsidR="00B16C7E">
          <w:rPr>
            <w:noProof/>
            <w:webHidden/>
          </w:rPr>
          <w:t>73</w:t>
        </w:r>
        <w:r w:rsidR="00B16C7E">
          <w:rPr>
            <w:noProof/>
            <w:webHidden/>
          </w:rPr>
          <w:fldChar w:fldCharType="end"/>
        </w:r>
      </w:hyperlink>
    </w:p>
    <w:p w14:paraId="29DAAB58" w14:textId="2FA67D6F" w:rsidR="00B16C7E" w:rsidRDefault="008920EB">
      <w:pPr>
        <w:pStyle w:val="afd"/>
        <w:tabs>
          <w:tab w:val="right" w:leader="dot" w:pos="8296"/>
        </w:tabs>
        <w:ind w:left="840" w:hanging="420"/>
        <w:rPr>
          <w:noProof/>
        </w:rPr>
      </w:pPr>
      <w:hyperlink w:anchor="_Toc35510373" w:history="1">
        <w:r w:rsidR="00B16C7E" w:rsidRPr="00FA2C8F">
          <w:rPr>
            <w:rStyle w:val="ab"/>
            <w:noProof/>
          </w:rPr>
          <w:t>图表</w:t>
        </w:r>
        <w:r w:rsidR="00B16C7E" w:rsidRPr="00FA2C8F">
          <w:rPr>
            <w:rStyle w:val="ab"/>
            <w:noProof/>
          </w:rPr>
          <w:t xml:space="preserve"> 47</w:t>
        </w:r>
        <w:r w:rsidR="00B16C7E" w:rsidRPr="00FA2C8F">
          <w:rPr>
            <w:rStyle w:val="ab"/>
            <w:noProof/>
          </w:rPr>
          <w:t>经过基带处理前后的数据对比</w:t>
        </w:r>
        <w:r w:rsidR="00B16C7E">
          <w:rPr>
            <w:noProof/>
            <w:webHidden/>
          </w:rPr>
          <w:tab/>
        </w:r>
        <w:r w:rsidR="00B16C7E">
          <w:rPr>
            <w:noProof/>
            <w:webHidden/>
          </w:rPr>
          <w:fldChar w:fldCharType="begin"/>
        </w:r>
        <w:r w:rsidR="00B16C7E">
          <w:rPr>
            <w:noProof/>
            <w:webHidden/>
          </w:rPr>
          <w:instrText xml:space="preserve"> PAGEREF _Toc35510373 \h </w:instrText>
        </w:r>
        <w:r w:rsidR="00B16C7E">
          <w:rPr>
            <w:noProof/>
            <w:webHidden/>
          </w:rPr>
        </w:r>
        <w:r w:rsidR="00B16C7E">
          <w:rPr>
            <w:noProof/>
            <w:webHidden/>
          </w:rPr>
          <w:fldChar w:fldCharType="separate"/>
        </w:r>
        <w:r w:rsidR="00B16C7E">
          <w:rPr>
            <w:noProof/>
            <w:webHidden/>
          </w:rPr>
          <w:t>73</w:t>
        </w:r>
        <w:r w:rsidR="00B16C7E">
          <w:rPr>
            <w:noProof/>
            <w:webHidden/>
          </w:rPr>
          <w:fldChar w:fldCharType="end"/>
        </w:r>
      </w:hyperlink>
    </w:p>
    <w:p w14:paraId="44EC1CF8" w14:textId="7A7D6907" w:rsidR="00B16C7E" w:rsidRDefault="008920EB">
      <w:pPr>
        <w:pStyle w:val="afd"/>
        <w:tabs>
          <w:tab w:val="right" w:leader="dot" w:pos="8296"/>
        </w:tabs>
        <w:ind w:left="840" w:hanging="420"/>
        <w:rPr>
          <w:noProof/>
        </w:rPr>
      </w:pPr>
      <w:hyperlink w:anchor="_Toc35510374" w:history="1">
        <w:r w:rsidR="00B16C7E" w:rsidRPr="00FA2C8F">
          <w:rPr>
            <w:rStyle w:val="ab"/>
            <w:noProof/>
          </w:rPr>
          <w:t>图表</w:t>
        </w:r>
        <w:r w:rsidR="00B16C7E" w:rsidRPr="00FA2C8F">
          <w:rPr>
            <w:rStyle w:val="ab"/>
            <w:noProof/>
          </w:rPr>
          <w:t xml:space="preserve"> 48</w:t>
        </w:r>
        <w:r w:rsidR="00B16C7E" w:rsidRPr="00FA2C8F">
          <w:rPr>
            <w:rStyle w:val="ab"/>
            <w:noProof/>
          </w:rPr>
          <w:t>频谱对比分析</w:t>
        </w:r>
        <w:r w:rsidR="00B16C7E">
          <w:rPr>
            <w:noProof/>
            <w:webHidden/>
          </w:rPr>
          <w:tab/>
        </w:r>
        <w:r w:rsidR="00B16C7E">
          <w:rPr>
            <w:noProof/>
            <w:webHidden/>
          </w:rPr>
          <w:fldChar w:fldCharType="begin"/>
        </w:r>
        <w:r w:rsidR="00B16C7E">
          <w:rPr>
            <w:noProof/>
            <w:webHidden/>
          </w:rPr>
          <w:instrText xml:space="preserve"> PAGEREF _Toc35510374 \h </w:instrText>
        </w:r>
        <w:r w:rsidR="00B16C7E">
          <w:rPr>
            <w:noProof/>
            <w:webHidden/>
          </w:rPr>
        </w:r>
        <w:r w:rsidR="00B16C7E">
          <w:rPr>
            <w:noProof/>
            <w:webHidden/>
          </w:rPr>
          <w:fldChar w:fldCharType="separate"/>
        </w:r>
        <w:r w:rsidR="00B16C7E">
          <w:rPr>
            <w:noProof/>
            <w:webHidden/>
          </w:rPr>
          <w:t>74</w:t>
        </w:r>
        <w:r w:rsidR="00B16C7E">
          <w:rPr>
            <w:noProof/>
            <w:webHidden/>
          </w:rPr>
          <w:fldChar w:fldCharType="end"/>
        </w:r>
      </w:hyperlink>
    </w:p>
    <w:p w14:paraId="18926CC6" w14:textId="3120334E" w:rsidR="00662D71" w:rsidRDefault="0081569F" w:rsidP="00C0023E">
      <w:pPr>
        <w:pStyle w:val="afd"/>
        <w:tabs>
          <w:tab w:val="right" w:leader="dot" w:pos="8296"/>
        </w:tabs>
        <w:ind w:leftChars="0" w:firstLineChars="0" w:firstLine="0"/>
        <w:rPr>
          <w:rFonts w:ascii="&amp;quot" w:eastAsia="宋体" w:hAnsi="&amp;quot" w:cs="宋体" w:hint="eastAsia"/>
          <w:color w:val="4D4D4D"/>
          <w:kern w:val="0"/>
          <w:sz w:val="24"/>
          <w:szCs w:val="24"/>
        </w:rPr>
      </w:pPr>
      <w:r>
        <w:rPr>
          <w:rFonts w:ascii="&amp;quot" w:eastAsia="宋体" w:hAnsi="&amp;quot" w:cs="宋体" w:hint="eastAsia"/>
          <w:color w:val="4D4D4D"/>
          <w:kern w:val="0"/>
          <w:sz w:val="24"/>
          <w:szCs w:val="24"/>
        </w:rPr>
        <w:fldChar w:fldCharType="end"/>
      </w:r>
    </w:p>
    <w:p w14:paraId="4463A226" w14:textId="77777777" w:rsidR="0091309E" w:rsidRDefault="0091309E">
      <w:pPr>
        <w:widowControl/>
        <w:jc w:val="left"/>
        <w:rPr>
          <w:rFonts w:ascii="&amp;quot" w:eastAsia="宋体" w:hAnsi="&amp;quot" w:cs="宋体" w:hint="eastAsia"/>
          <w:color w:val="4D4D4D"/>
          <w:kern w:val="0"/>
          <w:sz w:val="24"/>
          <w:szCs w:val="24"/>
        </w:rPr>
      </w:pPr>
      <w:r>
        <w:rPr>
          <w:rFonts w:ascii="&amp;quot" w:eastAsia="宋体" w:hAnsi="&amp;quot" w:cs="宋体" w:hint="eastAsia"/>
          <w:color w:val="4D4D4D"/>
          <w:kern w:val="0"/>
          <w:sz w:val="24"/>
          <w:szCs w:val="24"/>
        </w:rPr>
        <w:br w:type="page"/>
      </w:r>
    </w:p>
    <w:p w14:paraId="2F89D82B" w14:textId="61DBC404" w:rsidR="00B16C7E" w:rsidRDefault="0081569F">
      <w:pPr>
        <w:pStyle w:val="afd"/>
        <w:tabs>
          <w:tab w:val="right" w:leader="dot" w:pos="8296"/>
        </w:tabs>
        <w:ind w:left="900" w:hanging="480"/>
        <w:rPr>
          <w:noProof/>
        </w:rPr>
      </w:pPr>
      <w:r>
        <w:rPr>
          <w:rFonts w:ascii="&amp;quot" w:eastAsia="宋体" w:hAnsi="&amp;quot" w:cs="宋体" w:hint="eastAsia"/>
          <w:color w:val="4D4D4D"/>
          <w:kern w:val="0"/>
          <w:sz w:val="24"/>
          <w:szCs w:val="24"/>
        </w:rPr>
        <w:lastRenderedPageBreak/>
        <w:fldChar w:fldCharType="begin"/>
      </w:r>
      <w:r w:rsidR="0091309E">
        <w:rPr>
          <w:rFonts w:ascii="&amp;quot" w:eastAsia="宋体" w:hAnsi="&amp;quot" w:cs="宋体" w:hint="eastAsia"/>
          <w:color w:val="4D4D4D"/>
          <w:kern w:val="0"/>
          <w:sz w:val="24"/>
          <w:szCs w:val="24"/>
        </w:rPr>
        <w:instrText xml:space="preserve"> TOC \h \z \c "</w:instrText>
      </w:r>
      <w:r w:rsidR="0091309E">
        <w:rPr>
          <w:rFonts w:ascii="&amp;quot" w:eastAsia="宋体" w:hAnsi="&amp;quot" w:cs="宋体" w:hint="eastAsia"/>
          <w:color w:val="4D4D4D"/>
          <w:kern w:val="0"/>
          <w:sz w:val="24"/>
          <w:szCs w:val="24"/>
        </w:rPr>
        <w:instrText>表格</w:instrText>
      </w:r>
      <w:r w:rsidR="0091309E">
        <w:rPr>
          <w:rFonts w:ascii="&amp;quot" w:eastAsia="宋体" w:hAnsi="&amp;quot" w:cs="宋体" w:hint="eastAsia"/>
          <w:color w:val="4D4D4D"/>
          <w:kern w:val="0"/>
          <w:sz w:val="24"/>
          <w:szCs w:val="24"/>
        </w:rPr>
        <w:instrText xml:space="preserve">" </w:instrText>
      </w:r>
      <w:r>
        <w:rPr>
          <w:rFonts w:ascii="&amp;quot" w:eastAsia="宋体" w:hAnsi="&amp;quot" w:cs="宋体" w:hint="eastAsia"/>
          <w:color w:val="4D4D4D"/>
          <w:kern w:val="0"/>
          <w:sz w:val="24"/>
          <w:szCs w:val="24"/>
        </w:rPr>
        <w:fldChar w:fldCharType="separate"/>
      </w:r>
      <w:hyperlink w:anchor="_Toc35510375" w:history="1">
        <w:r w:rsidR="00B16C7E" w:rsidRPr="0013460C">
          <w:rPr>
            <w:rStyle w:val="ab"/>
            <w:noProof/>
          </w:rPr>
          <w:t>表格</w:t>
        </w:r>
        <w:r w:rsidR="00B16C7E" w:rsidRPr="0013460C">
          <w:rPr>
            <w:rStyle w:val="ab"/>
            <w:noProof/>
          </w:rPr>
          <w:t xml:space="preserve"> 1</w:t>
        </w:r>
        <w:r w:rsidR="00B16C7E" w:rsidRPr="0013460C">
          <w:rPr>
            <w:rStyle w:val="ab"/>
            <w:noProof/>
          </w:rPr>
          <w:t>设置</w:t>
        </w:r>
        <w:r w:rsidR="00B16C7E" w:rsidRPr="0013460C">
          <w:rPr>
            <w:rStyle w:val="ab"/>
            <w:noProof/>
          </w:rPr>
          <w:t xml:space="preserve"> LDPC lifting size</w:t>
        </w:r>
        <w:r w:rsidR="00B16C7E">
          <w:rPr>
            <w:noProof/>
            <w:webHidden/>
          </w:rPr>
          <w:tab/>
        </w:r>
        <w:r w:rsidR="00B16C7E">
          <w:rPr>
            <w:noProof/>
            <w:webHidden/>
          </w:rPr>
          <w:fldChar w:fldCharType="begin"/>
        </w:r>
        <w:r w:rsidR="00B16C7E">
          <w:rPr>
            <w:noProof/>
            <w:webHidden/>
          </w:rPr>
          <w:instrText xml:space="preserve"> PAGEREF _Toc35510375 \h </w:instrText>
        </w:r>
        <w:r w:rsidR="00B16C7E">
          <w:rPr>
            <w:noProof/>
            <w:webHidden/>
          </w:rPr>
        </w:r>
        <w:r w:rsidR="00B16C7E">
          <w:rPr>
            <w:noProof/>
            <w:webHidden/>
          </w:rPr>
          <w:fldChar w:fldCharType="separate"/>
        </w:r>
        <w:r w:rsidR="00B16C7E">
          <w:rPr>
            <w:noProof/>
            <w:webHidden/>
          </w:rPr>
          <w:t>14</w:t>
        </w:r>
        <w:r w:rsidR="00B16C7E">
          <w:rPr>
            <w:noProof/>
            <w:webHidden/>
          </w:rPr>
          <w:fldChar w:fldCharType="end"/>
        </w:r>
      </w:hyperlink>
    </w:p>
    <w:p w14:paraId="5636B2FA" w14:textId="189F51BB" w:rsidR="00B16C7E" w:rsidRDefault="008920EB">
      <w:pPr>
        <w:pStyle w:val="afd"/>
        <w:tabs>
          <w:tab w:val="right" w:leader="dot" w:pos="8296"/>
        </w:tabs>
        <w:ind w:left="840" w:hanging="420"/>
        <w:rPr>
          <w:noProof/>
        </w:rPr>
      </w:pPr>
      <w:hyperlink w:anchor="_Toc35510376" w:history="1">
        <w:r w:rsidR="00B16C7E" w:rsidRPr="0013460C">
          <w:rPr>
            <w:rStyle w:val="ab"/>
            <w:noProof/>
          </w:rPr>
          <w:t>表格</w:t>
        </w:r>
        <w:r w:rsidR="00B16C7E" w:rsidRPr="0013460C">
          <w:rPr>
            <w:rStyle w:val="ab"/>
            <w:noProof/>
          </w:rPr>
          <w:t xml:space="preserve"> 2</w:t>
        </w:r>
        <w:r w:rsidR="00B16C7E" w:rsidRPr="0013460C">
          <w:rPr>
            <w:rStyle w:val="ab"/>
            <w:noProof/>
          </w:rPr>
          <w:t>设置</w:t>
        </w:r>
        <w:r w:rsidR="00B16C7E" w:rsidRPr="0013460C">
          <w:rPr>
            <w:rStyle w:val="ab"/>
            <w:noProof/>
          </w:rPr>
          <w:t xml:space="preserve"> LDPC lifting size</w:t>
        </w:r>
        <w:r w:rsidR="00B16C7E">
          <w:rPr>
            <w:noProof/>
            <w:webHidden/>
          </w:rPr>
          <w:tab/>
        </w:r>
        <w:r w:rsidR="00B16C7E">
          <w:rPr>
            <w:noProof/>
            <w:webHidden/>
          </w:rPr>
          <w:fldChar w:fldCharType="begin"/>
        </w:r>
        <w:r w:rsidR="00B16C7E">
          <w:rPr>
            <w:noProof/>
            <w:webHidden/>
          </w:rPr>
          <w:instrText xml:space="preserve"> PAGEREF _Toc35510376 \h </w:instrText>
        </w:r>
        <w:r w:rsidR="00B16C7E">
          <w:rPr>
            <w:noProof/>
            <w:webHidden/>
          </w:rPr>
        </w:r>
        <w:r w:rsidR="00B16C7E">
          <w:rPr>
            <w:noProof/>
            <w:webHidden/>
          </w:rPr>
          <w:fldChar w:fldCharType="separate"/>
        </w:r>
        <w:r w:rsidR="00B16C7E">
          <w:rPr>
            <w:noProof/>
            <w:webHidden/>
          </w:rPr>
          <w:t>16</w:t>
        </w:r>
        <w:r w:rsidR="00B16C7E">
          <w:rPr>
            <w:noProof/>
            <w:webHidden/>
          </w:rPr>
          <w:fldChar w:fldCharType="end"/>
        </w:r>
      </w:hyperlink>
    </w:p>
    <w:p w14:paraId="0B7CF3FF" w14:textId="21844B62" w:rsidR="00B16C7E" w:rsidRDefault="008920EB">
      <w:pPr>
        <w:pStyle w:val="afd"/>
        <w:tabs>
          <w:tab w:val="right" w:leader="dot" w:pos="8296"/>
        </w:tabs>
        <w:ind w:left="840" w:hanging="420"/>
        <w:rPr>
          <w:noProof/>
        </w:rPr>
      </w:pPr>
      <w:hyperlink w:anchor="_Toc35510377" w:history="1">
        <w:r w:rsidR="00B16C7E" w:rsidRPr="0013460C">
          <w:rPr>
            <w:rStyle w:val="ab"/>
            <w:noProof/>
          </w:rPr>
          <w:t>表格</w:t>
        </w:r>
        <w:r w:rsidR="00B16C7E" w:rsidRPr="0013460C">
          <w:rPr>
            <w:rStyle w:val="ab"/>
            <w:noProof/>
          </w:rPr>
          <w:t xml:space="preserve"> 3RS </w:t>
        </w:r>
        <w:r w:rsidR="00B16C7E" w:rsidRPr="0013460C">
          <w:rPr>
            <w:rStyle w:val="ab"/>
            <w:noProof/>
          </w:rPr>
          <w:t>编码</w:t>
        </w:r>
        <w:r w:rsidR="00B16C7E" w:rsidRPr="0013460C">
          <w:rPr>
            <w:rStyle w:val="ab"/>
            <w:noProof/>
          </w:rPr>
          <w:t>IP</w:t>
        </w:r>
        <w:r w:rsidR="00B16C7E" w:rsidRPr="0013460C">
          <w:rPr>
            <w:rStyle w:val="ab"/>
            <w:noProof/>
          </w:rPr>
          <w:t>管脚描述</w:t>
        </w:r>
        <w:r w:rsidR="00B16C7E">
          <w:rPr>
            <w:noProof/>
            <w:webHidden/>
          </w:rPr>
          <w:tab/>
        </w:r>
        <w:r w:rsidR="00B16C7E">
          <w:rPr>
            <w:noProof/>
            <w:webHidden/>
          </w:rPr>
          <w:fldChar w:fldCharType="begin"/>
        </w:r>
        <w:r w:rsidR="00B16C7E">
          <w:rPr>
            <w:noProof/>
            <w:webHidden/>
          </w:rPr>
          <w:instrText xml:space="preserve"> PAGEREF _Toc35510377 \h </w:instrText>
        </w:r>
        <w:r w:rsidR="00B16C7E">
          <w:rPr>
            <w:noProof/>
            <w:webHidden/>
          </w:rPr>
        </w:r>
        <w:r w:rsidR="00B16C7E">
          <w:rPr>
            <w:noProof/>
            <w:webHidden/>
          </w:rPr>
          <w:fldChar w:fldCharType="separate"/>
        </w:r>
        <w:r w:rsidR="00B16C7E">
          <w:rPr>
            <w:noProof/>
            <w:webHidden/>
          </w:rPr>
          <w:t>23</w:t>
        </w:r>
        <w:r w:rsidR="00B16C7E">
          <w:rPr>
            <w:noProof/>
            <w:webHidden/>
          </w:rPr>
          <w:fldChar w:fldCharType="end"/>
        </w:r>
      </w:hyperlink>
    </w:p>
    <w:p w14:paraId="53A92293" w14:textId="7DE5F695" w:rsidR="00B16C7E" w:rsidRDefault="008920EB">
      <w:pPr>
        <w:pStyle w:val="afd"/>
        <w:tabs>
          <w:tab w:val="right" w:leader="dot" w:pos="8296"/>
        </w:tabs>
        <w:ind w:left="840" w:hanging="420"/>
        <w:rPr>
          <w:noProof/>
        </w:rPr>
      </w:pPr>
      <w:hyperlink w:anchor="_Toc35510378" w:history="1">
        <w:r w:rsidR="00B16C7E" w:rsidRPr="0013460C">
          <w:rPr>
            <w:rStyle w:val="ab"/>
            <w:noProof/>
          </w:rPr>
          <w:t>表格</w:t>
        </w:r>
        <w:r w:rsidR="00B16C7E" w:rsidRPr="0013460C">
          <w:rPr>
            <w:rStyle w:val="ab"/>
            <w:noProof/>
          </w:rPr>
          <w:t xml:space="preserve"> 4RS</w:t>
        </w:r>
        <w:r w:rsidR="00B16C7E" w:rsidRPr="0013460C">
          <w:rPr>
            <w:rStyle w:val="ab"/>
            <w:noProof/>
          </w:rPr>
          <w:t>译码</w:t>
        </w:r>
        <w:r w:rsidR="00B16C7E" w:rsidRPr="0013460C">
          <w:rPr>
            <w:rStyle w:val="ab"/>
            <w:noProof/>
          </w:rPr>
          <w:t>IP</w:t>
        </w:r>
        <w:r w:rsidR="00B16C7E" w:rsidRPr="0013460C">
          <w:rPr>
            <w:rStyle w:val="ab"/>
            <w:noProof/>
          </w:rPr>
          <w:t>管脚描述</w:t>
        </w:r>
        <w:r w:rsidR="00B16C7E">
          <w:rPr>
            <w:noProof/>
            <w:webHidden/>
          </w:rPr>
          <w:tab/>
        </w:r>
        <w:r w:rsidR="00B16C7E">
          <w:rPr>
            <w:noProof/>
            <w:webHidden/>
          </w:rPr>
          <w:fldChar w:fldCharType="begin"/>
        </w:r>
        <w:r w:rsidR="00B16C7E">
          <w:rPr>
            <w:noProof/>
            <w:webHidden/>
          </w:rPr>
          <w:instrText xml:space="preserve"> PAGEREF _Toc35510378 \h </w:instrText>
        </w:r>
        <w:r w:rsidR="00B16C7E">
          <w:rPr>
            <w:noProof/>
            <w:webHidden/>
          </w:rPr>
        </w:r>
        <w:r w:rsidR="00B16C7E">
          <w:rPr>
            <w:noProof/>
            <w:webHidden/>
          </w:rPr>
          <w:fldChar w:fldCharType="separate"/>
        </w:r>
        <w:r w:rsidR="00B16C7E">
          <w:rPr>
            <w:noProof/>
            <w:webHidden/>
          </w:rPr>
          <w:t>26</w:t>
        </w:r>
        <w:r w:rsidR="00B16C7E">
          <w:rPr>
            <w:noProof/>
            <w:webHidden/>
          </w:rPr>
          <w:fldChar w:fldCharType="end"/>
        </w:r>
      </w:hyperlink>
    </w:p>
    <w:p w14:paraId="1AA0504C" w14:textId="6D207E2E" w:rsidR="00B16C7E" w:rsidRDefault="008920EB">
      <w:pPr>
        <w:pStyle w:val="afd"/>
        <w:tabs>
          <w:tab w:val="right" w:leader="dot" w:pos="8296"/>
        </w:tabs>
        <w:ind w:left="840" w:hanging="420"/>
        <w:rPr>
          <w:noProof/>
        </w:rPr>
      </w:pPr>
      <w:hyperlink w:anchor="_Toc35510379" w:history="1">
        <w:r w:rsidR="00B16C7E" w:rsidRPr="0013460C">
          <w:rPr>
            <w:rStyle w:val="ab"/>
            <w:noProof/>
          </w:rPr>
          <w:t>表格</w:t>
        </w:r>
        <w:r w:rsidR="00B16C7E" w:rsidRPr="0013460C">
          <w:rPr>
            <w:rStyle w:val="ab"/>
            <w:noProof/>
          </w:rPr>
          <w:t xml:space="preserve"> 5</w:t>
        </w:r>
        <w:r w:rsidR="00B16C7E" w:rsidRPr="0013460C">
          <w:rPr>
            <w:rStyle w:val="ab"/>
            <w:noProof/>
          </w:rPr>
          <w:t>交织解交织管脚描述</w:t>
        </w:r>
        <w:r w:rsidR="00B16C7E">
          <w:rPr>
            <w:noProof/>
            <w:webHidden/>
          </w:rPr>
          <w:tab/>
        </w:r>
        <w:r w:rsidR="00B16C7E">
          <w:rPr>
            <w:noProof/>
            <w:webHidden/>
          </w:rPr>
          <w:fldChar w:fldCharType="begin"/>
        </w:r>
        <w:r w:rsidR="00B16C7E">
          <w:rPr>
            <w:noProof/>
            <w:webHidden/>
          </w:rPr>
          <w:instrText xml:space="preserve"> PAGEREF _Toc35510379 \h </w:instrText>
        </w:r>
        <w:r w:rsidR="00B16C7E">
          <w:rPr>
            <w:noProof/>
            <w:webHidden/>
          </w:rPr>
        </w:r>
        <w:r w:rsidR="00B16C7E">
          <w:rPr>
            <w:noProof/>
            <w:webHidden/>
          </w:rPr>
          <w:fldChar w:fldCharType="separate"/>
        </w:r>
        <w:r w:rsidR="00B16C7E">
          <w:rPr>
            <w:noProof/>
            <w:webHidden/>
          </w:rPr>
          <w:t>33</w:t>
        </w:r>
        <w:r w:rsidR="00B16C7E">
          <w:rPr>
            <w:noProof/>
            <w:webHidden/>
          </w:rPr>
          <w:fldChar w:fldCharType="end"/>
        </w:r>
      </w:hyperlink>
    </w:p>
    <w:p w14:paraId="133546DC" w14:textId="58378AD5" w:rsidR="00B16C7E" w:rsidRDefault="008920EB">
      <w:pPr>
        <w:pStyle w:val="afd"/>
        <w:tabs>
          <w:tab w:val="right" w:leader="dot" w:pos="8296"/>
        </w:tabs>
        <w:ind w:left="840" w:hanging="420"/>
        <w:rPr>
          <w:noProof/>
        </w:rPr>
      </w:pPr>
      <w:hyperlink w:anchor="_Toc35510380" w:history="1">
        <w:r w:rsidR="00B16C7E" w:rsidRPr="0013460C">
          <w:rPr>
            <w:rStyle w:val="ab"/>
            <w:noProof/>
          </w:rPr>
          <w:t>表格</w:t>
        </w:r>
        <w:r w:rsidR="00B16C7E" w:rsidRPr="0013460C">
          <w:rPr>
            <w:rStyle w:val="ab"/>
            <w:noProof/>
          </w:rPr>
          <w:t xml:space="preserve"> 864QAM</w:t>
        </w:r>
        <w:r w:rsidR="00B16C7E" w:rsidRPr="0013460C">
          <w:rPr>
            <w:rStyle w:val="ab"/>
            <w:noProof/>
          </w:rPr>
          <w:t>输入比特</w:t>
        </w:r>
        <w:r w:rsidR="00B16C7E" w:rsidRPr="0013460C">
          <w:rPr>
            <w:rStyle w:val="ab"/>
            <w:noProof/>
          </w:rPr>
          <w:t>IQ</w:t>
        </w:r>
        <w:r w:rsidR="00B16C7E" w:rsidRPr="0013460C">
          <w:rPr>
            <w:rStyle w:val="ab"/>
            <w:noProof/>
          </w:rPr>
          <w:t>对应关系</w:t>
        </w:r>
        <w:r w:rsidR="00B16C7E">
          <w:rPr>
            <w:noProof/>
            <w:webHidden/>
          </w:rPr>
          <w:tab/>
        </w:r>
        <w:r w:rsidR="00B16C7E">
          <w:rPr>
            <w:noProof/>
            <w:webHidden/>
          </w:rPr>
          <w:fldChar w:fldCharType="begin"/>
        </w:r>
        <w:r w:rsidR="00B16C7E">
          <w:rPr>
            <w:noProof/>
            <w:webHidden/>
          </w:rPr>
          <w:instrText xml:space="preserve"> PAGEREF _Toc35510380 \h </w:instrText>
        </w:r>
        <w:r w:rsidR="00B16C7E">
          <w:rPr>
            <w:noProof/>
            <w:webHidden/>
          </w:rPr>
        </w:r>
        <w:r w:rsidR="00B16C7E">
          <w:rPr>
            <w:noProof/>
            <w:webHidden/>
          </w:rPr>
          <w:fldChar w:fldCharType="separate"/>
        </w:r>
        <w:r w:rsidR="00B16C7E">
          <w:rPr>
            <w:noProof/>
            <w:webHidden/>
          </w:rPr>
          <w:t>40</w:t>
        </w:r>
        <w:r w:rsidR="00B16C7E">
          <w:rPr>
            <w:noProof/>
            <w:webHidden/>
          </w:rPr>
          <w:fldChar w:fldCharType="end"/>
        </w:r>
      </w:hyperlink>
    </w:p>
    <w:p w14:paraId="7DEC11D4" w14:textId="0CD17C7F" w:rsidR="00B16C7E" w:rsidRDefault="008920EB">
      <w:pPr>
        <w:pStyle w:val="afd"/>
        <w:tabs>
          <w:tab w:val="right" w:leader="dot" w:pos="8296"/>
        </w:tabs>
        <w:ind w:left="840" w:hanging="420"/>
        <w:rPr>
          <w:noProof/>
        </w:rPr>
      </w:pPr>
      <w:hyperlink w:anchor="_Toc35510381" w:history="1">
        <w:r w:rsidR="00B16C7E" w:rsidRPr="0013460C">
          <w:rPr>
            <w:rStyle w:val="ab"/>
            <w:noProof/>
          </w:rPr>
          <w:t>表格</w:t>
        </w:r>
        <w:r w:rsidR="00B16C7E" w:rsidRPr="0013460C">
          <w:rPr>
            <w:rStyle w:val="ab"/>
            <w:noProof/>
          </w:rPr>
          <w:t xml:space="preserve"> 11</w:t>
        </w:r>
        <w:r w:rsidR="00B16C7E" w:rsidRPr="0013460C">
          <w:rPr>
            <w:rStyle w:val="ab"/>
            <w:noProof/>
          </w:rPr>
          <w:t>判决阈值及其表示</w:t>
        </w:r>
        <w:r w:rsidR="00B16C7E">
          <w:rPr>
            <w:noProof/>
            <w:webHidden/>
          </w:rPr>
          <w:tab/>
        </w:r>
        <w:r w:rsidR="00B16C7E">
          <w:rPr>
            <w:noProof/>
            <w:webHidden/>
          </w:rPr>
          <w:fldChar w:fldCharType="begin"/>
        </w:r>
        <w:r w:rsidR="00B16C7E">
          <w:rPr>
            <w:noProof/>
            <w:webHidden/>
          </w:rPr>
          <w:instrText xml:space="preserve"> PAGEREF _Toc35510381 \h </w:instrText>
        </w:r>
        <w:r w:rsidR="00B16C7E">
          <w:rPr>
            <w:noProof/>
            <w:webHidden/>
          </w:rPr>
        </w:r>
        <w:r w:rsidR="00B16C7E">
          <w:rPr>
            <w:noProof/>
            <w:webHidden/>
          </w:rPr>
          <w:fldChar w:fldCharType="separate"/>
        </w:r>
        <w:r w:rsidR="00B16C7E">
          <w:rPr>
            <w:noProof/>
            <w:webHidden/>
          </w:rPr>
          <w:t>43</w:t>
        </w:r>
        <w:r w:rsidR="00B16C7E">
          <w:rPr>
            <w:noProof/>
            <w:webHidden/>
          </w:rPr>
          <w:fldChar w:fldCharType="end"/>
        </w:r>
      </w:hyperlink>
    </w:p>
    <w:p w14:paraId="6474DCC9" w14:textId="51202B16" w:rsidR="00B16C7E" w:rsidRDefault="008920EB">
      <w:pPr>
        <w:pStyle w:val="afd"/>
        <w:tabs>
          <w:tab w:val="right" w:leader="dot" w:pos="8296"/>
        </w:tabs>
        <w:ind w:left="840" w:hanging="420"/>
        <w:rPr>
          <w:noProof/>
        </w:rPr>
      </w:pPr>
      <w:hyperlink w:anchor="_Toc35510382" w:history="1">
        <w:r w:rsidR="00B16C7E" w:rsidRPr="0013460C">
          <w:rPr>
            <w:rStyle w:val="ab"/>
            <w:noProof/>
          </w:rPr>
          <w:t>表格</w:t>
        </w:r>
        <w:r w:rsidR="00B16C7E" w:rsidRPr="0013460C">
          <w:rPr>
            <w:rStyle w:val="ab"/>
            <w:noProof/>
          </w:rPr>
          <w:t xml:space="preserve"> 13FIR compiler IP</w:t>
        </w:r>
        <w:r w:rsidR="00B16C7E" w:rsidRPr="0013460C">
          <w:rPr>
            <w:rStyle w:val="ab"/>
            <w:noProof/>
          </w:rPr>
          <w:t>管脚描述</w:t>
        </w:r>
        <w:r w:rsidR="00B16C7E">
          <w:rPr>
            <w:noProof/>
            <w:webHidden/>
          </w:rPr>
          <w:tab/>
        </w:r>
        <w:r w:rsidR="00B16C7E">
          <w:rPr>
            <w:noProof/>
            <w:webHidden/>
          </w:rPr>
          <w:fldChar w:fldCharType="begin"/>
        </w:r>
        <w:r w:rsidR="00B16C7E">
          <w:rPr>
            <w:noProof/>
            <w:webHidden/>
          </w:rPr>
          <w:instrText xml:space="preserve"> PAGEREF _Toc35510382 \h </w:instrText>
        </w:r>
        <w:r w:rsidR="00B16C7E">
          <w:rPr>
            <w:noProof/>
            <w:webHidden/>
          </w:rPr>
        </w:r>
        <w:r w:rsidR="00B16C7E">
          <w:rPr>
            <w:noProof/>
            <w:webHidden/>
          </w:rPr>
          <w:fldChar w:fldCharType="separate"/>
        </w:r>
        <w:r w:rsidR="00B16C7E">
          <w:rPr>
            <w:noProof/>
            <w:webHidden/>
          </w:rPr>
          <w:t>45</w:t>
        </w:r>
        <w:r w:rsidR="00B16C7E">
          <w:rPr>
            <w:noProof/>
            <w:webHidden/>
          </w:rPr>
          <w:fldChar w:fldCharType="end"/>
        </w:r>
      </w:hyperlink>
    </w:p>
    <w:p w14:paraId="72470513" w14:textId="5EB97249" w:rsidR="00B16C7E" w:rsidRDefault="008920EB">
      <w:pPr>
        <w:pStyle w:val="afd"/>
        <w:tabs>
          <w:tab w:val="right" w:leader="dot" w:pos="8296"/>
        </w:tabs>
        <w:ind w:left="840" w:hanging="420"/>
        <w:rPr>
          <w:noProof/>
        </w:rPr>
      </w:pPr>
      <w:hyperlink w:anchor="_Toc35510383" w:history="1">
        <w:r w:rsidR="00B16C7E" w:rsidRPr="0013460C">
          <w:rPr>
            <w:rStyle w:val="ab"/>
            <w:noProof/>
          </w:rPr>
          <w:t>表格</w:t>
        </w:r>
        <w:r w:rsidR="00B16C7E" w:rsidRPr="0013460C">
          <w:rPr>
            <w:rStyle w:val="ab"/>
            <w:noProof/>
          </w:rPr>
          <w:t xml:space="preserve"> 14DDS IP</w:t>
        </w:r>
        <w:r w:rsidR="00B16C7E" w:rsidRPr="0013460C">
          <w:rPr>
            <w:rStyle w:val="ab"/>
            <w:noProof/>
          </w:rPr>
          <w:t>管脚描述</w:t>
        </w:r>
        <w:r w:rsidR="00B16C7E">
          <w:rPr>
            <w:noProof/>
            <w:webHidden/>
          </w:rPr>
          <w:tab/>
        </w:r>
        <w:r w:rsidR="00B16C7E">
          <w:rPr>
            <w:noProof/>
            <w:webHidden/>
          </w:rPr>
          <w:fldChar w:fldCharType="begin"/>
        </w:r>
        <w:r w:rsidR="00B16C7E">
          <w:rPr>
            <w:noProof/>
            <w:webHidden/>
          </w:rPr>
          <w:instrText xml:space="preserve"> PAGEREF _Toc35510383 \h </w:instrText>
        </w:r>
        <w:r w:rsidR="00B16C7E">
          <w:rPr>
            <w:noProof/>
            <w:webHidden/>
          </w:rPr>
        </w:r>
        <w:r w:rsidR="00B16C7E">
          <w:rPr>
            <w:noProof/>
            <w:webHidden/>
          </w:rPr>
          <w:fldChar w:fldCharType="separate"/>
        </w:r>
        <w:r w:rsidR="00B16C7E">
          <w:rPr>
            <w:noProof/>
            <w:webHidden/>
          </w:rPr>
          <w:t>53</w:t>
        </w:r>
        <w:r w:rsidR="00B16C7E">
          <w:rPr>
            <w:noProof/>
            <w:webHidden/>
          </w:rPr>
          <w:fldChar w:fldCharType="end"/>
        </w:r>
      </w:hyperlink>
    </w:p>
    <w:p w14:paraId="2EA98A2E" w14:textId="299AA5FC" w:rsidR="00265A9B" w:rsidRDefault="0081569F" w:rsidP="0012455F">
      <w:pPr>
        <w:widowControl/>
        <w:spacing w:after="240" w:line="390" w:lineRule="atLeast"/>
        <w:jc w:val="left"/>
        <w:rPr>
          <w:rFonts w:ascii="&amp;quot" w:eastAsia="宋体" w:hAnsi="&amp;quot" w:cs="宋体" w:hint="eastAsia"/>
          <w:color w:val="4D4D4D"/>
          <w:kern w:val="0"/>
          <w:sz w:val="24"/>
          <w:szCs w:val="24"/>
        </w:rPr>
      </w:pPr>
      <w:r>
        <w:rPr>
          <w:rFonts w:ascii="&amp;quot" w:eastAsia="宋体" w:hAnsi="&amp;quot" w:cs="宋体" w:hint="eastAsia"/>
          <w:color w:val="4D4D4D"/>
          <w:kern w:val="0"/>
          <w:sz w:val="24"/>
          <w:szCs w:val="24"/>
        </w:rPr>
        <w:fldChar w:fldCharType="end"/>
      </w:r>
    </w:p>
    <w:p w14:paraId="3926C3B4" w14:textId="77777777" w:rsidR="00095A57" w:rsidRPr="00265A9B" w:rsidRDefault="00265A9B">
      <w:pPr>
        <w:widowControl/>
        <w:jc w:val="left"/>
        <w:rPr>
          <w:rFonts w:ascii="&amp;quot" w:eastAsia="宋体" w:hAnsi="&amp;quot" w:cs="宋体" w:hint="eastAsia"/>
          <w:color w:val="4D4D4D"/>
          <w:kern w:val="0"/>
          <w:sz w:val="24"/>
          <w:szCs w:val="24"/>
        </w:rPr>
      </w:pPr>
      <w:r>
        <w:rPr>
          <w:rFonts w:ascii="&amp;quot" w:eastAsia="宋体" w:hAnsi="&amp;quot" w:cs="宋体" w:hint="eastAsia"/>
          <w:color w:val="4D4D4D"/>
          <w:kern w:val="0"/>
          <w:sz w:val="24"/>
          <w:szCs w:val="24"/>
        </w:rPr>
        <w:br w:type="page"/>
      </w:r>
    </w:p>
    <w:p w14:paraId="1F2EA4B0" w14:textId="6C713631" w:rsidR="00095A57" w:rsidRDefault="00862EE6" w:rsidP="00A45160">
      <w:pPr>
        <w:pStyle w:val="1"/>
        <w:numPr>
          <w:ilvl w:val="0"/>
          <w:numId w:val="1"/>
        </w:numPr>
      </w:pPr>
      <w:bookmarkStart w:id="0" w:name="_Toc35510264"/>
      <w:r>
        <w:rPr>
          <w:rFonts w:hint="eastAsia"/>
        </w:rPr>
        <w:lastRenderedPageBreak/>
        <w:t>概述</w:t>
      </w:r>
      <w:bookmarkEnd w:id="0"/>
    </w:p>
    <w:p w14:paraId="4D543FF1" w14:textId="1ED2CA61" w:rsidR="00541260" w:rsidRPr="00541260" w:rsidRDefault="00541260" w:rsidP="00A45160">
      <w:pPr>
        <w:pStyle w:val="2"/>
        <w:numPr>
          <w:ilvl w:val="1"/>
          <w:numId w:val="1"/>
        </w:numPr>
      </w:pPr>
      <w:bookmarkStart w:id="1" w:name="_Toc35510265"/>
      <w:r>
        <w:rPr>
          <w:rFonts w:hint="eastAsia"/>
        </w:rPr>
        <w:t>整体功能</w:t>
      </w:r>
      <w:bookmarkEnd w:id="1"/>
    </w:p>
    <w:p w14:paraId="0DD0284B" w14:textId="77777777" w:rsidR="00815E9E" w:rsidRPr="00E564F7" w:rsidRDefault="00815E9E" w:rsidP="00815E9E">
      <w:pPr>
        <w:rPr>
          <w:color w:val="FF0000"/>
        </w:rPr>
      </w:pPr>
      <w:r w:rsidRPr="00E564F7">
        <w:rPr>
          <w:rFonts w:hint="eastAsia"/>
          <w:color w:val="FF0000"/>
        </w:rPr>
        <w:t>TPU</w:t>
      </w:r>
      <w:r w:rsidRPr="00E564F7">
        <w:rPr>
          <w:rFonts w:hint="eastAsia"/>
          <w:color w:val="FF0000"/>
        </w:rPr>
        <w:t>基带处理板核心基带处理器件为</w:t>
      </w:r>
      <w:r w:rsidRPr="00E564F7">
        <w:rPr>
          <w:rFonts w:hint="eastAsia"/>
          <w:color w:val="FF0000"/>
        </w:rPr>
        <w:t>FPGA</w:t>
      </w:r>
      <w:r w:rsidRPr="00E564F7">
        <w:rPr>
          <w:rFonts w:hint="eastAsia"/>
          <w:color w:val="FF0000"/>
        </w:rPr>
        <w:t>，其实现功能框图如下：</w:t>
      </w:r>
    </w:p>
    <w:p w14:paraId="05A677C0" w14:textId="452AA6D2" w:rsidR="00706835" w:rsidRDefault="007126B0" w:rsidP="00A129E7">
      <w:r>
        <w:object w:dxaOrig="17880" w:dyaOrig="4350" w14:anchorId="4839E3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00.5pt" o:ole="">
            <v:imagedata r:id="rId8" o:title=""/>
          </v:shape>
          <o:OLEObject Type="Embed" ProgID="Visio.Drawing.15" ShapeID="_x0000_i1025" DrawAspect="Content" ObjectID="_1669465366" r:id="rId9"/>
        </w:object>
      </w:r>
    </w:p>
    <w:p w14:paraId="5E4CC48F" w14:textId="71E61F78" w:rsidR="000E7E9B" w:rsidRPr="00E564F7" w:rsidRDefault="000B7E45" w:rsidP="000B7E45">
      <w:pPr>
        <w:pStyle w:val="af7"/>
        <w:jc w:val="center"/>
        <w:rPr>
          <w:color w:val="FF0000"/>
        </w:rPr>
      </w:pPr>
      <w:bookmarkStart w:id="2" w:name="_Ref27139874"/>
      <w:bookmarkStart w:id="3" w:name="_Ref27139866"/>
      <w:bookmarkStart w:id="4" w:name="_Toc35510327"/>
      <w:r w:rsidRPr="00E564F7">
        <w:rPr>
          <w:rFonts w:hint="eastAsia"/>
          <w:color w:val="FF0000"/>
        </w:rPr>
        <w:t>图表</w:t>
      </w:r>
      <w:r w:rsidRPr="00E564F7">
        <w:rPr>
          <w:rFonts w:hint="eastAsia"/>
          <w:color w:val="FF0000"/>
        </w:rPr>
        <w:t xml:space="preserve"> </w:t>
      </w:r>
      <w:r w:rsidR="0081569F" w:rsidRPr="00E564F7">
        <w:rPr>
          <w:color w:val="FF0000"/>
        </w:rPr>
        <w:fldChar w:fldCharType="begin"/>
      </w:r>
      <w:r w:rsidRPr="00E564F7">
        <w:rPr>
          <w:color w:val="FF0000"/>
        </w:rPr>
        <w:instrText xml:space="preserve"> </w:instrText>
      </w:r>
      <w:r w:rsidRPr="00E564F7">
        <w:rPr>
          <w:rFonts w:hint="eastAsia"/>
          <w:color w:val="FF0000"/>
        </w:rPr>
        <w:instrText xml:space="preserve">SEQ </w:instrText>
      </w:r>
      <w:r w:rsidRPr="00E564F7">
        <w:rPr>
          <w:rFonts w:hint="eastAsia"/>
          <w:color w:val="FF0000"/>
        </w:rPr>
        <w:instrText>图表</w:instrText>
      </w:r>
      <w:r w:rsidRPr="00E564F7">
        <w:rPr>
          <w:rFonts w:hint="eastAsia"/>
          <w:color w:val="FF0000"/>
        </w:rPr>
        <w:instrText xml:space="preserve"> \* ARABIC</w:instrText>
      </w:r>
      <w:r w:rsidRPr="00E564F7">
        <w:rPr>
          <w:color w:val="FF0000"/>
        </w:rPr>
        <w:instrText xml:space="preserve"> </w:instrText>
      </w:r>
      <w:r w:rsidR="0081569F" w:rsidRPr="00E564F7">
        <w:rPr>
          <w:color w:val="FF0000"/>
        </w:rPr>
        <w:fldChar w:fldCharType="separate"/>
      </w:r>
      <w:r w:rsidR="001F572E" w:rsidRPr="00E564F7">
        <w:rPr>
          <w:noProof/>
          <w:color w:val="FF0000"/>
        </w:rPr>
        <w:t>1</w:t>
      </w:r>
      <w:r w:rsidR="0081569F" w:rsidRPr="00E564F7">
        <w:rPr>
          <w:color w:val="FF0000"/>
        </w:rPr>
        <w:fldChar w:fldCharType="end"/>
      </w:r>
      <w:bookmarkEnd w:id="2"/>
      <w:r w:rsidRPr="00E564F7">
        <w:rPr>
          <w:rFonts w:hint="eastAsia"/>
          <w:color w:val="FF0000"/>
        </w:rPr>
        <w:t>回传方案基带整体功能框图</w:t>
      </w:r>
      <w:bookmarkEnd w:id="3"/>
      <w:bookmarkEnd w:id="4"/>
    </w:p>
    <w:p w14:paraId="421D8A8D" w14:textId="20998030" w:rsidR="00815E9E" w:rsidRPr="00E564F7" w:rsidRDefault="00163B21" w:rsidP="00865A6C">
      <w:pPr>
        <w:rPr>
          <w:color w:val="FF0000"/>
        </w:rPr>
      </w:pPr>
      <w:del w:id="5" w:author="曹 会扬" w:date="2019-12-07T17:35:00Z">
        <w:r w:rsidRPr="00E564F7" w:rsidDel="00E72482">
          <w:rPr>
            <w:color w:val="FF0000"/>
          </w:rPr>
          <w:object w:dxaOrig="18053" w:dyaOrig="4303" w14:anchorId="613D4372">
            <v:shape id="_x0000_i1026" type="#_x0000_t75" style="width:427.9pt;height:116.25pt" o:ole="">
              <v:imagedata r:id="rId10" o:title=""/>
            </v:shape>
            <o:OLEObject Type="Embed" ProgID="Visio.Drawing.11" ShapeID="_x0000_i1026" DrawAspect="Content" ObjectID="_1669465367" r:id="rId11"/>
          </w:object>
        </w:r>
      </w:del>
      <w:ins w:id="6" w:author="xbany" w:date="2019-12-07T15:50:00Z">
        <w:r w:rsidR="00791D60" w:rsidRPr="00E564F7">
          <w:rPr>
            <w:rFonts w:hint="eastAsia"/>
            <w:color w:val="FF0000"/>
          </w:rPr>
          <w:t>大回环：</w:t>
        </w:r>
        <w:r w:rsidR="00791D60" w:rsidRPr="00E564F7">
          <w:rPr>
            <w:rFonts w:hint="eastAsia"/>
            <w:color w:val="FF0000"/>
          </w:rPr>
          <w:t>C</w:t>
        </w:r>
      </w:ins>
      <w:ins w:id="7" w:author="xbany" w:date="2019-12-07T15:51:00Z">
        <w:r w:rsidR="00791D60" w:rsidRPr="00E564F7">
          <w:rPr>
            <w:rFonts w:hint="eastAsia"/>
            <w:color w:val="FF0000"/>
          </w:rPr>
          <w:t>XU</w:t>
        </w:r>
      </w:ins>
      <w:r w:rsidR="00332AE0" w:rsidRPr="00E564F7">
        <w:rPr>
          <w:rFonts w:hint="eastAsia"/>
          <w:color w:val="FF0000"/>
        </w:rPr>
        <w:t>(</w:t>
      </w:r>
      <w:r w:rsidR="00332AE0" w:rsidRPr="00E564F7">
        <w:rPr>
          <w:rFonts w:ascii="Arial" w:hAnsi="Arial" w:cs="Arial"/>
          <w:color w:val="FF0000"/>
          <w:sz w:val="20"/>
          <w:szCs w:val="20"/>
          <w:shd w:val="clear" w:color="auto" w:fill="FFFFFF"/>
        </w:rPr>
        <w:t>Configuration Switch Unit,</w:t>
      </w:r>
      <w:r w:rsidR="00332AE0" w:rsidRPr="00E564F7">
        <w:rPr>
          <w:rFonts w:ascii="Arial" w:hAnsi="Arial" w:cs="Arial"/>
          <w:color w:val="FF0000"/>
          <w:sz w:val="20"/>
          <w:szCs w:val="20"/>
          <w:shd w:val="clear" w:color="auto" w:fill="FFFFFF"/>
        </w:rPr>
        <w:t>配置交换单元</w:t>
      </w:r>
      <w:r w:rsidR="00332AE0" w:rsidRPr="00E564F7">
        <w:rPr>
          <w:color w:val="FF0000"/>
        </w:rPr>
        <w:t>)</w:t>
      </w:r>
      <w:ins w:id="8" w:author="xbany" w:date="2019-12-07T15:51:00Z">
        <w:r w:rsidR="00791D60" w:rsidRPr="00E564F7">
          <w:rPr>
            <w:rFonts w:hint="eastAsia"/>
            <w:color w:val="FF0000"/>
          </w:rPr>
          <w:t>、</w:t>
        </w:r>
        <w:r w:rsidR="00791D60" w:rsidRPr="00E564F7">
          <w:rPr>
            <w:rFonts w:hint="eastAsia"/>
            <w:color w:val="FF0000"/>
          </w:rPr>
          <w:t>RFU</w:t>
        </w:r>
      </w:ins>
      <w:r w:rsidR="00332AE0" w:rsidRPr="00E564F7">
        <w:rPr>
          <w:color w:val="FF0000"/>
        </w:rPr>
        <w:t>(</w:t>
      </w:r>
      <w:r w:rsidR="00332AE0" w:rsidRPr="00E564F7">
        <w:rPr>
          <w:rFonts w:ascii="Arial" w:hAnsi="Arial" w:cs="Arial"/>
          <w:color w:val="FF0000"/>
          <w:sz w:val="20"/>
          <w:szCs w:val="20"/>
          <w:shd w:val="clear" w:color="auto" w:fill="FFFFFF"/>
        </w:rPr>
        <w:t>Radio Frequency Unit,</w:t>
      </w:r>
      <w:r w:rsidR="00332AE0" w:rsidRPr="00E564F7">
        <w:rPr>
          <w:rFonts w:ascii="Arial" w:hAnsi="Arial" w:cs="Arial" w:hint="eastAsia"/>
          <w:color w:val="FF0000"/>
          <w:sz w:val="20"/>
          <w:szCs w:val="20"/>
          <w:shd w:val="clear" w:color="auto" w:fill="FFFFFF"/>
        </w:rPr>
        <w:t>无线射频单元</w:t>
      </w:r>
      <w:r w:rsidR="00332AE0" w:rsidRPr="00E564F7">
        <w:rPr>
          <w:color w:val="FF0000"/>
        </w:rPr>
        <w:t>)</w:t>
      </w:r>
      <w:ins w:id="9" w:author="xbany" w:date="2019-12-07T15:51:00Z">
        <w:r w:rsidR="00791D60" w:rsidRPr="00E564F7">
          <w:rPr>
            <w:rFonts w:hint="eastAsia"/>
            <w:color w:val="FF0000"/>
          </w:rPr>
          <w:t>；小回环：</w:t>
        </w:r>
        <w:r w:rsidR="00791D60" w:rsidRPr="00E564F7">
          <w:rPr>
            <w:rFonts w:hint="eastAsia"/>
            <w:color w:val="FF0000"/>
          </w:rPr>
          <w:t>RFU</w:t>
        </w:r>
        <w:r w:rsidR="00791D60" w:rsidRPr="00E564F7">
          <w:rPr>
            <w:rFonts w:hint="eastAsia"/>
            <w:color w:val="FF0000"/>
          </w:rPr>
          <w:t>；</w:t>
        </w:r>
      </w:ins>
    </w:p>
    <w:p w14:paraId="26DFBFB2" w14:textId="6C7B5AE2" w:rsidR="00C3678E" w:rsidRPr="005E5EDD" w:rsidRDefault="007126B0" w:rsidP="00C3678E">
      <w:pPr>
        <w:rPr>
          <w:color w:val="FF0000"/>
        </w:rPr>
      </w:pPr>
      <w:r w:rsidRPr="007126B0">
        <w:rPr>
          <w:rFonts w:hint="eastAsia"/>
          <w:color w:val="FF0000"/>
        </w:rPr>
        <w:t>如回传方案基带整体供能框图所示。</w:t>
      </w:r>
      <w:r w:rsidR="00815E9E" w:rsidRPr="00E564F7">
        <w:rPr>
          <w:rFonts w:hint="eastAsia"/>
          <w:color w:val="FF0000"/>
        </w:rPr>
        <w:t>TPU</w:t>
      </w:r>
      <w:r w:rsidR="00815E9E" w:rsidRPr="00E564F7">
        <w:rPr>
          <w:rFonts w:hint="eastAsia"/>
          <w:color w:val="FF0000"/>
        </w:rPr>
        <w:t>基带处理板的下行功能流程为</w:t>
      </w:r>
      <w:r w:rsidR="00766EA6" w:rsidRPr="00E564F7">
        <w:rPr>
          <w:rFonts w:hint="eastAsia"/>
          <w:color w:val="FF0000"/>
        </w:rPr>
        <w:t>：</w:t>
      </w:r>
      <w:r w:rsidR="00815E9E" w:rsidRPr="00E564F7">
        <w:rPr>
          <w:color w:val="FF0000"/>
        </w:rPr>
        <w:t>FPGA</w:t>
      </w:r>
      <w:r w:rsidR="00815E9E" w:rsidRPr="00E564F7">
        <w:rPr>
          <w:rFonts w:hint="eastAsia"/>
          <w:color w:val="FF0000"/>
        </w:rPr>
        <w:t>通过</w:t>
      </w:r>
      <w:r w:rsidR="00815E9E" w:rsidRPr="00E564F7">
        <w:rPr>
          <w:rFonts w:hint="eastAsia"/>
          <w:color w:val="FF0000"/>
        </w:rPr>
        <w:t>SFP</w:t>
      </w:r>
      <w:r w:rsidR="00815E9E" w:rsidRPr="00E564F7">
        <w:rPr>
          <w:rFonts w:hint="eastAsia"/>
          <w:color w:val="FF0000"/>
        </w:rPr>
        <w:t>光模块接口接收来自</w:t>
      </w:r>
      <w:r w:rsidR="00815E9E" w:rsidRPr="00E564F7">
        <w:rPr>
          <w:rFonts w:hint="eastAsia"/>
          <w:color w:val="FF0000"/>
        </w:rPr>
        <w:t>CCU</w:t>
      </w:r>
      <w:r w:rsidR="00DE3E8E" w:rsidRPr="00E564F7">
        <w:rPr>
          <w:color w:val="FF0000"/>
        </w:rPr>
        <w:t>(</w:t>
      </w:r>
      <w:r w:rsidR="00DE3E8E" w:rsidRPr="00E564F7">
        <w:rPr>
          <w:rFonts w:ascii="Arial" w:hAnsi="Arial" w:cs="Arial"/>
          <w:color w:val="FF0000"/>
          <w:szCs w:val="21"/>
          <w:shd w:val="clear" w:color="auto" w:fill="FFFFFF"/>
        </w:rPr>
        <w:t>Communication Control Unit</w:t>
      </w:r>
      <w:r w:rsidR="00DE3E8E" w:rsidRPr="00E564F7">
        <w:rPr>
          <w:rFonts w:ascii="Arial" w:hAnsi="Arial" w:cs="Arial" w:hint="eastAsia"/>
          <w:color w:val="FF0000"/>
          <w:szCs w:val="21"/>
          <w:shd w:val="clear" w:color="auto" w:fill="FFFFFF"/>
        </w:rPr>
        <w:t>通讯控制单元</w:t>
      </w:r>
      <w:r w:rsidR="00DE3E8E" w:rsidRPr="00E564F7">
        <w:rPr>
          <w:color w:val="FF0000"/>
        </w:rPr>
        <w:t>)</w:t>
      </w:r>
      <w:r w:rsidR="00815E9E" w:rsidRPr="00E564F7">
        <w:rPr>
          <w:rFonts w:hint="eastAsia"/>
          <w:color w:val="FF0000"/>
        </w:rPr>
        <w:t>给出的</w:t>
      </w:r>
      <w:r w:rsidR="00815E9E" w:rsidRPr="00E564F7">
        <w:rPr>
          <w:rFonts w:hint="eastAsia"/>
          <w:color w:val="FF0000"/>
        </w:rPr>
        <w:t>10Gbps</w:t>
      </w:r>
      <w:r w:rsidR="00815E9E" w:rsidRPr="00E564F7">
        <w:rPr>
          <w:rFonts w:hint="eastAsia"/>
          <w:color w:val="FF0000"/>
        </w:rPr>
        <w:t>数据码流，在</w:t>
      </w:r>
      <w:r w:rsidR="00815E9E" w:rsidRPr="00E564F7">
        <w:rPr>
          <w:rFonts w:hint="eastAsia"/>
          <w:color w:val="FF0000"/>
        </w:rPr>
        <w:t>TPU</w:t>
      </w:r>
      <w:r w:rsidR="00815E9E" w:rsidRPr="00E564F7">
        <w:rPr>
          <w:rFonts w:hint="eastAsia"/>
          <w:color w:val="FF0000"/>
        </w:rPr>
        <w:t>基带处理板中以</w:t>
      </w:r>
      <w:r w:rsidR="00815E9E" w:rsidRPr="00E564F7">
        <w:rPr>
          <w:color w:val="FF0000"/>
        </w:rPr>
        <w:t>FPGA</w:t>
      </w:r>
      <w:r w:rsidR="00815E9E" w:rsidRPr="00E564F7">
        <w:rPr>
          <w:rFonts w:hint="eastAsia"/>
          <w:color w:val="FF0000"/>
        </w:rPr>
        <w:t>为主辅以</w:t>
      </w:r>
      <w:r w:rsidR="00815E9E" w:rsidRPr="00E564F7">
        <w:rPr>
          <w:color w:val="FF0000"/>
        </w:rPr>
        <w:t>DAC</w:t>
      </w:r>
      <w:r w:rsidR="007A4952" w:rsidRPr="00E564F7">
        <w:rPr>
          <w:rFonts w:hint="eastAsia"/>
          <w:color w:val="FF0000"/>
        </w:rPr>
        <w:t>为辅</w:t>
      </w:r>
      <w:r w:rsidR="00E564F7" w:rsidRPr="00E564F7">
        <w:rPr>
          <w:rFonts w:hint="eastAsia"/>
          <w:color w:val="FF0000"/>
        </w:rPr>
        <w:t>。</w:t>
      </w:r>
      <w:r w:rsidR="00815E9E" w:rsidRPr="00E564F7">
        <w:rPr>
          <w:rFonts w:hint="eastAsia"/>
          <w:color w:val="FF0000"/>
        </w:rPr>
        <w:t>进行</w:t>
      </w:r>
      <w:r w:rsidR="00815E9E" w:rsidRPr="00E564F7">
        <w:rPr>
          <w:color w:val="FF0000"/>
        </w:rPr>
        <w:t>CRC</w:t>
      </w:r>
      <w:r w:rsidR="00AF4843" w:rsidRPr="00E564F7">
        <w:rPr>
          <w:rFonts w:hint="eastAsia"/>
          <w:color w:val="FF0000"/>
        </w:rPr>
        <w:t>、码块分段</w:t>
      </w:r>
      <w:r w:rsidR="00815E9E" w:rsidRPr="00E564F7">
        <w:rPr>
          <w:rFonts w:hint="eastAsia"/>
          <w:color w:val="FF0000"/>
        </w:rPr>
        <w:t>、</w:t>
      </w:r>
      <w:r w:rsidR="00815E9E" w:rsidRPr="00E564F7">
        <w:rPr>
          <w:color w:val="FF0000"/>
        </w:rPr>
        <w:t>ENCODE</w:t>
      </w:r>
      <w:r w:rsidR="00815E9E" w:rsidRPr="00E564F7">
        <w:rPr>
          <w:rFonts w:hint="eastAsia"/>
          <w:color w:val="FF0000"/>
        </w:rPr>
        <w:t>（</w:t>
      </w:r>
      <w:r w:rsidR="00815E9E" w:rsidRPr="00E564F7">
        <w:rPr>
          <w:color w:val="FF0000"/>
        </w:rPr>
        <w:t>LDPC</w:t>
      </w:r>
      <w:r w:rsidR="00E564F7" w:rsidRPr="00E564F7">
        <w:rPr>
          <w:rFonts w:hint="eastAsia"/>
          <w:color w:val="FF0000"/>
        </w:rPr>
        <w:t>/RS</w:t>
      </w:r>
      <w:r w:rsidR="00815E9E" w:rsidRPr="00E564F7">
        <w:rPr>
          <w:rFonts w:hint="eastAsia"/>
          <w:color w:val="FF0000"/>
        </w:rPr>
        <w:t>）、加扰（防止接收端的同频干扰）、调制、数模转换（</w:t>
      </w:r>
      <w:r w:rsidR="00E564F7" w:rsidRPr="00E564F7">
        <w:rPr>
          <w:rFonts w:hint="eastAsia"/>
          <w:color w:val="FF0000"/>
        </w:rPr>
        <w:t>Radio</w:t>
      </w:r>
      <w:r w:rsidR="00E564F7" w:rsidRPr="00E564F7">
        <w:rPr>
          <w:rFonts w:hint="eastAsia"/>
          <w:color w:val="FF0000"/>
        </w:rPr>
        <w:t>模块中的部分功能</w:t>
      </w:r>
      <w:r w:rsidR="00815E9E" w:rsidRPr="00E564F7">
        <w:rPr>
          <w:rFonts w:hint="eastAsia"/>
          <w:color w:val="FF0000"/>
        </w:rPr>
        <w:t>可</w:t>
      </w:r>
      <w:r w:rsidR="00E564F7" w:rsidRPr="00E564F7">
        <w:rPr>
          <w:rFonts w:hint="eastAsia"/>
          <w:color w:val="FF0000"/>
        </w:rPr>
        <w:t>根据实现的需要分配在</w:t>
      </w:r>
      <w:r w:rsidR="00E564F7" w:rsidRPr="00E564F7">
        <w:rPr>
          <w:color w:val="FF0000"/>
        </w:rPr>
        <w:t>FPGA</w:t>
      </w:r>
      <w:r w:rsidR="00E564F7" w:rsidRPr="00E564F7">
        <w:rPr>
          <w:rFonts w:hint="eastAsia"/>
          <w:color w:val="FF0000"/>
        </w:rPr>
        <w:t>或</w:t>
      </w:r>
      <w:r w:rsidR="00815E9E" w:rsidRPr="00E564F7">
        <w:rPr>
          <w:color w:val="FF0000"/>
        </w:rPr>
        <w:t>DAC</w:t>
      </w:r>
      <w:r w:rsidR="00815E9E" w:rsidRPr="00E564F7">
        <w:rPr>
          <w:rFonts w:hint="eastAsia"/>
          <w:color w:val="FF0000"/>
        </w:rPr>
        <w:t>中实现）等工作得到射频端需求的</w:t>
      </w:r>
      <w:r w:rsidR="00815E9E" w:rsidRPr="00E564F7">
        <w:rPr>
          <w:color w:val="FF0000"/>
        </w:rPr>
        <w:t>I</w:t>
      </w:r>
      <w:r w:rsidR="00815E9E" w:rsidRPr="00E564F7">
        <w:rPr>
          <w:rFonts w:hint="eastAsia"/>
          <w:color w:val="FF0000"/>
        </w:rPr>
        <w:t>/</w:t>
      </w:r>
      <w:r w:rsidR="00815E9E" w:rsidRPr="00E564F7">
        <w:rPr>
          <w:color w:val="FF0000"/>
        </w:rPr>
        <w:t>Q</w:t>
      </w:r>
      <w:r w:rsidR="00815E9E" w:rsidRPr="00E564F7">
        <w:rPr>
          <w:rFonts w:hint="eastAsia"/>
          <w:color w:val="FF0000"/>
        </w:rPr>
        <w:t>两路模拟信号，传给射频端</w:t>
      </w:r>
      <w:r w:rsidR="00815E9E" w:rsidRPr="007126B0">
        <w:rPr>
          <w:rFonts w:hint="eastAsia"/>
          <w:color w:val="FF0000"/>
        </w:rPr>
        <w:t>，上行功能流程为反向处理</w:t>
      </w:r>
      <w:r w:rsidRPr="007126B0">
        <w:rPr>
          <w:rFonts w:hint="eastAsia"/>
          <w:color w:val="FF0000"/>
        </w:rPr>
        <w:t>过程</w:t>
      </w:r>
      <w:r w:rsidR="00815E9E" w:rsidRPr="007126B0">
        <w:rPr>
          <w:rFonts w:hint="eastAsia"/>
          <w:color w:val="FF0000"/>
        </w:rPr>
        <w:t>，</w:t>
      </w:r>
      <w:r w:rsidR="00C32529">
        <w:rPr>
          <w:rFonts w:hint="eastAsia"/>
          <w:color w:val="FF0000"/>
        </w:rPr>
        <w:t>射频端的</w:t>
      </w:r>
      <w:r w:rsidR="00C32529" w:rsidRPr="00E564F7">
        <w:rPr>
          <w:color w:val="FF0000"/>
        </w:rPr>
        <w:t>I</w:t>
      </w:r>
      <w:r w:rsidR="00C32529" w:rsidRPr="00E564F7">
        <w:rPr>
          <w:rFonts w:hint="eastAsia"/>
          <w:color w:val="FF0000"/>
        </w:rPr>
        <w:t>/</w:t>
      </w:r>
      <w:r w:rsidR="00C32529" w:rsidRPr="00E564F7">
        <w:rPr>
          <w:color w:val="FF0000"/>
        </w:rPr>
        <w:t>Q</w:t>
      </w:r>
      <w:r w:rsidR="00C32529" w:rsidRPr="00E564F7">
        <w:rPr>
          <w:rFonts w:hint="eastAsia"/>
          <w:color w:val="FF0000"/>
        </w:rPr>
        <w:t>两路模拟信号</w:t>
      </w:r>
      <w:r w:rsidR="00C32529">
        <w:rPr>
          <w:rFonts w:hint="eastAsia"/>
          <w:color w:val="FF0000"/>
        </w:rPr>
        <w:t>经模数转换（</w:t>
      </w:r>
      <w:r w:rsidR="00C32529" w:rsidRPr="00E564F7">
        <w:rPr>
          <w:rFonts w:hint="eastAsia"/>
          <w:color w:val="FF0000"/>
        </w:rPr>
        <w:t>Radio</w:t>
      </w:r>
      <w:r w:rsidR="00C32529" w:rsidRPr="00E564F7">
        <w:rPr>
          <w:rFonts w:hint="eastAsia"/>
          <w:color w:val="FF0000"/>
        </w:rPr>
        <w:t>模块中的部分功能可根据实现的需要分配在</w:t>
      </w:r>
      <w:r w:rsidR="00C32529" w:rsidRPr="00E564F7">
        <w:rPr>
          <w:color w:val="FF0000"/>
        </w:rPr>
        <w:t>FPGA</w:t>
      </w:r>
      <w:r w:rsidR="00C32529" w:rsidRPr="00E564F7">
        <w:rPr>
          <w:rFonts w:hint="eastAsia"/>
          <w:color w:val="FF0000"/>
        </w:rPr>
        <w:t>或</w:t>
      </w:r>
      <w:r w:rsidR="00C32529">
        <w:rPr>
          <w:rFonts w:hint="eastAsia"/>
          <w:color w:val="FF0000"/>
        </w:rPr>
        <w:t>ADC</w:t>
      </w:r>
      <w:r w:rsidR="00C32529" w:rsidRPr="00E564F7">
        <w:rPr>
          <w:rFonts w:hint="eastAsia"/>
          <w:color w:val="FF0000"/>
        </w:rPr>
        <w:t>中实现</w:t>
      </w:r>
      <w:r w:rsidR="00C32529">
        <w:rPr>
          <w:rFonts w:hint="eastAsia"/>
          <w:color w:val="FF0000"/>
        </w:rPr>
        <w:t>）、解调、解扰、</w:t>
      </w:r>
      <w:r w:rsidR="00C32529">
        <w:rPr>
          <w:rFonts w:hint="eastAsia"/>
          <w:color w:val="FF0000"/>
        </w:rPr>
        <w:t>Decode</w:t>
      </w:r>
      <w:r w:rsidR="00C32529">
        <w:rPr>
          <w:rFonts w:hint="eastAsia"/>
          <w:color w:val="FF0000"/>
        </w:rPr>
        <w:t>（</w:t>
      </w:r>
      <w:r w:rsidR="00C32529" w:rsidRPr="00E564F7">
        <w:rPr>
          <w:color w:val="FF0000"/>
        </w:rPr>
        <w:t>LDPC</w:t>
      </w:r>
      <w:r w:rsidR="00C32529" w:rsidRPr="00E564F7">
        <w:rPr>
          <w:rFonts w:hint="eastAsia"/>
          <w:color w:val="FF0000"/>
        </w:rPr>
        <w:t>/RS</w:t>
      </w:r>
      <w:r w:rsidR="00C32529">
        <w:rPr>
          <w:rFonts w:hint="eastAsia"/>
          <w:color w:val="FF0000"/>
        </w:rPr>
        <w:t>）、码块聚合，</w:t>
      </w:r>
      <w:r w:rsidR="00C32529">
        <w:rPr>
          <w:rFonts w:hint="eastAsia"/>
          <w:color w:val="FF0000"/>
        </w:rPr>
        <w:t>CR</w:t>
      </w:r>
      <w:r w:rsidR="00F52F4C">
        <w:rPr>
          <w:rFonts w:hint="eastAsia"/>
          <w:color w:val="FF0000"/>
        </w:rPr>
        <w:t>C</w:t>
      </w:r>
      <w:r w:rsidR="00F52F4C">
        <w:rPr>
          <w:rFonts w:hint="eastAsia"/>
          <w:color w:val="FF0000"/>
        </w:rPr>
        <w:t>，在同过</w:t>
      </w:r>
      <w:r w:rsidR="00F52F4C">
        <w:rPr>
          <w:rFonts w:hint="eastAsia"/>
          <w:color w:val="FF0000"/>
        </w:rPr>
        <w:t>1</w:t>
      </w:r>
      <w:r w:rsidR="00F52F4C">
        <w:rPr>
          <w:color w:val="FF0000"/>
        </w:rPr>
        <w:t>0</w:t>
      </w:r>
      <w:r w:rsidR="00F52F4C">
        <w:rPr>
          <w:rFonts w:hint="eastAsia"/>
          <w:color w:val="FF0000"/>
        </w:rPr>
        <w:t>Gbps</w:t>
      </w:r>
      <w:r w:rsidR="00F52F4C">
        <w:rPr>
          <w:rFonts w:hint="eastAsia"/>
          <w:color w:val="FF0000"/>
        </w:rPr>
        <w:t>的光模块将数据回传到</w:t>
      </w:r>
      <w:r w:rsidR="00F52F4C" w:rsidRPr="005E5EDD">
        <w:rPr>
          <w:rFonts w:hint="eastAsia"/>
          <w:color w:val="FF0000"/>
        </w:rPr>
        <w:t>CCU</w:t>
      </w:r>
      <w:r w:rsidR="00062076" w:rsidRPr="005E5EDD">
        <w:rPr>
          <w:rFonts w:hint="eastAsia"/>
          <w:color w:val="FF0000"/>
        </w:rPr>
        <w:t>。</w:t>
      </w:r>
      <w:r w:rsidR="00815E9E" w:rsidRPr="005E5EDD">
        <w:rPr>
          <w:color w:val="FF0000"/>
        </w:rPr>
        <w:t>BBU</w:t>
      </w:r>
      <w:r w:rsidR="00062076" w:rsidRPr="005E5EDD">
        <w:rPr>
          <w:rFonts w:hint="eastAsia"/>
          <w:color w:val="FF0000"/>
        </w:rPr>
        <w:t>（</w:t>
      </w:r>
      <w:r w:rsidR="00062076" w:rsidRPr="005E5EDD">
        <w:rPr>
          <w:rFonts w:ascii="Arial" w:hAnsi="Arial" w:cs="Arial"/>
          <w:color w:val="FF0000"/>
          <w:sz w:val="20"/>
          <w:szCs w:val="20"/>
          <w:shd w:val="clear" w:color="auto" w:fill="FFFFFF"/>
        </w:rPr>
        <w:t>Base band Unite</w:t>
      </w:r>
      <w:r w:rsidR="00062076" w:rsidRPr="005E5EDD">
        <w:rPr>
          <w:rFonts w:ascii="Arial" w:hAnsi="Arial" w:cs="Arial"/>
          <w:color w:val="FF0000"/>
          <w:sz w:val="20"/>
          <w:szCs w:val="20"/>
          <w:shd w:val="clear" w:color="auto" w:fill="FFFFFF"/>
        </w:rPr>
        <w:t>基带处理单元</w:t>
      </w:r>
      <w:r w:rsidR="00062076" w:rsidRPr="005E5EDD">
        <w:rPr>
          <w:rFonts w:hint="eastAsia"/>
          <w:color w:val="FF0000"/>
        </w:rPr>
        <w:t>）</w:t>
      </w:r>
      <w:r w:rsidR="00815E9E" w:rsidRPr="005E5EDD">
        <w:rPr>
          <w:rFonts w:hint="eastAsia"/>
          <w:color w:val="FF0000"/>
        </w:rPr>
        <w:t>光口给出</w:t>
      </w:r>
      <w:r w:rsidR="00815E9E" w:rsidRPr="005E5EDD">
        <w:rPr>
          <w:color w:val="FF0000"/>
        </w:rPr>
        <w:t>10Gbps</w:t>
      </w:r>
      <w:r w:rsidR="00815E9E" w:rsidRPr="005E5EDD">
        <w:rPr>
          <w:rFonts w:hint="eastAsia"/>
          <w:color w:val="FF0000"/>
        </w:rPr>
        <w:t>数据码流，在经过编码后数据码流速率略有增加（根据不同</w:t>
      </w:r>
      <w:r w:rsidR="00815E9E" w:rsidRPr="005E5EDD">
        <w:rPr>
          <w:color w:val="FF0000"/>
        </w:rPr>
        <w:t>LDPC</w:t>
      </w:r>
      <w:r w:rsidR="005E5EDD" w:rsidRPr="005E5EDD">
        <w:rPr>
          <w:color w:val="FF0000"/>
        </w:rPr>
        <w:t>/RS</w:t>
      </w:r>
      <w:r w:rsidR="00815E9E" w:rsidRPr="005E5EDD">
        <w:rPr>
          <w:rFonts w:hint="eastAsia"/>
          <w:color w:val="FF0000"/>
        </w:rPr>
        <w:t>编码而定），后经过调制（</w:t>
      </w:r>
      <w:r w:rsidR="00815E9E" w:rsidRPr="005E5EDD">
        <w:rPr>
          <w:color w:val="FF0000"/>
        </w:rPr>
        <w:t>QPSK</w:t>
      </w:r>
      <w:r w:rsidR="00815E9E" w:rsidRPr="005E5EDD">
        <w:rPr>
          <w:rFonts w:hint="eastAsia"/>
          <w:color w:val="FF0000"/>
        </w:rPr>
        <w:t>、</w:t>
      </w:r>
      <w:r w:rsidR="00815E9E" w:rsidRPr="005E5EDD">
        <w:rPr>
          <w:color w:val="FF0000"/>
        </w:rPr>
        <w:t>QAM</w:t>
      </w:r>
      <w:r w:rsidR="00815E9E" w:rsidRPr="005E5EDD">
        <w:rPr>
          <w:rFonts w:hint="eastAsia"/>
          <w:color w:val="FF0000"/>
        </w:rPr>
        <w:t>等，根据系统预算</w:t>
      </w:r>
      <w:r w:rsidR="005E5EDD" w:rsidRPr="005E5EDD">
        <w:rPr>
          <w:rFonts w:hint="eastAsia"/>
          <w:color w:val="FF0000"/>
        </w:rPr>
        <w:t>的不同决定着调制的阶数</w:t>
      </w:r>
      <w:r w:rsidR="00815E9E" w:rsidRPr="005E5EDD">
        <w:rPr>
          <w:rFonts w:hint="eastAsia"/>
          <w:color w:val="FF0000"/>
        </w:rPr>
        <w:t>，</w:t>
      </w:r>
      <w:r w:rsidR="005E5EDD" w:rsidRPr="005E5EDD">
        <w:rPr>
          <w:rFonts w:hint="eastAsia"/>
          <w:color w:val="FF0000"/>
        </w:rPr>
        <w:t>目前</w:t>
      </w:r>
      <w:r w:rsidR="00815E9E" w:rsidRPr="005E5EDD">
        <w:rPr>
          <w:rFonts w:hint="eastAsia"/>
          <w:color w:val="FF0000"/>
        </w:rPr>
        <w:t>调制方式最高为</w:t>
      </w:r>
      <w:r w:rsidR="00815E9E" w:rsidRPr="005E5EDD">
        <w:rPr>
          <w:color w:val="FF0000"/>
        </w:rPr>
        <w:t>64QAM</w:t>
      </w:r>
      <w:r w:rsidR="00815E9E" w:rsidRPr="005E5EDD">
        <w:rPr>
          <w:rFonts w:hint="eastAsia"/>
          <w:color w:val="FF0000"/>
        </w:rPr>
        <w:t>）等工作，根据调制方式不同，会得到不同带宽的</w:t>
      </w:r>
      <w:r w:rsidR="00815E9E" w:rsidRPr="005E5EDD">
        <w:rPr>
          <w:color w:val="FF0000"/>
        </w:rPr>
        <w:t>FPGA</w:t>
      </w:r>
      <w:r w:rsidR="00815E9E" w:rsidRPr="005E5EDD">
        <w:rPr>
          <w:rFonts w:hint="eastAsia"/>
          <w:color w:val="FF0000"/>
        </w:rPr>
        <w:t>需要处理的信号。基带处理采用</w:t>
      </w:r>
      <w:r w:rsidR="00815E9E" w:rsidRPr="005E5EDD">
        <w:rPr>
          <w:color w:val="FF0000"/>
        </w:rPr>
        <w:t>64QAM</w:t>
      </w:r>
      <w:r w:rsidR="00815E9E" w:rsidRPr="005E5EDD">
        <w:rPr>
          <w:rFonts w:hint="eastAsia"/>
          <w:color w:val="FF0000"/>
        </w:rPr>
        <w:t>调制的话，</w:t>
      </w:r>
      <w:r w:rsidR="00D21FED" w:rsidRPr="005E5EDD">
        <w:rPr>
          <w:rFonts w:hint="eastAsia"/>
          <w:color w:val="FF0000"/>
        </w:rPr>
        <w:t>按</w:t>
      </w:r>
      <w:r w:rsidR="00815E9E" w:rsidRPr="005E5EDD">
        <w:rPr>
          <w:color w:val="FF0000"/>
        </w:rPr>
        <w:t>10Gbps</w:t>
      </w:r>
      <w:r w:rsidR="005E5EDD" w:rsidRPr="005E5EDD">
        <w:rPr>
          <w:rFonts w:hint="eastAsia"/>
          <w:color w:val="FF0000"/>
        </w:rPr>
        <w:t>的数据码流</w:t>
      </w:r>
      <w:r w:rsidR="00D21FED" w:rsidRPr="005E5EDD">
        <w:rPr>
          <w:rFonts w:hint="eastAsia"/>
          <w:color w:val="FF0000"/>
        </w:rPr>
        <w:t>来计算</w:t>
      </w:r>
      <w:r w:rsidR="007A4952" w:rsidRPr="005E5EDD">
        <w:rPr>
          <w:rFonts w:hint="eastAsia"/>
          <w:color w:val="FF0000"/>
        </w:rPr>
        <w:t>（</w:t>
      </w:r>
      <w:r w:rsidR="007A4952" w:rsidRPr="005E5EDD">
        <w:rPr>
          <w:rFonts w:hint="eastAsia"/>
          <w:color w:val="FF0000"/>
        </w:rPr>
        <w:t>FPGA</w:t>
      </w:r>
      <w:r w:rsidR="005E5EDD" w:rsidRPr="005E5EDD">
        <w:rPr>
          <w:rFonts w:hint="eastAsia"/>
          <w:color w:val="FF0000"/>
        </w:rPr>
        <w:t>技术</w:t>
      </w:r>
      <w:r w:rsidR="00D21FED" w:rsidRPr="005E5EDD">
        <w:rPr>
          <w:rFonts w:hint="eastAsia"/>
          <w:color w:val="FF0000"/>
        </w:rPr>
        <w:t>目前</w:t>
      </w:r>
      <w:r w:rsidR="007A4952" w:rsidRPr="005E5EDD">
        <w:rPr>
          <w:rFonts w:hint="eastAsia"/>
          <w:color w:val="FF0000"/>
        </w:rPr>
        <w:t>可支持到</w:t>
      </w:r>
      <w:r w:rsidR="00D21FED" w:rsidRPr="005E5EDD">
        <w:rPr>
          <w:rFonts w:hint="eastAsia"/>
          <w:color w:val="FF0000"/>
        </w:rPr>
        <w:t>4</w:t>
      </w:r>
      <w:r w:rsidR="007A4952" w:rsidRPr="005E5EDD">
        <w:rPr>
          <w:rFonts w:hint="eastAsia"/>
          <w:color w:val="FF0000"/>
        </w:rPr>
        <w:t>00Gbps</w:t>
      </w:r>
      <w:r w:rsidR="007A4952" w:rsidRPr="005E5EDD">
        <w:rPr>
          <w:rFonts w:hint="eastAsia"/>
          <w:color w:val="FF0000"/>
        </w:rPr>
        <w:t>每路的光口数据传输，</w:t>
      </w:r>
      <w:r w:rsidR="00D21FED" w:rsidRPr="005E5EDD">
        <w:rPr>
          <w:rFonts w:hint="eastAsia"/>
          <w:color w:val="FF0000"/>
        </w:rPr>
        <w:t>未来</w:t>
      </w:r>
      <w:r w:rsidR="00D21FED" w:rsidRPr="005E5EDD">
        <w:rPr>
          <w:rFonts w:hint="eastAsia"/>
          <w:color w:val="FF0000"/>
        </w:rPr>
        <w:t>2</w:t>
      </w:r>
      <w:r w:rsidR="00D21FED" w:rsidRPr="005E5EDD">
        <w:rPr>
          <w:rFonts w:hint="eastAsia"/>
          <w:color w:val="FF0000"/>
        </w:rPr>
        <w:t>年内能到</w:t>
      </w:r>
      <w:r w:rsidR="00D21FED" w:rsidRPr="005E5EDD">
        <w:rPr>
          <w:rFonts w:hint="eastAsia"/>
          <w:color w:val="FF0000"/>
        </w:rPr>
        <w:t>1T</w:t>
      </w:r>
      <w:r w:rsidR="00D21FED" w:rsidRPr="005E5EDD">
        <w:rPr>
          <w:color w:val="FF0000"/>
        </w:rPr>
        <w:t>bps</w:t>
      </w:r>
      <w:r w:rsidR="00D21FED" w:rsidRPr="005E5EDD">
        <w:rPr>
          <w:rFonts w:hint="eastAsia"/>
          <w:color w:val="FF0000"/>
        </w:rPr>
        <w:t>，</w:t>
      </w:r>
      <w:r w:rsidR="007A4952" w:rsidRPr="005E5EDD">
        <w:rPr>
          <w:rFonts w:hint="eastAsia"/>
          <w:color w:val="FF0000"/>
        </w:rPr>
        <w:t>考虑到当前需求先按</w:t>
      </w:r>
      <w:r w:rsidR="007A4952" w:rsidRPr="005E5EDD">
        <w:rPr>
          <w:rFonts w:hint="eastAsia"/>
          <w:color w:val="FF0000"/>
        </w:rPr>
        <w:t>10Gbps</w:t>
      </w:r>
      <w:r w:rsidR="00D21FED" w:rsidRPr="005E5EDD">
        <w:rPr>
          <w:rFonts w:hint="eastAsia"/>
          <w:color w:val="FF0000"/>
        </w:rPr>
        <w:t>来计算</w:t>
      </w:r>
      <w:r w:rsidR="007A4952" w:rsidRPr="005E5EDD">
        <w:rPr>
          <w:rFonts w:hint="eastAsia"/>
          <w:color w:val="FF0000"/>
        </w:rPr>
        <w:t>）</w:t>
      </w:r>
      <w:r w:rsidR="00815E9E" w:rsidRPr="005E5EDD">
        <w:rPr>
          <w:rFonts w:hint="eastAsia"/>
          <w:color w:val="FF0000"/>
        </w:rPr>
        <w:t>的</w:t>
      </w:r>
      <w:r w:rsidR="00815E9E" w:rsidRPr="005E5EDD">
        <w:rPr>
          <w:color w:val="FF0000"/>
        </w:rPr>
        <w:t>BBU</w:t>
      </w:r>
      <w:r w:rsidR="00815E9E" w:rsidRPr="005E5EDD">
        <w:rPr>
          <w:rFonts w:hint="eastAsia"/>
          <w:color w:val="FF0000"/>
        </w:rPr>
        <w:t>回传数据速率情况下，所需基带信号处理带宽最高为</w:t>
      </w:r>
      <w:r w:rsidR="00815E9E" w:rsidRPr="005E5EDD">
        <w:rPr>
          <w:color w:val="FF0000"/>
        </w:rPr>
        <w:t>2</w:t>
      </w:r>
      <w:ins w:id="10" w:author="xbany" w:date="2019-12-07T16:06:00Z">
        <w:r w:rsidR="00A819AF" w:rsidRPr="005E5EDD">
          <w:rPr>
            <w:rFonts w:hint="eastAsia"/>
            <w:color w:val="FF0000"/>
          </w:rPr>
          <w:t>(10*1.2/6)</w:t>
        </w:r>
      </w:ins>
      <w:del w:id="11" w:author="xbany" w:date="2019-12-07T16:07:00Z">
        <w:r w:rsidR="00815E9E" w:rsidRPr="005E5EDD" w:rsidDel="001D3F2B">
          <w:rPr>
            <w:color w:val="FF0000"/>
          </w:rPr>
          <w:delText>~2.5</w:delText>
        </w:r>
      </w:del>
      <w:r w:rsidR="00815E9E" w:rsidRPr="005E5EDD">
        <w:rPr>
          <w:color w:val="FF0000"/>
        </w:rPr>
        <w:t>G</w:t>
      </w:r>
      <w:r w:rsidR="00A819AF" w:rsidRPr="005E5EDD">
        <w:rPr>
          <w:rFonts w:hint="eastAsia"/>
          <w:color w:val="FF0000"/>
        </w:rPr>
        <w:t>s</w:t>
      </w:r>
      <w:r w:rsidR="00815E9E" w:rsidRPr="005E5EDD">
        <w:rPr>
          <w:color w:val="FF0000"/>
        </w:rPr>
        <w:t>Hz</w:t>
      </w:r>
      <w:r w:rsidR="00815E9E" w:rsidRPr="005E5EDD">
        <w:rPr>
          <w:rFonts w:hint="eastAsia"/>
          <w:color w:val="FF0000"/>
        </w:rPr>
        <w:t>；参考已有</w:t>
      </w:r>
      <w:r w:rsidR="00815E9E" w:rsidRPr="005E5EDD">
        <w:rPr>
          <w:color w:val="FF0000"/>
        </w:rPr>
        <w:t>E-band</w:t>
      </w:r>
      <w:r w:rsidR="00815E9E" w:rsidRPr="005E5EDD">
        <w:rPr>
          <w:rFonts w:hint="eastAsia"/>
          <w:color w:val="FF0000"/>
        </w:rPr>
        <w:t>回传设备</w:t>
      </w:r>
      <w:r w:rsidR="00815E9E" w:rsidRPr="005E5EDD">
        <w:rPr>
          <w:color w:val="FF0000"/>
        </w:rPr>
        <w:t>250MHz</w:t>
      </w:r>
      <w:r w:rsidR="00815E9E" w:rsidRPr="005E5EDD">
        <w:rPr>
          <w:rFonts w:hint="eastAsia"/>
          <w:color w:val="FF0000"/>
        </w:rPr>
        <w:t>波道间隔模式下，基带</w:t>
      </w:r>
      <w:r w:rsidR="00B00E6B" w:rsidRPr="005E5EDD">
        <w:rPr>
          <w:rFonts w:hint="eastAsia"/>
          <w:color w:val="FF0000"/>
        </w:rPr>
        <w:t>处理由</w:t>
      </w:r>
      <w:r w:rsidR="00840EBF" w:rsidRPr="005E5EDD">
        <w:rPr>
          <w:rFonts w:hint="eastAsia"/>
          <w:color w:val="FF0000"/>
        </w:rPr>
        <w:t>8</w:t>
      </w:r>
      <w:r w:rsidR="00815E9E" w:rsidRPr="005E5EDD">
        <w:rPr>
          <w:rFonts w:hint="eastAsia"/>
          <w:color w:val="FF0000"/>
        </w:rPr>
        <w:t>路</w:t>
      </w:r>
      <w:del w:id="12" w:author="xbany" w:date="2019-12-07T16:07:00Z">
        <w:r w:rsidR="00815E9E" w:rsidRPr="005E5EDD" w:rsidDel="001D3F2B">
          <w:rPr>
            <w:rFonts w:hint="eastAsia"/>
            <w:color w:val="FF0000"/>
          </w:rPr>
          <w:delText>或</w:delText>
        </w:r>
        <w:r w:rsidR="00815E9E" w:rsidRPr="005E5EDD" w:rsidDel="001D3F2B">
          <w:rPr>
            <w:color w:val="FF0000"/>
          </w:rPr>
          <w:delText>10</w:delText>
        </w:r>
        <w:r w:rsidR="00815E9E" w:rsidRPr="005E5EDD" w:rsidDel="001D3F2B">
          <w:rPr>
            <w:rFonts w:hint="eastAsia"/>
            <w:color w:val="FF0000"/>
          </w:rPr>
          <w:delText>路</w:delText>
        </w:r>
      </w:del>
      <w:r w:rsidR="00815E9E" w:rsidRPr="005E5EDD">
        <w:rPr>
          <w:rFonts w:hint="eastAsia"/>
          <w:color w:val="FF0000"/>
        </w:rPr>
        <w:t>并行实现；</w:t>
      </w:r>
      <w:r w:rsidR="00815E9E" w:rsidRPr="005E5EDD">
        <w:rPr>
          <w:color w:val="FF0000"/>
        </w:rPr>
        <w:t>ADC/DAC</w:t>
      </w:r>
      <w:r w:rsidR="00815E9E" w:rsidRPr="005E5EDD">
        <w:rPr>
          <w:rFonts w:hint="eastAsia"/>
          <w:color w:val="FF0000"/>
        </w:rPr>
        <w:t>所需选型处理带宽</w:t>
      </w:r>
      <w:r w:rsidR="00815E9E" w:rsidRPr="005E5EDD">
        <w:rPr>
          <w:color w:val="FF0000"/>
        </w:rPr>
        <w:t>2.5GHz</w:t>
      </w:r>
      <w:r w:rsidR="00815E9E" w:rsidRPr="005E5EDD">
        <w:rPr>
          <w:rFonts w:hint="eastAsia"/>
          <w:color w:val="FF0000"/>
        </w:rPr>
        <w:t>以上芯片；若采用</w:t>
      </w:r>
      <w:r w:rsidR="00815E9E" w:rsidRPr="005E5EDD">
        <w:rPr>
          <w:color w:val="FF0000"/>
        </w:rPr>
        <w:t>16QAM</w:t>
      </w:r>
      <w:r w:rsidR="00815E9E" w:rsidRPr="005E5EDD">
        <w:rPr>
          <w:rFonts w:hint="eastAsia"/>
          <w:color w:val="FF0000"/>
        </w:rPr>
        <w:t>或</w:t>
      </w:r>
      <w:r w:rsidR="00815E9E" w:rsidRPr="005E5EDD">
        <w:rPr>
          <w:color w:val="FF0000"/>
        </w:rPr>
        <w:t>QPSK</w:t>
      </w:r>
      <w:r w:rsidR="00815E9E" w:rsidRPr="005E5EDD">
        <w:rPr>
          <w:rFonts w:hint="eastAsia"/>
          <w:color w:val="FF0000"/>
        </w:rPr>
        <w:t>调制，基带信号处理带宽会达到</w:t>
      </w:r>
      <w:r w:rsidR="00815E9E" w:rsidRPr="005E5EDD">
        <w:rPr>
          <w:color w:val="FF0000"/>
        </w:rPr>
        <w:t>4GHz</w:t>
      </w:r>
      <w:r w:rsidR="00815E9E" w:rsidRPr="005E5EDD">
        <w:rPr>
          <w:rFonts w:hint="eastAsia"/>
          <w:color w:val="FF0000"/>
        </w:rPr>
        <w:t>以上，</w:t>
      </w:r>
      <w:r w:rsidR="00815E9E" w:rsidRPr="005E5EDD">
        <w:rPr>
          <w:color w:val="FF0000"/>
        </w:rPr>
        <w:t>FPGA</w:t>
      </w:r>
      <w:r w:rsidR="00815E9E" w:rsidRPr="005E5EDD">
        <w:rPr>
          <w:rFonts w:hint="eastAsia"/>
          <w:color w:val="FF0000"/>
        </w:rPr>
        <w:t>所需资源过大、</w:t>
      </w:r>
      <w:r w:rsidR="00815E9E" w:rsidRPr="005E5EDD">
        <w:rPr>
          <w:color w:val="FF0000"/>
        </w:rPr>
        <w:t>ADC/DAC</w:t>
      </w:r>
      <w:r w:rsidR="00815E9E" w:rsidRPr="005E5EDD">
        <w:rPr>
          <w:rFonts w:hint="eastAsia"/>
          <w:color w:val="FF0000"/>
        </w:rPr>
        <w:t>处理能力要求会大幅度增加，基带处理难度较大。</w:t>
      </w:r>
      <w:r w:rsidR="00C3678E" w:rsidRPr="005E5EDD">
        <w:rPr>
          <w:rFonts w:hint="eastAsia"/>
          <w:color w:val="FF0000"/>
        </w:rPr>
        <w:t>考虑到实现的复杂度及现有的资源情况，一期实现</w:t>
      </w:r>
      <w:r w:rsidR="00D21FED" w:rsidRPr="005E5EDD">
        <w:rPr>
          <w:rFonts w:hint="eastAsia"/>
          <w:color w:val="FF0000"/>
        </w:rPr>
        <w:t>上图</w:t>
      </w:r>
      <w:r w:rsidR="00C3678E" w:rsidRPr="005E5EDD">
        <w:rPr>
          <w:rFonts w:hint="eastAsia"/>
          <w:color w:val="FF0000"/>
        </w:rPr>
        <w:t>中</w:t>
      </w:r>
      <w:r w:rsidR="005E5EDD" w:rsidRPr="005E5EDD">
        <w:rPr>
          <w:rFonts w:hint="eastAsia"/>
          <w:color w:val="FF0000"/>
        </w:rPr>
        <w:t>实线</w:t>
      </w:r>
      <w:r w:rsidR="00C3678E" w:rsidRPr="005E5EDD">
        <w:rPr>
          <w:rFonts w:hint="eastAsia"/>
          <w:color w:val="FF0000"/>
        </w:rPr>
        <w:t>方框部分。</w:t>
      </w:r>
    </w:p>
    <w:p w14:paraId="2593819A" w14:textId="77777777" w:rsidR="00C3678E" w:rsidRPr="00C3678E" w:rsidRDefault="00C3678E" w:rsidP="00865A6C"/>
    <w:p w14:paraId="76A35972" w14:textId="2FE4375F" w:rsidR="00541260" w:rsidRPr="00865A6C" w:rsidRDefault="00541260" w:rsidP="00A45160">
      <w:pPr>
        <w:pStyle w:val="2"/>
        <w:numPr>
          <w:ilvl w:val="1"/>
          <w:numId w:val="1"/>
        </w:numPr>
      </w:pPr>
      <w:bookmarkStart w:id="13" w:name="_Toc35510266"/>
      <w:r>
        <w:rPr>
          <w:rFonts w:hint="eastAsia"/>
        </w:rPr>
        <w:lastRenderedPageBreak/>
        <w:t>并行基带</w:t>
      </w:r>
      <w:bookmarkEnd w:id="13"/>
    </w:p>
    <w:p w14:paraId="32AE2E7E" w14:textId="77777777" w:rsidR="00862EE6" w:rsidRDefault="00D36DA8">
      <w:pPr>
        <w:widowControl/>
        <w:jc w:val="left"/>
      </w:pPr>
      <w:r>
        <w:object w:dxaOrig="17176" w:dyaOrig="9256" w14:anchorId="065146EE">
          <v:shape id="_x0000_i1027" type="#_x0000_t75" style="width:414.75pt;height:224.65pt" o:ole="">
            <v:imagedata r:id="rId12" o:title=""/>
          </v:shape>
          <o:OLEObject Type="Embed" ProgID="Visio.Drawing.15" ShapeID="_x0000_i1027" DrawAspect="Content" ObjectID="_1669465368" r:id="rId13"/>
        </w:object>
      </w:r>
    </w:p>
    <w:p w14:paraId="5F3A774E" w14:textId="34D19731" w:rsidR="009A7AE9" w:rsidRPr="00E17422" w:rsidRDefault="00FE24E3" w:rsidP="00FE24E3">
      <w:pPr>
        <w:pStyle w:val="af7"/>
        <w:jc w:val="center"/>
        <w:rPr>
          <w:color w:val="FF0000"/>
        </w:rPr>
      </w:pPr>
      <w:bookmarkStart w:id="14" w:name="_Ref27470033"/>
      <w:bookmarkStart w:id="15" w:name="_Toc35510328"/>
      <w:r w:rsidRPr="00E17422">
        <w:rPr>
          <w:rFonts w:hint="eastAsia"/>
          <w:color w:val="FF0000"/>
        </w:rPr>
        <w:t>图表</w:t>
      </w:r>
      <w:r w:rsidRPr="00E17422">
        <w:rPr>
          <w:rFonts w:hint="eastAsia"/>
          <w:color w:val="FF0000"/>
        </w:rPr>
        <w:t xml:space="preserve"> </w:t>
      </w:r>
      <w:r w:rsidR="0081569F" w:rsidRPr="00E17422">
        <w:rPr>
          <w:color w:val="FF0000"/>
        </w:rPr>
        <w:fldChar w:fldCharType="begin"/>
      </w:r>
      <w:r w:rsidRPr="00E17422">
        <w:rPr>
          <w:color w:val="FF0000"/>
        </w:rPr>
        <w:instrText xml:space="preserve"> </w:instrText>
      </w:r>
      <w:r w:rsidRPr="00E17422">
        <w:rPr>
          <w:rFonts w:hint="eastAsia"/>
          <w:color w:val="FF0000"/>
        </w:rPr>
        <w:instrText xml:space="preserve">SEQ </w:instrText>
      </w:r>
      <w:r w:rsidRPr="00E17422">
        <w:rPr>
          <w:rFonts w:hint="eastAsia"/>
          <w:color w:val="FF0000"/>
        </w:rPr>
        <w:instrText>图表</w:instrText>
      </w:r>
      <w:r w:rsidRPr="00E17422">
        <w:rPr>
          <w:rFonts w:hint="eastAsia"/>
          <w:color w:val="FF0000"/>
        </w:rPr>
        <w:instrText xml:space="preserve"> \* ARABIC</w:instrText>
      </w:r>
      <w:r w:rsidRPr="00E17422">
        <w:rPr>
          <w:color w:val="FF0000"/>
        </w:rPr>
        <w:instrText xml:space="preserve"> </w:instrText>
      </w:r>
      <w:r w:rsidR="0081569F" w:rsidRPr="00E17422">
        <w:rPr>
          <w:color w:val="FF0000"/>
        </w:rPr>
        <w:fldChar w:fldCharType="separate"/>
      </w:r>
      <w:r w:rsidR="001F572E" w:rsidRPr="00E17422">
        <w:rPr>
          <w:noProof/>
          <w:color w:val="FF0000"/>
        </w:rPr>
        <w:t>2</w:t>
      </w:r>
      <w:r w:rsidR="0081569F" w:rsidRPr="00E17422">
        <w:rPr>
          <w:color w:val="FF0000"/>
        </w:rPr>
        <w:fldChar w:fldCharType="end"/>
      </w:r>
      <w:bookmarkEnd w:id="14"/>
      <w:r w:rsidRPr="00E17422">
        <w:rPr>
          <w:rFonts w:hint="eastAsia"/>
          <w:color w:val="FF0000"/>
        </w:rPr>
        <w:t>基带并行处理原理框图</w:t>
      </w:r>
      <w:bookmarkEnd w:id="15"/>
    </w:p>
    <w:p w14:paraId="60FFDBE0" w14:textId="6E7F7B93" w:rsidR="00D36DA8" w:rsidRPr="00E17422" w:rsidRDefault="00311198">
      <w:pPr>
        <w:widowControl/>
        <w:jc w:val="left"/>
        <w:rPr>
          <w:color w:val="FF0000"/>
        </w:rPr>
      </w:pPr>
      <w:r w:rsidRPr="00E17422">
        <w:rPr>
          <w:rFonts w:hint="eastAsia"/>
          <w:color w:val="FF0000"/>
        </w:rPr>
        <w:t>如</w:t>
      </w:r>
      <w:r w:rsidR="00862046" w:rsidRPr="00E17422">
        <w:rPr>
          <w:rFonts w:hint="eastAsia"/>
          <w:color w:val="FF0000"/>
        </w:rPr>
        <w:t>基带并行处理原理框</w:t>
      </w:r>
      <w:r w:rsidR="0026303C" w:rsidRPr="00E17422">
        <w:rPr>
          <w:rFonts w:hint="eastAsia"/>
          <w:color w:val="FF0000"/>
        </w:rPr>
        <w:t>图</w:t>
      </w:r>
      <w:r w:rsidRPr="00E17422">
        <w:rPr>
          <w:rFonts w:hint="eastAsia"/>
          <w:color w:val="FF0000"/>
        </w:rPr>
        <w:t>所示为</w:t>
      </w:r>
      <w:r w:rsidRPr="00E17422">
        <w:rPr>
          <w:rFonts w:hint="eastAsia"/>
          <w:color w:val="FF0000"/>
        </w:rPr>
        <w:t>8</w:t>
      </w:r>
      <w:r w:rsidRPr="00E17422">
        <w:rPr>
          <w:rFonts w:hint="eastAsia"/>
          <w:color w:val="FF0000"/>
        </w:rPr>
        <w:t>路基带并行处理示意图，</w:t>
      </w:r>
      <w:r w:rsidR="00D96545" w:rsidRPr="00E17422">
        <w:rPr>
          <w:rFonts w:hint="eastAsia"/>
          <w:color w:val="FF0000"/>
        </w:rPr>
        <w:t>从</w:t>
      </w:r>
      <w:r w:rsidR="00D96545" w:rsidRPr="00E17422">
        <w:rPr>
          <w:rFonts w:hint="eastAsia"/>
          <w:color w:val="FF0000"/>
        </w:rPr>
        <w:t>10G</w:t>
      </w:r>
      <w:r w:rsidR="00D96545" w:rsidRPr="00E17422">
        <w:rPr>
          <w:rFonts w:hint="eastAsia"/>
          <w:color w:val="FF0000"/>
        </w:rPr>
        <w:t>光模块接收下来</w:t>
      </w:r>
      <w:r w:rsidR="00036F48" w:rsidRPr="00E17422">
        <w:rPr>
          <w:rFonts w:hint="eastAsia"/>
          <w:color w:val="FF0000"/>
        </w:rPr>
        <w:t>的数据</w:t>
      </w:r>
      <w:r w:rsidR="00D96545" w:rsidRPr="00E17422">
        <w:rPr>
          <w:rFonts w:hint="eastAsia"/>
          <w:color w:val="FF0000"/>
        </w:rPr>
        <w:t>按顺序分成</w:t>
      </w:r>
      <w:r w:rsidR="00D96545" w:rsidRPr="00E17422">
        <w:rPr>
          <w:rFonts w:hint="eastAsia"/>
          <w:color w:val="FF0000"/>
        </w:rPr>
        <w:t>8</w:t>
      </w:r>
      <w:r w:rsidR="00D96545" w:rsidRPr="00E17422">
        <w:rPr>
          <w:rFonts w:hint="eastAsia"/>
          <w:color w:val="FF0000"/>
        </w:rPr>
        <w:t>路，完成</w:t>
      </w:r>
      <w:r w:rsidR="00C543B7" w:rsidRPr="00E17422">
        <w:rPr>
          <w:rFonts w:hint="eastAsia"/>
          <w:color w:val="FF0000"/>
        </w:rPr>
        <w:t>基带并行处理原理框图</w:t>
      </w:r>
      <w:r w:rsidR="00D96545" w:rsidRPr="00E17422">
        <w:rPr>
          <w:rFonts w:hint="eastAsia"/>
          <w:color w:val="FF0000"/>
        </w:rPr>
        <w:t>中的发射基带处理后通过</w:t>
      </w:r>
      <w:r w:rsidR="00D96545" w:rsidRPr="00E17422">
        <w:rPr>
          <w:rFonts w:hint="eastAsia"/>
          <w:color w:val="FF0000"/>
        </w:rPr>
        <w:t>8</w:t>
      </w:r>
      <w:r w:rsidR="00D96545" w:rsidRPr="00E17422">
        <w:rPr>
          <w:rFonts w:hint="eastAsia"/>
          <w:color w:val="FF0000"/>
        </w:rPr>
        <w:t>个</w:t>
      </w:r>
      <w:r w:rsidR="00D96545" w:rsidRPr="00E17422">
        <w:rPr>
          <w:rFonts w:hint="eastAsia"/>
          <w:color w:val="FF0000"/>
        </w:rPr>
        <w:t>lane</w:t>
      </w:r>
      <w:r w:rsidR="00D96545" w:rsidRPr="00E17422">
        <w:rPr>
          <w:rFonts w:hint="eastAsia"/>
          <w:color w:val="FF0000"/>
        </w:rPr>
        <w:t>发送给</w:t>
      </w:r>
      <w:r w:rsidR="00D96545" w:rsidRPr="00E17422">
        <w:rPr>
          <w:rFonts w:hint="eastAsia"/>
          <w:color w:val="FF0000"/>
        </w:rPr>
        <w:t>DAC</w:t>
      </w:r>
      <w:r w:rsidR="00D96545" w:rsidRPr="00E17422">
        <w:rPr>
          <w:rFonts w:hint="eastAsia"/>
          <w:color w:val="FF0000"/>
        </w:rPr>
        <w:t>，同样</w:t>
      </w:r>
      <w:r w:rsidR="00D96545" w:rsidRPr="00E17422">
        <w:rPr>
          <w:rFonts w:hint="eastAsia"/>
          <w:color w:val="FF0000"/>
        </w:rPr>
        <w:t>ADC</w:t>
      </w:r>
      <w:r w:rsidR="00D96545" w:rsidRPr="00E17422">
        <w:rPr>
          <w:rFonts w:hint="eastAsia"/>
          <w:color w:val="FF0000"/>
        </w:rPr>
        <w:t>通过</w:t>
      </w:r>
      <w:r w:rsidR="00D96545" w:rsidRPr="00E17422">
        <w:rPr>
          <w:rFonts w:hint="eastAsia"/>
          <w:color w:val="FF0000"/>
        </w:rPr>
        <w:t>8</w:t>
      </w:r>
      <w:r w:rsidR="00D96545" w:rsidRPr="00E17422">
        <w:rPr>
          <w:rFonts w:hint="eastAsia"/>
          <w:color w:val="FF0000"/>
        </w:rPr>
        <w:t>个</w:t>
      </w:r>
      <w:r w:rsidR="00D96545" w:rsidRPr="00E17422">
        <w:rPr>
          <w:rFonts w:hint="eastAsia"/>
          <w:color w:val="FF0000"/>
        </w:rPr>
        <w:t>lane</w:t>
      </w:r>
      <w:r w:rsidR="00D96545" w:rsidRPr="00E17422">
        <w:rPr>
          <w:rFonts w:hint="eastAsia"/>
          <w:color w:val="FF0000"/>
        </w:rPr>
        <w:t>将接收到的信号，传送给</w:t>
      </w:r>
      <w:r w:rsidR="002F6B3C" w:rsidRPr="00E17422">
        <w:rPr>
          <w:rFonts w:hint="eastAsia"/>
          <w:color w:val="FF0000"/>
        </w:rPr>
        <w:t>8</w:t>
      </w:r>
      <w:r w:rsidR="00D96545" w:rsidRPr="00E17422">
        <w:rPr>
          <w:rFonts w:hint="eastAsia"/>
          <w:color w:val="FF0000"/>
        </w:rPr>
        <w:t>路</w:t>
      </w:r>
      <w:r w:rsidR="002F6B3C" w:rsidRPr="00E17422">
        <w:rPr>
          <w:rFonts w:hint="eastAsia"/>
          <w:color w:val="FF0000"/>
        </w:rPr>
        <w:t>同时</w:t>
      </w:r>
      <w:r w:rsidR="00D96545" w:rsidRPr="00E17422">
        <w:rPr>
          <w:rFonts w:hint="eastAsia"/>
          <w:color w:val="FF0000"/>
        </w:rPr>
        <w:t>进行</w:t>
      </w:r>
      <w:r w:rsidR="002F6B3C" w:rsidRPr="00E17422">
        <w:rPr>
          <w:rFonts w:hint="eastAsia"/>
          <w:color w:val="FF0000"/>
        </w:rPr>
        <w:t>接收部分的</w:t>
      </w:r>
      <w:r w:rsidR="00D96545" w:rsidRPr="00E17422">
        <w:rPr>
          <w:rFonts w:hint="eastAsia"/>
          <w:color w:val="FF0000"/>
        </w:rPr>
        <w:t>基带处理。</w:t>
      </w:r>
      <w:r w:rsidR="002F6B3C" w:rsidRPr="00E17422">
        <w:rPr>
          <w:rFonts w:hint="eastAsia"/>
          <w:color w:val="FF0000"/>
        </w:rPr>
        <w:t>最后</w:t>
      </w:r>
      <w:r w:rsidR="004E36CD" w:rsidRPr="00E17422">
        <w:rPr>
          <w:rFonts w:hint="eastAsia"/>
          <w:color w:val="FF0000"/>
        </w:rPr>
        <w:t>合</w:t>
      </w:r>
      <w:r w:rsidR="002F6B3C" w:rsidRPr="00E17422">
        <w:rPr>
          <w:rFonts w:hint="eastAsia"/>
          <w:color w:val="FF0000"/>
        </w:rPr>
        <w:t>成一路通过</w:t>
      </w:r>
      <w:r w:rsidR="002F6B3C" w:rsidRPr="00E17422">
        <w:rPr>
          <w:rFonts w:hint="eastAsia"/>
          <w:color w:val="FF0000"/>
        </w:rPr>
        <w:t>10G</w:t>
      </w:r>
      <w:r w:rsidR="002F6B3C" w:rsidRPr="00E17422">
        <w:rPr>
          <w:rFonts w:hint="eastAsia"/>
          <w:color w:val="FF0000"/>
        </w:rPr>
        <w:t>光模块送出。</w:t>
      </w:r>
    </w:p>
    <w:p w14:paraId="3356FF93" w14:textId="50BFDB8A" w:rsidR="00BB47A4" w:rsidRPr="00D93CDF" w:rsidRDefault="00BB47A4" w:rsidP="00BB47A4">
      <w:pPr>
        <w:rPr>
          <w:color w:val="FF0000"/>
        </w:rPr>
      </w:pPr>
      <w:r w:rsidRPr="00E17422">
        <w:rPr>
          <w:rFonts w:hint="eastAsia"/>
          <w:color w:val="FF0000"/>
        </w:rPr>
        <w:t>将</w:t>
      </w:r>
      <w:r w:rsidRPr="00E17422">
        <w:rPr>
          <w:rFonts w:hint="eastAsia"/>
          <w:color w:val="FF0000"/>
        </w:rPr>
        <w:t>10G</w:t>
      </w:r>
      <w:r w:rsidR="0034420F" w:rsidRPr="00E17422">
        <w:rPr>
          <w:rFonts w:hint="eastAsia"/>
          <w:color w:val="FF0000"/>
        </w:rPr>
        <w:t>光模块</w:t>
      </w:r>
      <w:r w:rsidRPr="00E17422">
        <w:rPr>
          <w:color w:val="FF0000"/>
        </w:rPr>
        <w:t>MAC</w:t>
      </w:r>
      <w:r w:rsidR="0034420F" w:rsidRPr="00E17422">
        <w:rPr>
          <w:rFonts w:hint="eastAsia"/>
          <w:color w:val="FF0000"/>
        </w:rPr>
        <w:t>接收的</w:t>
      </w:r>
      <w:r w:rsidRPr="00E17422">
        <w:rPr>
          <w:rFonts w:hint="eastAsia"/>
          <w:color w:val="FF0000"/>
        </w:rPr>
        <w:t>数据包拆分成</w:t>
      </w:r>
      <w:r w:rsidRPr="00E17422">
        <w:rPr>
          <w:rFonts w:hint="eastAsia"/>
          <w:color w:val="FF0000"/>
        </w:rPr>
        <w:t>8</w:t>
      </w:r>
      <w:r w:rsidRPr="00E17422">
        <w:rPr>
          <w:rFonts w:hint="eastAsia"/>
          <w:color w:val="FF0000"/>
        </w:rPr>
        <w:t>路之前，要对</w:t>
      </w:r>
      <w:r w:rsidRPr="00E17422">
        <w:rPr>
          <w:rFonts w:hint="eastAsia"/>
          <w:color w:val="FF0000"/>
        </w:rPr>
        <w:t>10G</w:t>
      </w:r>
      <w:r w:rsidRPr="00E17422">
        <w:rPr>
          <w:color w:val="FF0000"/>
        </w:rPr>
        <w:t xml:space="preserve"> MAC</w:t>
      </w:r>
      <w:r w:rsidRPr="00E17422">
        <w:rPr>
          <w:rFonts w:hint="eastAsia"/>
          <w:color w:val="FF0000"/>
        </w:rPr>
        <w:t>数据进行</w:t>
      </w:r>
      <w:r w:rsidR="001238F9">
        <w:rPr>
          <w:rFonts w:hint="eastAsia"/>
          <w:color w:val="FF0000"/>
        </w:rPr>
        <w:t>拆并</w:t>
      </w:r>
      <w:r w:rsidRPr="00E17422">
        <w:rPr>
          <w:rFonts w:hint="eastAsia"/>
          <w:color w:val="FF0000"/>
        </w:rPr>
        <w:t>处理，要将</w:t>
      </w:r>
      <w:r w:rsidRPr="00E17422">
        <w:rPr>
          <w:rFonts w:hint="eastAsia"/>
          <w:color w:val="FF0000"/>
        </w:rPr>
        <w:t>10G</w:t>
      </w:r>
      <w:r w:rsidRPr="00E17422">
        <w:rPr>
          <w:color w:val="FF0000"/>
        </w:rPr>
        <w:t xml:space="preserve"> MAC</w:t>
      </w:r>
      <w:r w:rsidRPr="00E17422">
        <w:rPr>
          <w:rFonts w:hint="eastAsia"/>
          <w:color w:val="FF0000"/>
        </w:rPr>
        <w:t>数据</w:t>
      </w:r>
      <w:r w:rsidR="001238F9">
        <w:rPr>
          <w:rFonts w:hint="eastAsia"/>
          <w:color w:val="FF0000"/>
        </w:rPr>
        <w:t>拆并</w:t>
      </w:r>
      <w:r w:rsidRPr="00E17422">
        <w:rPr>
          <w:rFonts w:hint="eastAsia"/>
          <w:color w:val="FF0000"/>
        </w:rPr>
        <w:t>成</w:t>
      </w:r>
      <w:r w:rsidRPr="00E17422">
        <w:rPr>
          <w:rFonts w:hint="eastAsia"/>
          <w:color w:val="FF0000"/>
        </w:rPr>
        <w:t>1888btye</w:t>
      </w:r>
      <w:r w:rsidRPr="00E17422">
        <w:rPr>
          <w:rFonts w:hint="eastAsia"/>
          <w:color w:val="FF0000"/>
        </w:rPr>
        <w:t>的等长数据块，之后再将其拆分成</w:t>
      </w:r>
      <w:r w:rsidRPr="00E17422">
        <w:rPr>
          <w:rFonts w:hint="eastAsia"/>
          <w:color w:val="FF0000"/>
        </w:rPr>
        <w:t>8</w:t>
      </w:r>
      <w:r w:rsidRPr="00E17422">
        <w:rPr>
          <w:rFonts w:hint="eastAsia"/>
          <w:color w:val="FF0000"/>
        </w:rPr>
        <w:t>路分别进行基带处理，每一路的数据块大小为</w:t>
      </w:r>
      <w:r w:rsidRPr="00E17422">
        <w:rPr>
          <w:rFonts w:hint="eastAsia"/>
          <w:color w:val="FF0000"/>
        </w:rPr>
        <w:t>236byte</w:t>
      </w:r>
      <w:r w:rsidRPr="00E17422">
        <w:rPr>
          <w:rFonts w:hint="eastAsia"/>
          <w:color w:val="FF0000"/>
        </w:rPr>
        <w:t>。</w:t>
      </w:r>
      <w:r w:rsidR="0034420F" w:rsidRPr="00E17422">
        <w:rPr>
          <w:rFonts w:hint="eastAsia"/>
          <w:color w:val="FF0000"/>
        </w:rPr>
        <w:t>对于</w:t>
      </w:r>
      <w:r w:rsidR="00E17422" w:rsidRPr="00E17422">
        <w:rPr>
          <w:rFonts w:hint="eastAsia"/>
          <w:color w:val="FF0000"/>
        </w:rPr>
        <w:t>发送给</w:t>
      </w:r>
      <w:r w:rsidR="0034420F" w:rsidRPr="00E17422">
        <w:rPr>
          <w:rFonts w:hint="eastAsia"/>
          <w:color w:val="FF0000"/>
        </w:rPr>
        <w:t>10G</w:t>
      </w:r>
      <w:r w:rsidR="0034420F" w:rsidRPr="00E17422">
        <w:rPr>
          <w:rFonts w:hint="eastAsia"/>
          <w:color w:val="FF0000"/>
        </w:rPr>
        <w:t>光模块</w:t>
      </w:r>
      <w:r w:rsidR="00E17422" w:rsidRPr="00E17422">
        <w:rPr>
          <w:rFonts w:hint="eastAsia"/>
          <w:color w:val="FF0000"/>
        </w:rPr>
        <w:t>的</w:t>
      </w:r>
      <w:r w:rsidR="0034420F" w:rsidRPr="00E17422">
        <w:rPr>
          <w:color w:val="FF0000"/>
        </w:rPr>
        <w:t>MAC</w:t>
      </w:r>
      <w:r w:rsidR="0034420F" w:rsidRPr="00E17422">
        <w:rPr>
          <w:rFonts w:hint="eastAsia"/>
          <w:color w:val="FF0000"/>
        </w:rPr>
        <w:t>数据做同等处理。</w:t>
      </w:r>
      <w:r w:rsidR="00E17422">
        <w:rPr>
          <w:rFonts w:hint="eastAsia"/>
          <w:color w:val="FF0000"/>
        </w:rPr>
        <w:t>将</w:t>
      </w:r>
      <w:r w:rsidR="00E17422">
        <w:rPr>
          <w:rFonts w:hint="eastAsia"/>
          <w:color w:val="FF0000"/>
        </w:rPr>
        <w:t>8</w:t>
      </w:r>
      <w:r w:rsidR="00E17422">
        <w:rPr>
          <w:rFonts w:hint="eastAsia"/>
          <w:color w:val="FF0000"/>
        </w:rPr>
        <w:t>路经基带解调处理后的大小为</w:t>
      </w:r>
      <w:r w:rsidR="00E17422">
        <w:rPr>
          <w:rFonts w:hint="eastAsia"/>
          <w:color w:val="FF0000"/>
        </w:rPr>
        <w:t>2</w:t>
      </w:r>
      <w:r w:rsidR="00E17422">
        <w:rPr>
          <w:color w:val="FF0000"/>
        </w:rPr>
        <w:t>36</w:t>
      </w:r>
      <w:r w:rsidR="00E17422" w:rsidRPr="00E17422">
        <w:rPr>
          <w:rFonts w:hint="eastAsia"/>
          <w:color w:val="FF0000"/>
        </w:rPr>
        <w:t xml:space="preserve"> byte</w:t>
      </w:r>
      <w:r w:rsidR="00E17422">
        <w:rPr>
          <w:rFonts w:hint="eastAsia"/>
          <w:color w:val="FF0000"/>
        </w:rPr>
        <w:t>的数据块合并成等长的</w:t>
      </w:r>
      <w:r w:rsidR="00E17422">
        <w:rPr>
          <w:rFonts w:hint="eastAsia"/>
          <w:color w:val="FF0000"/>
        </w:rPr>
        <w:t>1</w:t>
      </w:r>
      <w:r w:rsidR="00E17422">
        <w:rPr>
          <w:color w:val="FF0000"/>
        </w:rPr>
        <w:t>888</w:t>
      </w:r>
      <w:r w:rsidR="00E17422" w:rsidRPr="00E17422">
        <w:rPr>
          <w:rFonts w:hint="eastAsia"/>
          <w:color w:val="FF0000"/>
        </w:rPr>
        <w:t>btye</w:t>
      </w:r>
      <w:r w:rsidR="00E17422">
        <w:rPr>
          <w:rFonts w:hint="eastAsia"/>
          <w:color w:val="FF0000"/>
        </w:rPr>
        <w:t>的数据块发送给</w:t>
      </w:r>
      <w:r w:rsidR="00E17422" w:rsidRPr="00E17422">
        <w:rPr>
          <w:rFonts w:hint="eastAsia"/>
          <w:color w:val="FF0000"/>
        </w:rPr>
        <w:t>10G</w:t>
      </w:r>
      <w:r w:rsidR="00E17422" w:rsidRPr="00E17422">
        <w:rPr>
          <w:color w:val="FF0000"/>
        </w:rPr>
        <w:t xml:space="preserve"> </w:t>
      </w:r>
      <w:r w:rsidR="00E17422" w:rsidRPr="00D93CDF">
        <w:rPr>
          <w:color w:val="FF0000"/>
        </w:rPr>
        <w:t>MAC</w:t>
      </w:r>
      <w:r w:rsidR="00767B87" w:rsidRPr="00D93CDF">
        <w:rPr>
          <w:rFonts w:hint="eastAsia"/>
          <w:color w:val="FF0000"/>
        </w:rPr>
        <w:t>后经</w:t>
      </w:r>
      <w:r w:rsidR="00767B87" w:rsidRPr="00D93CDF">
        <w:rPr>
          <w:rFonts w:hint="eastAsia"/>
          <w:color w:val="FF0000"/>
        </w:rPr>
        <w:t>1</w:t>
      </w:r>
      <w:r w:rsidR="00767B87" w:rsidRPr="00D93CDF">
        <w:rPr>
          <w:color w:val="FF0000"/>
        </w:rPr>
        <w:t>0</w:t>
      </w:r>
      <w:r w:rsidR="00767B87" w:rsidRPr="00D93CDF">
        <w:rPr>
          <w:rFonts w:hint="eastAsia"/>
          <w:color w:val="FF0000"/>
        </w:rPr>
        <w:t>G</w:t>
      </w:r>
      <w:r w:rsidR="00767B87" w:rsidRPr="00D93CDF">
        <w:rPr>
          <w:rFonts w:hint="eastAsia"/>
          <w:color w:val="FF0000"/>
        </w:rPr>
        <w:t>的光模块发送出去</w:t>
      </w:r>
      <w:r w:rsidR="00C543B7" w:rsidRPr="00D93CDF">
        <w:rPr>
          <w:rFonts w:hint="eastAsia"/>
          <w:color w:val="FF0000"/>
        </w:rPr>
        <w:t>。</w:t>
      </w:r>
    </w:p>
    <w:p w14:paraId="1D8F583B" w14:textId="62367680" w:rsidR="006573DB" w:rsidRPr="00D93CDF" w:rsidRDefault="00541260" w:rsidP="00A45160">
      <w:pPr>
        <w:pStyle w:val="2"/>
        <w:numPr>
          <w:ilvl w:val="1"/>
          <w:numId w:val="1"/>
        </w:numPr>
        <w:rPr>
          <w:color w:val="FF0000"/>
        </w:rPr>
      </w:pPr>
      <w:bookmarkStart w:id="16" w:name="_Toc35510267"/>
      <w:r w:rsidRPr="00D93CDF">
        <w:rPr>
          <w:rFonts w:hint="eastAsia"/>
          <w:color w:val="FF0000"/>
        </w:rPr>
        <w:t>频域分析</w:t>
      </w:r>
      <w:bookmarkEnd w:id="16"/>
    </w:p>
    <w:p w14:paraId="52A319D5" w14:textId="6B43ED8A" w:rsidR="00E325DC" w:rsidRPr="00D93CDF" w:rsidRDefault="00462B0D">
      <w:pPr>
        <w:widowControl/>
        <w:jc w:val="left"/>
        <w:rPr>
          <w:color w:val="FF0000"/>
        </w:rPr>
      </w:pPr>
      <w:r w:rsidRPr="00D93CDF">
        <w:rPr>
          <w:color w:val="FF0000"/>
        </w:rPr>
        <w:object w:dxaOrig="25876" w:dyaOrig="5371" w14:anchorId="21331718">
          <v:shape id="_x0000_i1028" type="#_x0000_t75" style="width:414pt;height:84.75pt" o:ole="">
            <v:imagedata r:id="rId14" o:title=""/>
          </v:shape>
          <o:OLEObject Type="Embed" ProgID="Visio.Drawing.15" ShapeID="_x0000_i1028" DrawAspect="Content" ObjectID="_1669465369" r:id="rId15"/>
        </w:object>
      </w:r>
    </w:p>
    <w:p w14:paraId="27FCC790" w14:textId="6F53419F" w:rsidR="0085758A" w:rsidRPr="00D93CDF" w:rsidRDefault="0085758A" w:rsidP="0085758A">
      <w:pPr>
        <w:pStyle w:val="af7"/>
        <w:jc w:val="center"/>
        <w:rPr>
          <w:color w:val="FF0000"/>
        </w:rPr>
      </w:pPr>
      <w:bookmarkStart w:id="17" w:name="_Ref28021390"/>
      <w:bookmarkStart w:id="18" w:name="_Toc35510329"/>
      <w:r w:rsidRPr="00D93CDF">
        <w:rPr>
          <w:rFonts w:hint="eastAsia"/>
          <w:color w:val="FF0000"/>
        </w:rPr>
        <w:t>图表</w:t>
      </w:r>
      <w:r w:rsidRPr="00D93CDF">
        <w:rPr>
          <w:rFonts w:hint="eastAsia"/>
          <w:color w:val="FF0000"/>
        </w:rPr>
        <w:t xml:space="preserve"> </w:t>
      </w:r>
      <w:r w:rsidRPr="00D93CDF">
        <w:rPr>
          <w:color w:val="FF0000"/>
        </w:rPr>
        <w:fldChar w:fldCharType="begin"/>
      </w:r>
      <w:r w:rsidRPr="00D93CDF">
        <w:rPr>
          <w:color w:val="FF0000"/>
        </w:rPr>
        <w:instrText xml:space="preserve"> </w:instrText>
      </w:r>
      <w:r w:rsidRPr="00D93CDF">
        <w:rPr>
          <w:rFonts w:hint="eastAsia"/>
          <w:color w:val="FF0000"/>
        </w:rPr>
        <w:instrText xml:space="preserve">SEQ </w:instrText>
      </w:r>
      <w:r w:rsidRPr="00D93CDF">
        <w:rPr>
          <w:rFonts w:hint="eastAsia"/>
          <w:color w:val="FF0000"/>
        </w:rPr>
        <w:instrText>图表</w:instrText>
      </w:r>
      <w:r w:rsidRPr="00D93CDF">
        <w:rPr>
          <w:rFonts w:hint="eastAsia"/>
          <w:color w:val="FF0000"/>
        </w:rPr>
        <w:instrText xml:space="preserve"> \* ARABIC</w:instrText>
      </w:r>
      <w:r w:rsidRPr="00D93CDF">
        <w:rPr>
          <w:color w:val="FF0000"/>
        </w:rPr>
        <w:instrText xml:space="preserve"> </w:instrText>
      </w:r>
      <w:r w:rsidRPr="00D93CDF">
        <w:rPr>
          <w:color w:val="FF0000"/>
        </w:rPr>
        <w:fldChar w:fldCharType="separate"/>
      </w:r>
      <w:r w:rsidR="001F572E" w:rsidRPr="00D93CDF">
        <w:rPr>
          <w:noProof/>
          <w:color w:val="FF0000"/>
        </w:rPr>
        <w:t>3</w:t>
      </w:r>
      <w:r w:rsidRPr="00D93CDF">
        <w:rPr>
          <w:color w:val="FF0000"/>
        </w:rPr>
        <w:fldChar w:fldCharType="end"/>
      </w:r>
      <w:bookmarkEnd w:id="17"/>
      <w:r w:rsidRPr="00D93CDF">
        <w:rPr>
          <w:color w:val="FF0000"/>
        </w:rPr>
        <w:t xml:space="preserve"> </w:t>
      </w:r>
      <w:r w:rsidR="00230E2C" w:rsidRPr="00D93CDF">
        <w:rPr>
          <w:rFonts w:hint="eastAsia"/>
          <w:color w:val="FF0000"/>
        </w:rPr>
        <w:t>系统</w:t>
      </w:r>
      <w:r w:rsidRPr="00D93CDF">
        <w:rPr>
          <w:rFonts w:hint="eastAsia"/>
          <w:color w:val="FF0000"/>
        </w:rPr>
        <w:t>频域分析</w:t>
      </w:r>
      <w:r w:rsidR="008C3349" w:rsidRPr="00D93CDF">
        <w:rPr>
          <w:rFonts w:hint="eastAsia"/>
          <w:color w:val="FF0000"/>
        </w:rPr>
        <w:t>举例</w:t>
      </w:r>
      <w:bookmarkEnd w:id="18"/>
    </w:p>
    <w:p w14:paraId="37942445" w14:textId="540A843F" w:rsidR="0023045C" w:rsidRPr="00D93CDF" w:rsidRDefault="004F19E6" w:rsidP="004F19E6">
      <w:pPr>
        <w:rPr>
          <w:color w:val="FF0000"/>
        </w:rPr>
      </w:pPr>
      <w:r w:rsidRPr="00D93CDF">
        <w:rPr>
          <w:rFonts w:hint="eastAsia"/>
          <w:color w:val="FF0000"/>
        </w:rPr>
        <w:t>如</w:t>
      </w:r>
      <w:r w:rsidR="0026303C" w:rsidRPr="00D93CDF">
        <w:rPr>
          <w:rFonts w:hint="eastAsia"/>
          <w:color w:val="FF0000"/>
        </w:rPr>
        <w:t>上图</w:t>
      </w:r>
      <w:r w:rsidRPr="00D93CDF">
        <w:rPr>
          <w:rFonts w:hint="eastAsia"/>
          <w:color w:val="FF0000"/>
        </w:rPr>
        <w:t>所示</w:t>
      </w:r>
      <w:r w:rsidR="008B7AAF" w:rsidRPr="00D93CDF">
        <w:rPr>
          <w:rFonts w:hint="eastAsia"/>
          <w:color w:val="FF0000"/>
        </w:rPr>
        <w:t>，</w:t>
      </w:r>
      <w:r w:rsidR="00462B0D" w:rsidRPr="00D93CDF">
        <w:rPr>
          <w:rFonts w:hint="eastAsia"/>
          <w:color w:val="FF0000"/>
        </w:rPr>
        <w:t>以两路举例，</w:t>
      </w:r>
      <w:r w:rsidR="0026303C" w:rsidRPr="00D93CDF">
        <w:rPr>
          <w:rFonts w:hint="eastAsia"/>
          <w:color w:val="FF0000"/>
        </w:rPr>
        <w:t>将</w:t>
      </w:r>
      <w:r w:rsidR="00462B0D" w:rsidRPr="00D93CDF">
        <w:rPr>
          <w:rFonts w:hint="eastAsia"/>
          <w:color w:val="FF0000"/>
        </w:rPr>
        <w:t>3Gps</w:t>
      </w:r>
      <w:r w:rsidR="00462B0D" w:rsidRPr="00D93CDF">
        <w:rPr>
          <w:rFonts w:hint="eastAsia"/>
          <w:color w:val="FF0000"/>
        </w:rPr>
        <w:t>数据，分成两路，各路的速率是</w:t>
      </w:r>
      <w:r w:rsidR="00462B0D" w:rsidRPr="00D93CDF">
        <w:rPr>
          <w:rFonts w:hint="eastAsia"/>
          <w:color w:val="FF0000"/>
        </w:rPr>
        <w:t>1.5Gbps</w:t>
      </w:r>
      <w:r w:rsidR="00462B0D" w:rsidRPr="00D93CDF">
        <w:rPr>
          <w:rFonts w:hint="eastAsia"/>
          <w:color w:val="FF0000"/>
        </w:rPr>
        <w:t>，经</w:t>
      </w:r>
      <w:r w:rsidR="00462B0D" w:rsidRPr="00D93CDF">
        <w:rPr>
          <w:rFonts w:hint="eastAsia"/>
          <w:color w:val="FF0000"/>
        </w:rPr>
        <w:t>6</w:t>
      </w:r>
      <w:r w:rsidR="00CC671D" w:rsidRPr="00D93CDF">
        <w:rPr>
          <w:rFonts w:hint="eastAsia"/>
          <w:color w:val="FF0000"/>
        </w:rPr>
        <w:t>4</w:t>
      </w:r>
      <w:r w:rsidR="00462B0D" w:rsidRPr="00D93CDF">
        <w:rPr>
          <w:rFonts w:hint="eastAsia"/>
          <w:color w:val="FF0000"/>
        </w:rPr>
        <w:t>QAM</w:t>
      </w:r>
      <w:r w:rsidR="00462B0D" w:rsidRPr="00D93CDF">
        <w:rPr>
          <w:rFonts w:hint="eastAsia"/>
          <w:color w:val="FF0000"/>
        </w:rPr>
        <w:t>调制，每路符号速率是</w:t>
      </w:r>
      <w:r w:rsidR="00462B0D" w:rsidRPr="00D93CDF">
        <w:rPr>
          <w:rFonts w:hint="eastAsia"/>
          <w:color w:val="FF0000"/>
        </w:rPr>
        <w:t>250M</w:t>
      </w:r>
      <w:r w:rsidR="00462B0D" w:rsidRPr="00D93CDF">
        <w:rPr>
          <w:rFonts w:hint="eastAsia"/>
          <w:color w:val="FF0000"/>
        </w:rPr>
        <w:t>，</w:t>
      </w:r>
      <w:r w:rsidR="0023045C" w:rsidRPr="00D93CDF">
        <w:rPr>
          <w:rFonts w:hint="eastAsia"/>
          <w:color w:val="FF0000"/>
        </w:rPr>
        <w:t>经过</w:t>
      </w:r>
      <w:r w:rsidR="0023045C" w:rsidRPr="00D93CDF">
        <w:rPr>
          <w:rFonts w:hint="eastAsia"/>
          <w:color w:val="FF0000"/>
        </w:rPr>
        <w:t>2</w:t>
      </w:r>
      <w:r w:rsidR="0023045C" w:rsidRPr="00D93CDF">
        <w:rPr>
          <w:rFonts w:hint="eastAsia"/>
          <w:color w:val="FF0000"/>
        </w:rPr>
        <w:t>倍插值各路基带频谱减小为</w:t>
      </w:r>
      <w:r w:rsidR="0023045C" w:rsidRPr="00D93CDF">
        <w:rPr>
          <w:rFonts w:hint="eastAsia"/>
          <w:color w:val="FF0000"/>
        </w:rPr>
        <w:t>125M</w:t>
      </w:r>
      <w:r w:rsidR="0023045C" w:rsidRPr="00D93CDF">
        <w:rPr>
          <w:rFonts w:hint="eastAsia"/>
          <w:color w:val="FF0000"/>
        </w:rPr>
        <w:t>，频谱间隔</w:t>
      </w:r>
      <w:r w:rsidR="00F60ABF" w:rsidRPr="00D93CDF">
        <w:rPr>
          <w:rFonts w:hint="eastAsia"/>
          <w:color w:val="FF0000"/>
        </w:rPr>
        <w:t>展宽为</w:t>
      </w:r>
      <w:r w:rsidR="0023045C" w:rsidRPr="00D93CDF">
        <w:rPr>
          <w:rFonts w:hint="eastAsia"/>
          <w:color w:val="FF0000"/>
        </w:rPr>
        <w:t>125M</w:t>
      </w:r>
      <w:r w:rsidR="0023045C" w:rsidRPr="00D93CDF">
        <w:rPr>
          <w:rFonts w:hint="eastAsia"/>
          <w:color w:val="FF0000"/>
        </w:rPr>
        <w:t>，再在经过上变频</w:t>
      </w:r>
      <w:r w:rsidR="0026303C" w:rsidRPr="00D93CDF">
        <w:rPr>
          <w:rFonts w:hint="eastAsia"/>
          <w:color w:val="FF0000"/>
        </w:rPr>
        <w:t>合并</w:t>
      </w:r>
      <w:r w:rsidR="00B65A3E" w:rsidRPr="00D93CDF">
        <w:rPr>
          <w:rFonts w:hint="eastAsia"/>
          <w:color w:val="FF0000"/>
        </w:rPr>
        <w:t>后</w:t>
      </w:r>
      <w:r w:rsidR="0026303C" w:rsidRPr="00D93CDF">
        <w:rPr>
          <w:rFonts w:hint="eastAsia"/>
          <w:color w:val="FF0000"/>
        </w:rPr>
        <w:t>由</w:t>
      </w:r>
      <w:r w:rsidR="00B65A3E" w:rsidRPr="00D93CDF">
        <w:rPr>
          <w:rFonts w:hint="eastAsia"/>
          <w:color w:val="FF0000"/>
        </w:rPr>
        <w:t>DA</w:t>
      </w:r>
      <w:r w:rsidR="0026303C" w:rsidRPr="00D93CDF">
        <w:rPr>
          <w:rFonts w:hint="eastAsia"/>
          <w:color w:val="FF0000"/>
        </w:rPr>
        <w:t>发送出去</w:t>
      </w:r>
      <w:r w:rsidR="0023045C" w:rsidRPr="00D93CDF">
        <w:rPr>
          <w:rFonts w:hint="eastAsia"/>
          <w:color w:val="FF0000"/>
        </w:rPr>
        <w:t>，</w:t>
      </w:r>
      <w:r w:rsidR="00B65A3E" w:rsidRPr="00D93CDF">
        <w:rPr>
          <w:rFonts w:hint="eastAsia"/>
          <w:color w:val="FF0000"/>
        </w:rPr>
        <w:t>从</w:t>
      </w:r>
      <w:r w:rsidR="0026303C" w:rsidRPr="00D93CDF">
        <w:rPr>
          <w:rFonts w:hint="eastAsia"/>
          <w:color w:val="FF0000"/>
        </w:rPr>
        <w:t>上图</w:t>
      </w:r>
      <w:r w:rsidR="00F60ABF" w:rsidRPr="00D93CDF">
        <w:rPr>
          <w:rFonts w:hint="eastAsia"/>
          <w:color w:val="FF0000"/>
        </w:rPr>
        <w:t>中</w:t>
      </w:r>
      <w:r w:rsidR="00B65A3E" w:rsidRPr="00D93CDF">
        <w:rPr>
          <w:rFonts w:hint="eastAsia"/>
          <w:color w:val="FF0000"/>
        </w:rPr>
        <w:t>可以看出</w:t>
      </w:r>
      <w:r w:rsidR="0023045C" w:rsidRPr="00D93CDF">
        <w:rPr>
          <w:rFonts w:hint="eastAsia"/>
          <w:color w:val="FF0000"/>
        </w:rPr>
        <w:t>两路信号能很好的利用带宽并无码间干扰。</w:t>
      </w:r>
    </w:p>
    <w:p w14:paraId="36CD8743" w14:textId="59DAC9F9" w:rsidR="0089260D" w:rsidRPr="00D93CDF" w:rsidRDefault="00411475" w:rsidP="00411475">
      <w:pPr>
        <w:pStyle w:val="2"/>
        <w:numPr>
          <w:ilvl w:val="1"/>
          <w:numId w:val="1"/>
        </w:numPr>
        <w:rPr>
          <w:color w:val="FF0000"/>
        </w:rPr>
      </w:pPr>
      <w:bookmarkStart w:id="19" w:name="_Toc35510268"/>
      <w:r w:rsidRPr="00D93CDF">
        <w:rPr>
          <w:rFonts w:hint="eastAsia"/>
          <w:color w:val="FF0000"/>
        </w:rPr>
        <w:lastRenderedPageBreak/>
        <w:t>实际符号速率</w:t>
      </w:r>
      <w:bookmarkEnd w:id="19"/>
    </w:p>
    <w:p w14:paraId="398337D7" w14:textId="3E7664A9" w:rsidR="00411475" w:rsidRPr="00D93CDF" w:rsidRDefault="00385CFB" w:rsidP="00A71AB9">
      <w:pPr>
        <w:jc w:val="left"/>
        <w:rPr>
          <w:color w:val="FF0000"/>
        </w:rPr>
      </w:pPr>
      <w:r w:rsidRPr="00D93CDF">
        <w:rPr>
          <w:color w:val="FF0000"/>
        </w:rPr>
        <w:t>10</w:t>
      </w:r>
      <w:r w:rsidRPr="00D93CDF">
        <w:rPr>
          <w:rFonts w:hint="eastAsia"/>
          <w:color w:val="FF0000"/>
        </w:rPr>
        <w:t>G</w:t>
      </w:r>
      <w:r w:rsidRPr="00D93CDF">
        <w:rPr>
          <w:color w:val="FF0000"/>
        </w:rPr>
        <w:t xml:space="preserve"> </w:t>
      </w:r>
      <w:hyperlink r:id="rId16" w:tgtFrame="_blank" w:history="1">
        <w:r w:rsidRPr="00D93CDF">
          <w:rPr>
            <w:color w:val="FF0000"/>
          </w:rPr>
          <w:t>Ethernet</w:t>
        </w:r>
      </w:hyperlink>
      <w:r w:rsidRPr="00D93CDF">
        <w:rPr>
          <w:color w:val="FF0000"/>
        </w:rPr>
        <w:t xml:space="preserve"> </w:t>
      </w:r>
      <w:r w:rsidR="00D352FA" w:rsidRPr="00D93CDF">
        <w:rPr>
          <w:rFonts w:hint="eastAsia"/>
          <w:color w:val="FF0000"/>
        </w:rPr>
        <w:t>MAC</w:t>
      </w:r>
      <w:r w:rsidR="00D352FA" w:rsidRPr="00D93CDF">
        <w:rPr>
          <w:rFonts w:hint="eastAsia"/>
          <w:color w:val="FF0000"/>
        </w:rPr>
        <w:t>速率</w:t>
      </w:r>
      <w:r w:rsidR="00D352FA" w:rsidRPr="00D93CDF">
        <w:rPr>
          <w:rFonts w:hint="eastAsia"/>
          <w:color w:val="FF0000"/>
        </w:rPr>
        <w:t>=64b</w:t>
      </w:r>
      <w:r w:rsidR="007851AF" w:rsidRPr="00D93CDF">
        <w:rPr>
          <w:color w:val="FF0000"/>
        </w:rPr>
        <w:t>(</w:t>
      </w:r>
      <w:r w:rsidR="007851AF" w:rsidRPr="00D93CDF">
        <w:rPr>
          <w:rFonts w:hint="eastAsia"/>
          <w:color w:val="FF0000"/>
        </w:rPr>
        <w:t>位宽</w:t>
      </w:r>
      <w:r w:rsidR="007851AF" w:rsidRPr="00D93CDF">
        <w:rPr>
          <w:color w:val="FF0000"/>
        </w:rPr>
        <w:t>)</w:t>
      </w:r>
      <w:r w:rsidR="00D352FA" w:rsidRPr="00D93CDF">
        <w:rPr>
          <w:rFonts w:hint="eastAsia"/>
          <w:color w:val="FF0000"/>
        </w:rPr>
        <w:t>*156M</w:t>
      </w:r>
      <w:r w:rsidR="007851AF" w:rsidRPr="00D93CDF">
        <w:rPr>
          <w:color w:val="FF0000"/>
        </w:rPr>
        <w:t>(</w:t>
      </w:r>
      <w:r w:rsidR="007851AF" w:rsidRPr="00D93CDF">
        <w:rPr>
          <w:rFonts w:hint="eastAsia"/>
          <w:color w:val="FF0000"/>
        </w:rPr>
        <w:t>时钟</w:t>
      </w:r>
      <w:r w:rsidR="007851AF" w:rsidRPr="00D93CDF">
        <w:rPr>
          <w:color w:val="FF0000"/>
        </w:rPr>
        <w:t>)</w:t>
      </w:r>
      <w:r w:rsidR="00D352FA" w:rsidRPr="00D93CDF">
        <w:rPr>
          <w:rFonts w:hint="eastAsia"/>
          <w:color w:val="FF0000"/>
        </w:rPr>
        <w:t>=9984Mb</w:t>
      </w:r>
      <w:r w:rsidR="007851AF" w:rsidRPr="00D93CDF">
        <w:rPr>
          <w:rFonts w:hint="eastAsia"/>
          <w:color w:val="FF0000"/>
        </w:rPr>
        <w:t>p</w:t>
      </w:r>
      <w:r w:rsidR="00D352FA" w:rsidRPr="00D93CDF">
        <w:rPr>
          <w:rFonts w:hint="eastAsia"/>
          <w:color w:val="FF0000"/>
        </w:rPr>
        <w:t>s</w:t>
      </w:r>
    </w:p>
    <w:p w14:paraId="18B71EEB" w14:textId="78176C1B" w:rsidR="00D352FA" w:rsidRPr="00D93CDF" w:rsidRDefault="00D352FA" w:rsidP="00A71AB9">
      <w:pPr>
        <w:jc w:val="left"/>
        <w:rPr>
          <w:color w:val="FF0000"/>
        </w:rPr>
      </w:pPr>
      <w:r w:rsidRPr="00D93CDF">
        <w:rPr>
          <w:rFonts w:hint="eastAsia"/>
          <w:color w:val="FF0000"/>
        </w:rPr>
        <w:t>1</w:t>
      </w:r>
      <w:r w:rsidRPr="00D93CDF">
        <w:rPr>
          <w:color w:val="FF0000"/>
        </w:rPr>
        <w:t>888B</w:t>
      </w:r>
      <w:r w:rsidRPr="00D93CDF">
        <w:rPr>
          <w:rFonts w:hint="eastAsia"/>
          <w:color w:val="FF0000"/>
        </w:rPr>
        <w:t>的数据块经过信道编码</w:t>
      </w:r>
      <w:r w:rsidR="008F05F2" w:rsidRPr="00D93CDF">
        <w:rPr>
          <w:rFonts w:hint="eastAsia"/>
          <w:color w:val="FF0000"/>
        </w:rPr>
        <w:t>(RS</w:t>
      </w:r>
      <w:r w:rsidR="008F05F2" w:rsidRPr="00D93CDF">
        <w:rPr>
          <w:rFonts w:hint="eastAsia"/>
          <w:color w:val="FF0000"/>
        </w:rPr>
        <w:t>编码</w:t>
      </w:r>
      <w:r w:rsidR="008F05F2" w:rsidRPr="00D93CDF">
        <w:rPr>
          <w:color w:val="FF0000"/>
        </w:rPr>
        <w:t>)</w:t>
      </w:r>
      <w:r w:rsidRPr="00D93CDF">
        <w:rPr>
          <w:rFonts w:hint="eastAsia"/>
          <w:color w:val="FF0000"/>
        </w:rPr>
        <w:t>增加的数据为</w:t>
      </w:r>
      <w:r w:rsidRPr="00D93CDF">
        <w:rPr>
          <w:rFonts w:hint="eastAsia"/>
          <w:color w:val="FF0000"/>
        </w:rPr>
        <w:t>(255-236</w:t>
      </w:r>
      <w:r w:rsidRPr="00D93CDF">
        <w:rPr>
          <w:color w:val="FF0000"/>
        </w:rPr>
        <w:t>)*8</w:t>
      </w:r>
      <w:r w:rsidR="007851AF" w:rsidRPr="00D93CDF">
        <w:rPr>
          <w:rFonts w:hint="eastAsia"/>
          <w:color w:val="FF0000"/>
        </w:rPr>
        <w:t>=19B</w:t>
      </w:r>
      <w:r w:rsidR="00B85A44" w:rsidRPr="00D93CDF">
        <w:rPr>
          <w:rFonts w:hint="eastAsia"/>
          <w:color w:val="FF0000"/>
        </w:rPr>
        <w:t>*8</w:t>
      </w:r>
      <w:r w:rsidRPr="00D93CDF">
        <w:rPr>
          <w:rFonts w:hint="eastAsia"/>
          <w:color w:val="FF0000"/>
        </w:rPr>
        <w:t>，每秒经过基带的数据块数量为</w:t>
      </w:r>
      <w:r w:rsidRPr="00D93CDF">
        <w:rPr>
          <w:rFonts w:hint="eastAsia"/>
          <w:color w:val="FF0000"/>
        </w:rPr>
        <w:t>(9984M/8</w:t>
      </w:r>
      <w:r w:rsidRPr="00D93CDF">
        <w:rPr>
          <w:color w:val="FF0000"/>
        </w:rPr>
        <w:t>)/1888</w:t>
      </w:r>
      <m:oMath>
        <m:r>
          <w:rPr>
            <w:rFonts w:ascii="Cambria Math" w:hAnsi="Cambria Math"/>
            <w:color w:val="FF0000"/>
          </w:rPr>
          <m:t>≈</m:t>
        </m:r>
      </m:oMath>
      <w:r w:rsidRPr="00D93CDF">
        <w:rPr>
          <w:color w:val="FF0000"/>
        </w:rPr>
        <w:t>661</w:t>
      </w:r>
      <w:r w:rsidR="007851AF" w:rsidRPr="00D93CDF">
        <w:rPr>
          <w:rFonts w:hint="eastAsia"/>
          <w:color w:val="FF0000"/>
        </w:rPr>
        <w:t>,</w:t>
      </w:r>
      <w:r w:rsidRPr="00D93CDF">
        <w:rPr>
          <w:color w:val="FF0000"/>
        </w:rPr>
        <w:t>01</w:t>
      </w:r>
      <w:r w:rsidRPr="00D93CDF">
        <w:rPr>
          <w:rFonts w:hint="eastAsia"/>
          <w:color w:val="FF0000"/>
        </w:rPr>
        <w:t>7</w:t>
      </w:r>
      <w:r w:rsidR="007851AF" w:rsidRPr="00D93CDF">
        <w:rPr>
          <w:rFonts w:hint="eastAsia"/>
          <w:color w:val="FF0000"/>
        </w:rPr>
        <w:t>，所以每秒经过信道编码增加的数据为</w:t>
      </w:r>
      <w:r w:rsidR="007851AF" w:rsidRPr="00D93CDF">
        <w:rPr>
          <w:color w:val="FF0000"/>
        </w:rPr>
        <w:t>66101</w:t>
      </w:r>
      <w:r w:rsidR="007851AF" w:rsidRPr="00D93CDF">
        <w:rPr>
          <w:rFonts w:hint="eastAsia"/>
          <w:color w:val="FF0000"/>
        </w:rPr>
        <w:t>7*19*</w:t>
      </w:r>
      <w:r w:rsidR="00B85A44" w:rsidRPr="00D93CDF">
        <w:rPr>
          <w:rFonts w:hint="eastAsia"/>
          <w:color w:val="FF0000"/>
        </w:rPr>
        <w:t>8*</w:t>
      </w:r>
      <w:r w:rsidR="007851AF" w:rsidRPr="00D93CDF">
        <w:rPr>
          <w:rFonts w:hint="eastAsia"/>
          <w:color w:val="FF0000"/>
        </w:rPr>
        <w:t>8</w:t>
      </w:r>
      <m:oMath>
        <m:r>
          <w:rPr>
            <w:rFonts w:ascii="Cambria Math" w:hAnsi="Cambria Math"/>
            <w:color w:val="FF0000"/>
          </w:rPr>
          <m:t>≈</m:t>
        </m:r>
      </m:oMath>
      <w:r w:rsidR="00B85A44" w:rsidRPr="00D93CDF">
        <w:rPr>
          <w:color w:val="FF0000"/>
        </w:rPr>
        <w:t>803,796,608</w:t>
      </w:r>
      <w:r w:rsidR="00B85A44" w:rsidRPr="00D93CDF">
        <w:rPr>
          <w:color w:val="FF0000"/>
        </w:rPr>
        <w:t>‬</w:t>
      </w:r>
      <w:r w:rsidR="007851AF" w:rsidRPr="00D93CDF">
        <w:rPr>
          <w:rFonts w:hint="eastAsia"/>
          <w:color w:val="FF0000"/>
        </w:rPr>
        <w:t>b</w:t>
      </w:r>
      <w:r w:rsidR="007851AF" w:rsidRPr="00D93CDF">
        <w:rPr>
          <w:color w:val="FF0000"/>
        </w:rPr>
        <w:t>,</w:t>
      </w:r>
      <w:r w:rsidR="007851AF" w:rsidRPr="00D93CDF">
        <w:rPr>
          <w:rFonts w:hint="eastAsia"/>
          <w:color w:val="FF0000"/>
        </w:rPr>
        <w:t xml:space="preserve"> </w:t>
      </w:r>
      <w:r w:rsidR="007851AF" w:rsidRPr="00D93CDF">
        <w:rPr>
          <w:rFonts w:hint="eastAsia"/>
          <w:color w:val="FF0000"/>
        </w:rPr>
        <w:t>所以经过信道编码的码速率为</w:t>
      </w:r>
      <w:r w:rsidR="007851AF" w:rsidRPr="00D93CDF">
        <w:rPr>
          <w:rFonts w:hint="eastAsia"/>
          <w:color w:val="FF0000"/>
        </w:rPr>
        <w:t>(9984M</w:t>
      </w:r>
      <w:r w:rsidR="007851AF" w:rsidRPr="00D93CDF">
        <w:rPr>
          <w:color w:val="FF0000"/>
        </w:rPr>
        <w:t>+</w:t>
      </w:r>
      <w:r w:rsidR="00B85A44" w:rsidRPr="00D93CDF">
        <w:rPr>
          <w:color w:val="FF0000"/>
        </w:rPr>
        <w:t>803,796,608</w:t>
      </w:r>
      <w:r w:rsidR="00B85A44" w:rsidRPr="00D93CDF">
        <w:rPr>
          <w:color w:val="FF0000"/>
        </w:rPr>
        <w:t>‬</w:t>
      </w:r>
      <w:r w:rsidR="007851AF" w:rsidRPr="00D93CDF">
        <w:rPr>
          <w:color w:val="FF0000"/>
        </w:rPr>
        <w:t>)/6</w:t>
      </w:r>
      <m:oMath>
        <m:r>
          <w:rPr>
            <w:rFonts w:ascii="Cambria Math" w:hAnsi="Cambria Math"/>
            <w:color w:val="FF0000"/>
          </w:rPr>
          <m:t>≈</m:t>
        </m:r>
      </m:oMath>
      <w:r w:rsidR="00B85A44" w:rsidRPr="00D93CDF">
        <w:rPr>
          <w:rFonts w:hint="eastAsia"/>
          <w:color w:val="FF0000"/>
        </w:rPr>
        <w:t>1.8</w:t>
      </w:r>
      <m:oMath>
        <m:r>
          <w:rPr>
            <w:rFonts w:ascii="Cambria Math" w:hAnsi="Cambria Math" w:hint="eastAsia"/>
            <w:color w:val="FF0000"/>
          </w:rPr>
          <m:t xml:space="preserve"> GsHZ</m:t>
        </m:r>
      </m:oMath>
    </w:p>
    <w:p w14:paraId="79014934" w14:textId="77777777" w:rsidR="004F19E6" w:rsidRDefault="004F19E6">
      <w:pPr>
        <w:widowControl/>
        <w:jc w:val="left"/>
        <w:rPr>
          <w:b/>
          <w:bCs/>
          <w:kern w:val="44"/>
          <w:sz w:val="44"/>
          <w:szCs w:val="44"/>
        </w:rPr>
      </w:pPr>
      <w:r>
        <w:br w:type="page"/>
      </w:r>
    </w:p>
    <w:p w14:paraId="5622EB13" w14:textId="3DC82C05" w:rsidR="009A7AE9" w:rsidRPr="0093071F" w:rsidRDefault="003006B8" w:rsidP="00A45160">
      <w:pPr>
        <w:pStyle w:val="1"/>
        <w:numPr>
          <w:ilvl w:val="0"/>
          <w:numId w:val="1"/>
        </w:numPr>
        <w:rPr>
          <w:color w:val="FF0000"/>
        </w:rPr>
      </w:pPr>
      <w:bookmarkStart w:id="20" w:name="_Toc35510269"/>
      <w:r w:rsidRPr="0093071F">
        <w:rPr>
          <w:rFonts w:hint="eastAsia"/>
          <w:color w:val="FF0000"/>
        </w:rPr>
        <w:lastRenderedPageBreak/>
        <w:t>信道</w:t>
      </w:r>
      <w:r w:rsidR="009A7AE9" w:rsidRPr="0093071F">
        <w:rPr>
          <w:rFonts w:hint="eastAsia"/>
          <w:color w:val="FF0000"/>
        </w:rPr>
        <w:t>编解码</w:t>
      </w:r>
      <w:bookmarkEnd w:id="20"/>
    </w:p>
    <w:p w14:paraId="14A12AEC" w14:textId="794D6D1D" w:rsidR="00AF7233" w:rsidRPr="0093071F" w:rsidRDefault="00AF7233" w:rsidP="00A45160">
      <w:pPr>
        <w:pStyle w:val="2"/>
        <w:numPr>
          <w:ilvl w:val="1"/>
          <w:numId w:val="1"/>
        </w:numPr>
        <w:rPr>
          <w:color w:val="FF0000"/>
        </w:rPr>
      </w:pPr>
      <w:bookmarkStart w:id="21" w:name="_Toc35510270"/>
      <w:bookmarkStart w:id="22" w:name="OLE_LINK1"/>
      <w:bookmarkStart w:id="23" w:name="OLE_LINK2"/>
      <w:r w:rsidRPr="0093071F">
        <w:rPr>
          <w:rFonts w:hint="eastAsia"/>
          <w:color w:val="FF0000"/>
        </w:rPr>
        <w:t>CRC</w:t>
      </w:r>
      <w:bookmarkEnd w:id="21"/>
    </w:p>
    <w:p w14:paraId="2A5FF855" w14:textId="4DD293F6" w:rsidR="006573DB" w:rsidRPr="0093071F" w:rsidRDefault="006573DB" w:rsidP="00A45160">
      <w:pPr>
        <w:pStyle w:val="3"/>
        <w:numPr>
          <w:ilvl w:val="2"/>
          <w:numId w:val="1"/>
        </w:numPr>
        <w:rPr>
          <w:color w:val="FF0000"/>
        </w:rPr>
      </w:pPr>
      <w:bookmarkStart w:id="24" w:name="_Toc35510271"/>
      <w:r w:rsidRPr="0093071F">
        <w:rPr>
          <w:rFonts w:hint="eastAsia"/>
          <w:color w:val="FF0000"/>
        </w:rPr>
        <w:t>CRC</w:t>
      </w:r>
      <w:r w:rsidRPr="0093071F">
        <w:rPr>
          <w:rFonts w:hint="eastAsia"/>
          <w:color w:val="FF0000"/>
        </w:rPr>
        <w:t>分块</w:t>
      </w:r>
      <w:bookmarkEnd w:id="24"/>
    </w:p>
    <w:p w14:paraId="48758710" w14:textId="3DCCD681" w:rsidR="005F4477" w:rsidRPr="00E22796" w:rsidRDefault="005F4477" w:rsidP="00A3324D">
      <w:pPr>
        <w:rPr>
          <w:color w:val="FF0000"/>
          <w:vertAlign w:val="subscript"/>
        </w:rPr>
      </w:pPr>
      <w:r w:rsidRPr="0093071F">
        <w:rPr>
          <w:rFonts w:hint="eastAsia"/>
          <w:color w:val="FF0000"/>
        </w:rPr>
        <w:t>将</w:t>
      </w:r>
      <w:r w:rsidRPr="0093071F">
        <w:rPr>
          <w:rFonts w:hint="eastAsia"/>
          <w:color w:val="FF0000"/>
        </w:rPr>
        <w:t>10G</w:t>
      </w:r>
      <w:r w:rsidRPr="0093071F">
        <w:rPr>
          <w:color w:val="FF0000"/>
        </w:rPr>
        <w:t xml:space="preserve"> MAC</w:t>
      </w:r>
      <w:r w:rsidRPr="0093071F">
        <w:rPr>
          <w:rFonts w:hint="eastAsia"/>
          <w:color w:val="FF0000"/>
        </w:rPr>
        <w:t>数据拼拆成</w:t>
      </w:r>
      <w:r w:rsidRPr="0093071F">
        <w:rPr>
          <w:rFonts w:hint="eastAsia"/>
          <w:color w:val="FF0000"/>
        </w:rPr>
        <w:t>1888btye</w:t>
      </w:r>
      <w:r w:rsidRPr="0093071F">
        <w:rPr>
          <w:rFonts w:hint="eastAsia"/>
          <w:color w:val="FF0000"/>
        </w:rPr>
        <w:t>的等长数据块，再拆分成并行的</w:t>
      </w:r>
      <w:r w:rsidRPr="0093071F">
        <w:rPr>
          <w:rFonts w:hint="eastAsia"/>
          <w:color w:val="FF0000"/>
        </w:rPr>
        <w:t>8</w:t>
      </w:r>
      <w:r w:rsidRPr="0093071F">
        <w:rPr>
          <w:rFonts w:hint="eastAsia"/>
          <w:color w:val="FF0000"/>
        </w:rPr>
        <w:t>路数据处理，分别对每一路数据添加</w:t>
      </w:r>
      <w:r w:rsidRPr="0093071F">
        <w:rPr>
          <w:rFonts w:hint="eastAsia"/>
          <w:color w:val="FF0000"/>
        </w:rPr>
        <w:t>CRC</w:t>
      </w:r>
      <w:r w:rsidRPr="0093071F">
        <w:rPr>
          <w:rFonts w:hint="eastAsia"/>
          <w:color w:val="FF0000"/>
        </w:rPr>
        <w:t>校验码，</w:t>
      </w:r>
      <w:r w:rsidR="00145091" w:rsidRPr="0093071F">
        <w:rPr>
          <w:rFonts w:hint="eastAsia"/>
          <w:color w:val="FF0000"/>
        </w:rPr>
        <w:t>拆分成并行的</w:t>
      </w:r>
      <w:r w:rsidR="00145091" w:rsidRPr="0093071F">
        <w:rPr>
          <w:rFonts w:hint="eastAsia"/>
          <w:color w:val="FF0000"/>
        </w:rPr>
        <w:t>8</w:t>
      </w:r>
      <w:r w:rsidR="00145091" w:rsidRPr="0093071F">
        <w:rPr>
          <w:rFonts w:hint="eastAsia"/>
          <w:color w:val="FF0000"/>
        </w:rPr>
        <w:t>路数据的</w:t>
      </w:r>
      <w:r w:rsidRPr="0093071F">
        <w:rPr>
          <w:rFonts w:hint="eastAsia"/>
          <w:color w:val="FF0000"/>
        </w:rPr>
        <w:t>过程如下，输入数据</w:t>
      </w:r>
      <w:r w:rsidR="00EB75A4" w:rsidRPr="0093071F">
        <w:rPr>
          <w:color w:val="FF0000"/>
        </w:rPr>
        <w:t>mac_block=[</w:t>
      </w:r>
      <w:r w:rsidR="00EB75A4" w:rsidRPr="0093071F">
        <w:rPr>
          <w:rFonts w:hint="eastAsia"/>
          <w:color w:val="FF0000"/>
        </w:rPr>
        <w:t xml:space="preserve"> m</w:t>
      </w:r>
      <w:r w:rsidR="00EB75A4" w:rsidRPr="0093071F">
        <w:rPr>
          <w:color w:val="FF0000"/>
          <w:vertAlign w:val="subscript"/>
        </w:rPr>
        <w:t>1</w:t>
      </w:r>
      <w:r w:rsidR="00EB75A4" w:rsidRPr="0093071F">
        <w:rPr>
          <w:rFonts w:hint="eastAsia"/>
          <w:color w:val="FF0000"/>
        </w:rPr>
        <w:t>,</w:t>
      </w:r>
      <w:r w:rsidR="00EB75A4" w:rsidRPr="0093071F">
        <w:rPr>
          <w:color w:val="FF0000"/>
        </w:rPr>
        <w:t>m</w:t>
      </w:r>
      <w:r w:rsidR="00EB75A4" w:rsidRPr="0093071F">
        <w:rPr>
          <w:color w:val="FF0000"/>
          <w:vertAlign w:val="subscript"/>
        </w:rPr>
        <w:t>2</w:t>
      </w:r>
      <w:r w:rsidR="00EB75A4" w:rsidRPr="0093071F">
        <w:rPr>
          <w:color w:val="FF0000"/>
        </w:rPr>
        <w:t>…,m</w:t>
      </w:r>
      <w:r w:rsidR="00EB75A4" w:rsidRPr="0093071F">
        <w:rPr>
          <w:color w:val="FF0000"/>
          <w:vertAlign w:val="subscript"/>
        </w:rPr>
        <w:t>1888</w:t>
      </w:r>
      <w:r w:rsidR="00EB75A4" w:rsidRPr="0093071F">
        <w:rPr>
          <w:color w:val="FF0000"/>
        </w:rPr>
        <w:t>]</w:t>
      </w:r>
      <w:r w:rsidR="00EB75A4" w:rsidRPr="0093071F">
        <w:rPr>
          <w:rFonts w:hint="eastAsia"/>
          <w:color w:val="FF0000"/>
          <w:vertAlign w:val="subscript"/>
        </w:rPr>
        <w:t>，</w:t>
      </w:r>
      <w:r w:rsidRPr="0093071F">
        <w:rPr>
          <w:rFonts w:hint="eastAsia"/>
          <w:b/>
          <w:color w:val="FF0000"/>
        </w:rPr>
        <w:t>输出数据为</w:t>
      </w:r>
      <w:r w:rsidR="00EB75A4" w:rsidRPr="0093071F">
        <w:rPr>
          <w:rFonts w:hint="eastAsia"/>
          <w:b/>
          <w:color w:val="FF0000"/>
        </w:rPr>
        <w:t>A</w:t>
      </w:r>
      <w:r w:rsidR="00EB75A4" w:rsidRPr="0093071F">
        <w:rPr>
          <w:b/>
          <w:color w:val="FF0000"/>
        </w:rPr>
        <w:t>=</w:t>
      </w:r>
      <m:oMath>
        <m:d>
          <m:dPr>
            <m:begChr m:val="|"/>
            <m:endChr m:val="|"/>
            <m:ctrlPr>
              <w:rPr>
                <w:rFonts w:ascii="Cambria Math" w:hAnsi="Cambria Math"/>
                <w:i/>
                <w:color w:val="FF0000"/>
                <w:vertAlign w:val="subscript"/>
              </w:rPr>
            </m:ctrlPr>
          </m:dPr>
          <m:e>
            <m:m>
              <m:mPr>
                <m:mcs>
                  <m:mc>
                    <m:mcPr>
                      <m:count m:val="3"/>
                      <m:mcJc m:val="center"/>
                    </m:mcPr>
                  </m:mc>
                </m:mcs>
                <m:ctrlPr>
                  <w:rPr>
                    <w:rFonts w:ascii="Cambria Math" w:hAnsi="Cambria Math"/>
                    <w:i/>
                    <w:color w:val="FF0000"/>
                    <w:vertAlign w:val="subscript"/>
                  </w:rPr>
                </m:ctrlPr>
              </m:mPr>
              <m:mr>
                <m:e>
                  <m:sSub>
                    <m:sSubPr>
                      <m:ctrlPr>
                        <w:rPr>
                          <w:rFonts w:ascii="Cambria Math" w:hAnsi="Cambria Math"/>
                          <w:i/>
                          <w:color w:val="FF0000"/>
                          <w:vertAlign w:val="subscript"/>
                        </w:rPr>
                      </m:ctrlPr>
                    </m:sSubPr>
                    <m:e>
                      <m:r>
                        <w:rPr>
                          <w:rFonts w:ascii="Cambria Math" w:hAnsi="Cambria Math"/>
                          <w:color w:val="FF0000"/>
                          <w:vertAlign w:val="subscript"/>
                        </w:rPr>
                        <m:t>A</m:t>
                      </m:r>
                    </m:e>
                    <m:sub>
                      <m:r>
                        <w:rPr>
                          <w:rFonts w:ascii="Cambria Math" w:hAnsi="Cambria Math"/>
                          <w:color w:val="FF0000"/>
                          <w:vertAlign w:val="subscript"/>
                        </w:rPr>
                        <m:t>11</m:t>
                      </m:r>
                    </m:sub>
                  </m:sSub>
                </m:e>
                <m:e>
                  <m:sSub>
                    <m:sSubPr>
                      <m:ctrlPr>
                        <w:rPr>
                          <w:rFonts w:ascii="Cambria Math" w:hAnsi="Cambria Math"/>
                          <w:i/>
                          <w:color w:val="FF0000"/>
                          <w:vertAlign w:val="subscript"/>
                        </w:rPr>
                      </m:ctrlPr>
                    </m:sSubPr>
                    <m:e>
                      <m:r>
                        <w:rPr>
                          <w:rFonts w:ascii="Cambria Math" w:hAnsi="Cambria Math"/>
                          <w:color w:val="FF0000"/>
                          <w:vertAlign w:val="subscript"/>
                        </w:rPr>
                        <m:t>A</m:t>
                      </m:r>
                    </m:e>
                    <m:sub>
                      <m:r>
                        <w:rPr>
                          <w:rFonts w:ascii="Cambria Math" w:hAnsi="Cambria Math"/>
                          <w:color w:val="FF0000"/>
                          <w:vertAlign w:val="subscript"/>
                        </w:rPr>
                        <m:t>12</m:t>
                      </m:r>
                    </m:sub>
                  </m:sSub>
                  <m:r>
                    <w:rPr>
                      <w:rFonts w:ascii="Cambria Math" w:hAnsi="Cambria Math"/>
                      <w:color w:val="FF0000"/>
                      <w:vertAlign w:val="subscript"/>
                    </w:rPr>
                    <m:t>…</m:t>
                  </m:r>
                </m:e>
                <m:e>
                  <m:sSub>
                    <m:sSubPr>
                      <m:ctrlPr>
                        <w:rPr>
                          <w:rFonts w:ascii="Cambria Math" w:hAnsi="Cambria Math"/>
                          <w:i/>
                          <w:color w:val="FF0000"/>
                          <w:vertAlign w:val="subscript"/>
                        </w:rPr>
                      </m:ctrlPr>
                    </m:sSubPr>
                    <m:e>
                      <m:r>
                        <w:rPr>
                          <w:rFonts w:ascii="Cambria Math" w:hAnsi="Cambria Math"/>
                          <w:color w:val="FF0000"/>
                          <w:vertAlign w:val="subscript"/>
                        </w:rPr>
                        <m:t>A</m:t>
                      </m:r>
                    </m:e>
                    <m:sub>
                      <m:r>
                        <w:rPr>
                          <w:rFonts w:ascii="Cambria Math" w:hAnsi="Cambria Math"/>
                          <w:color w:val="FF0000"/>
                          <w:vertAlign w:val="subscript"/>
                        </w:rPr>
                        <m:t>1236</m:t>
                      </m:r>
                    </m:sub>
                  </m:sSub>
                </m:e>
              </m:mr>
              <m:mr>
                <m:e>
                  <m:r>
                    <w:rPr>
                      <w:rFonts w:ascii="Cambria Math" w:hAnsi="Cambria Math"/>
                      <w:color w:val="FF0000"/>
                      <w:vertAlign w:val="subscript"/>
                    </w:rPr>
                    <m:t>…</m:t>
                  </m:r>
                </m:e>
                <m:e>
                  <m:r>
                    <w:rPr>
                      <w:rFonts w:ascii="Cambria Math" w:hAnsi="Cambria Math"/>
                      <w:color w:val="FF0000"/>
                      <w:vertAlign w:val="subscript"/>
                    </w:rPr>
                    <m:t>…</m:t>
                  </m:r>
                </m:e>
                <m:e>
                  <m:r>
                    <w:rPr>
                      <w:rFonts w:ascii="Cambria Math" w:hAnsi="Cambria Math"/>
                      <w:color w:val="FF0000"/>
                      <w:vertAlign w:val="subscript"/>
                    </w:rPr>
                    <m:t>…</m:t>
                  </m:r>
                </m:e>
              </m:mr>
              <m:mr>
                <m:e>
                  <m:sSub>
                    <m:sSubPr>
                      <m:ctrlPr>
                        <w:rPr>
                          <w:rFonts w:ascii="Cambria Math" w:hAnsi="Cambria Math"/>
                          <w:i/>
                          <w:color w:val="FF0000"/>
                          <w:vertAlign w:val="subscript"/>
                        </w:rPr>
                      </m:ctrlPr>
                    </m:sSubPr>
                    <m:e>
                      <m:r>
                        <w:rPr>
                          <w:rFonts w:ascii="Cambria Math" w:hAnsi="Cambria Math"/>
                          <w:color w:val="FF0000"/>
                          <w:vertAlign w:val="subscript"/>
                        </w:rPr>
                        <m:t>A</m:t>
                      </m:r>
                    </m:e>
                    <m:sub>
                      <m:r>
                        <w:rPr>
                          <w:rFonts w:ascii="Cambria Math" w:hAnsi="Cambria Math"/>
                          <w:color w:val="FF0000"/>
                          <w:vertAlign w:val="subscript"/>
                        </w:rPr>
                        <m:t>81</m:t>
                      </m:r>
                    </m:sub>
                  </m:sSub>
                </m:e>
                <m:e>
                  <m:sSub>
                    <m:sSubPr>
                      <m:ctrlPr>
                        <w:rPr>
                          <w:rFonts w:ascii="Cambria Math" w:hAnsi="Cambria Math"/>
                          <w:i/>
                          <w:color w:val="FF0000"/>
                          <w:vertAlign w:val="subscript"/>
                        </w:rPr>
                      </m:ctrlPr>
                    </m:sSubPr>
                    <m:e>
                      <m:r>
                        <w:rPr>
                          <w:rFonts w:ascii="Cambria Math" w:hAnsi="Cambria Math"/>
                          <w:color w:val="FF0000"/>
                          <w:vertAlign w:val="subscript"/>
                        </w:rPr>
                        <m:t>A</m:t>
                      </m:r>
                    </m:e>
                    <m:sub>
                      <m:r>
                        <w:rPr>
                          <w:rFonts w:ascii="Cambria Math" w:hAnsi="Cambria Math"/>
                          <w:color w:val="FF0000"/>
                          <w:vertAlign w:val="subscript"/>
                        </w:rPr>
                        <m:t>81</m:t>
                      </m:r>
                    </m:sub>
                  </m:sSub>
                  <m:r>
                    <w:rPr>
                      <w:rFonts w:ascii="Cambria Math" w:hAnsi="Cambria Math"/>
                      <w:color w:val="FF0000"/>
                      <w:vertAlign w:val="subscript"/>
                    </w:rPr>
                    <m:t>…</m:t>
                  </m:r>
                </m:e>
                <m:e>
                  <m:sSub>
                    <m:sSubPr>
                      <m:ctrlPr>
                        <w:rPr>
                          <w:rFonts w:ascii="Cambria Math" w:hAnsi="Cambria Math"/>
                          <w:i/>
                          <w:color w:val="FF0000"/>
                          <w:vertAlign w:val="subscript"/>
                        </w:rPr>
                      </m:ctrlPr>
                    </m:sSubPr>
                    <m:e>
                      <m:r>
                        <w:rPr>
                          <w:rFonts w:ascii="Cambria Math" w:hAnsi="Cambria Math"/>
                          <w:color w:val="FF0000"/>
                          <w:vertAlign w:val="subscript"/>
                        </w:rPr>
                        <m:t>A</m:t>
                      </m:r>
                    </m:e>
                    <m:sub>
                      <m:r>
                        <w:rPr>
                          <w:rFonts w:ascii="Cambria Math" w:hAnsi="Cambria Math"/>
                          <w:color w:val="FF0000"/>
                          <w:vertAlign w:val="subscript"/>
                        </w:rPr>
                        <m:t>8236</m:t>
                      </m:r>
                    </m:sub>
                  </m:sSub>
                </m:e>
              </m:mr>
            </m:m>
          </m:e>
        </m:d>
      </m:oMath>
      <w:r w:rsidR="00E22796">
        <w:rPr>
          <w:rFonts w:hint="eastAsia"/>
          <w:color w:val="FF0000"/>
          <w:vertAlign w:val="subscript"/>
        </w:rPr>
        <w:t>。</w:t>
      </w:r>
    </w:p>
    <w:p w14:paraId="580DEDFF" w14:textId="77777777" w:rsidR="00EB75A4" w:rsidRPr="0093071F" w:rsidRDefault="00EB75A4" w:rsidP="00A3324D">
      <w:pPr>
        <w:rPr>
          <w:color w:val="FF0000"/>
          <w:vertAlign w:val="subscript"/>
        </w:rPr>
      </w:pPr>
    </w:p>
    <w:p w14:paraId="377C98C3" w14:textId="7BE992A0" w:rsidR="00EB75A4" w:rsidRPr="0093071F" w:rsidRDefault="00EB75A4" w:rsidP="00EB75A4">
      <w:pPr>
        <w:pStyle w:val="B2"/>
        <w:ind w:left="0" w:firstLine="0"/>
        <w:rPr>
          <w:color w:val="FF0000"/>
          <w:lang w:eastAsia="zh-CN"/>
        </w:rPr>
      </w:pPr>
      <w:r w:rsidRPr="0093071F">
        <w:rPr>
          <w:color w:val="FF0000"/>
          <w:lang w:eastAsia="zh-CN"/>
        </w:rPr>
        <w:t>for i=1:236</w:t>
      </w:r>
    </w:p>
    <w:p w14:paraId="41FD3E8A" w14:textId="504FCF58" w:rsidR="00EB75A4" w:rsidRPr="0093071F" w:rsidRDefault="00EB75A4" w:rsidP="00EB75A4">
      <w:pPr>
        <w:pStyle w:val="B2"/>
        <w:rPr>
          <w:color w:val="FF0000"/>
          <w:lang w:eastAsia="zh-CN"/>
        </w:rPr>
      </w:pPr>
      <w:r w:rsidRPr="0093071F">
        <w:rPr>
          <w:color w:val="FF0000"/>
          <w:lang w:eastAsia="zh-CN"/>
        </w:rPr>
        <w:tab/>
        <w:t>for j=1:8</w:t>
      </w:r>
    </w:p>
    <w:p w14:paraId="2B551BD6" w14:textId="77777777" w:rsidR="00EB75A4" w:rsidRPr="0093071F" w:rsidRDefault="00EB75A4" w:rsidP="00EB75A4">
      <w:pPr>
        <w:pStyle w:val="B2"/>
        <w:rPr>
          <w:color w:val="FF0000"/>
          <w:lang w:eastAsia="zh-CN"/>
        </w:rPr>
      </w:pPr>
      <w:r w:rsidRPr="0093071F">
        <w:rPr>
          <w:color w:val="FF0000"/>
          <w:lang w:eastAsia="zh-CN"/>
        </w:rPr>
        <w:tab/>
      </w:r>
      <w:r w:rsidRPr="0093071F">
        <w:rPr>
          <w:color w:val="FF0000"/>
          <w:lang w:eastAsia="zh-CN"/>
        </w:rPr>
        <w:tab/>
        <w:t>A(j,i) = mac_block(k);</w:t>
      </w:r>
    </w:p>
    <w:p w14:paraId="7B19A333" w14:textId="77777777" w:rsidR="00EB75A4" w:rsidRPr="0093071F" w:rsidRDefault="00EB75A4" w:rsidP="00EB75A4">
      <w:pPr>
        <w:pStyle w:val="B2"/>
        <w:rPr>
          <w:color w:val="FF0000"/>
          <w:lang w:eastAsia="zh-CN"/>
        </w:rPr>
      </w:pPr>
      <w:r w:rsidRPr="0093071F">
        <w:rPr>
          <w:color w:val="FF0000"/>
          <w:lang w:eastAsia="zh-CN"/>
        </w:rPr>
        <w:tab/>
      </w:r>
      <w:r w:rsidRPr="0093071F">
        <w:rPr>
          <w:color w:val="FF0000"/>
          <w:lang w:eastAsia="zh-CN"/>
        </w:rPr>
        <w:tab/>
        <w:t>k=k+1;</w:t>
      </w:r>
    </w:p>
    <w:p w14:paraId="2196E027" w14:textId="77777777" w:rsidR="00EB75A4" w:rsidRPr="0093071F" w:rsidRDefault="00EB75A4" w:rsidP="00EB75A4">
      <w:pPr>
        <w:pStyle w:val="B2"/>
        <w:rPr>
          <w:color w:val="FF0000"/>
          <w:lang w:eastAsia="zh-CN"/>
        </w:rPr>
      </w:pPr>
      <w:r w:rsidRPr="0093071F">
        <w:rPr>
          <w:color w:val="FF0000"/>
          <w:lang w:eastAsia="zh-CN"/>
        </w:rPr>
        <w:tab/>
        <w:t>end</w:t>
      </w:r>
    </w:p>
    <w:p w14:paraId="7E4AF76D" w14:textId="3421FF20" w:rsidR="003428EC" w:rsidRPr="0093071F" w:rsidRDefault="00EB75A4" w:rsidP="00EB75A4">
      <w:pPr>
        <w:pStyle w:val="B2"/>
        <w:ind w:left="0" w:firstLine="0"/>
        <w:rPr>
          <w:color w:val="FF0000"/>
          <w:lang w:eastAsia="zh-CN"/>
        </w:rPr>
      </w:pPr>
      <w:r w:rsidRPr="0093071F">
        <w:rPr>
          <w:color w:val="FF0000"/>
          <w:lang w:eastAsia="zh-CN"/>
        </w:rPr>
        <w:t>end</w:t>
      </w:r>
    </w:p>
    <w:p w14:paraId="39CF34B2" w14:textId="789EA5D9" w:rsidR="006573DB" w:rsidRPr="006573DB" w:rsidRDefault="006573DB" w:rsidP="00A45160">
      <w:pPr>
        <w:pStyle w:val="3"/>
        <w:numPr>
          <w:ilvl w:val="2"/>
          <w:numId w:val="1"/>
        </w:numPr>
      </w:pPr>
      <w:bookmarkStart w:id="25" w:name="_Toc35510272"/>
      <w:r>
        <w:rPr>
          <w:rFonts w:hint="eastAsia"/>
        </w:rPr>
        <w:t>CRC</w:t>
      </w:r>
      <w:r>
        <w:rPr>
          <w:rFonts w:hint="eastAsia"/>
        </w:rPr>
        <w:t>实现</w:t>
      </w:r>
      <w:bookmarkEnd w:id="25"/>
    </w:p>
    <w:bookmarkEnd w:id="22"/>
    <w:bookmarkEnd w:id="23"/>
    <w:p w14:paraId="05F84C3F" w14:textId="77777777" w:rsidR="00AF7233" w:rsidRPr="00963DB7" w:rsidRDefault="00AF7233" w:rsidP="00AF7233">
      <w:pPr>
        <w:rPr>
          <w:color w:val="FF0000"/>
        </w:rPr>
      </w:pPr>
      <w:r w:rsidRPr="00963DB7">
        <w:rPr>
          <w:color w:val="FF0000"/>
        </w:rPr>
        <w:t>CRC</w:t>
      </w:r>
      <w:r w:rsidRPr="00963DB7">
        <w:rPr>
          <w:rFonts w:hint="eastAsia"/>
          <w:color w:val="FF0000"/>
        </w:rPr>
        <w:t>计算单元的输入比特为</w:t>
      </w:r>
      <w:r w:rsidR="0081569F" w:rsidRPr="00963DB7">
        <w:rPr>
          <w:color w:val="FF0000"/>
          <w:rPrChange w:id="26" w:author="xbany" w:date="2019-12-07T15:50:00Z">
            <w:rPr>
              <w:lang w:val="zh-CN"/>
            </w:rPr>
          </w:rPrChange>
        </w:rPr>
        <w:t>a0,a1,a2,a3,…,aA-1</w:t>
      </w:r>
      <w:r w:rsidR="0081569F" w:rsidRPr="00963DB7">
        <w:rPr>
          <w:rFonts w:hint="eastAsia"/>
          <w:color w:val="FF0000"/>
          <w:rPrChange w:id="27" w:author="xbany" w:date="2019-12-07T15:50:00Z">
            <w:rPr>
              <w:rFonts w:hint="eastAsia"/>
              <w:lang w:val="zh-CN"/>
            </w:rPr>
          </w:rPrChange>
        </w:rPr>
        <w:t>，</w:t>
      </w:r>
      <w:r w:rsidRPr="00963DB7">
        <w:rPr>
          <w:rFonts w:hint="eastAsia"/>
          <w:color w:val="FF0000"/>
        </w:rPr>
        <w:t>奇偶校验比特为</w:t>
      </w:r>
      <w:r w:rsidR="0081569F" w:rsidRPr="00963DB7">
        <w:rPr>
          <w:color w:val="FF0000"/>
          <w:rPrChange w:id="28" w:author="xbany" w:date="2019-12-07T15:50:00Z">
            <w:rPr>
              <w:lang w:val="zh-CN"/>
            </w:rPr>
          </w:rPrChange>
        </w:rPr>
        <w:t>p0,p1,p2,p3…,pl-1</w:t>
      </w:r>
      <w:r w:rsidRPr="00963DB7">
        <w:rPr>
          <w:rFonts w:hint="eastAsia"/>
          <w:color w:val="FF0000"/>
        </w:rPr>
        <w:t>。</w:t>
      </w:r>
      <w:r w:rsidR="0081569F" w:rsidRPr="00963DB7">
        <w:rPr>
          <w:color w:val="FF0000"/>
          <w:rPrChange w:id="29" w:author="xbany" w:date="2019-12-07T15:50:00Z">
            <w:rPr>
              <w:lang w:val="zh-CN"/>
            </w:rPr>
          </w:rPrChange>
        </w:rPr>
        <w:t xml:space="preserve"> </w:t>
      </w:r>
      <w:r w:rsidRPr="00963DB7">
        <w:rPr>
          <w:rFonts w:hint="eastAsia"/>
          <w:color w:val="FF0000"/>
        </w:rPr>
        <w:t>A</w:t>
      </w:r>
      <w:r w:rsidRPr="00963DB7">
        <w:rPr>
          <w:rFonts w:hint="eastAsia"/>
          <w:color w:val="FF0000"/>
        </w:rPr>
        <w:t>是输入序列的长度，</w:t>
      </w:r>
      <w:r w:rsidRPr="00963DB7">
        <w:rPr>
          <w:color w:val="FF0000"/>
        </w:rPr>
        <w:t>L</w:t>
      </w:r>
      <w:r w:rsidRPr="00963DB7">
        <w:rPr>
          <w:rFonts w:hint="eastAsia"/>
          <w:color w:val="FF0000"/>
        </w:rPr>
        <w:t>是校验比特的数目。校验比特由如下循环生成多项式之一产生</w:t>
      </w:r>
      <w:r w:rsidRPr="00963DB7">
        <w:rPr>
          <w:rFonts w:hint="eastAsia"/>
          <w:color w:val="FF0000"/>
        </w:rPr>
        <w:t xml:space="preserve">, </w:t>
      </w:r>
      <w:r w:rsidRPr="00963DB7">
        <w:rPr>
          <w:rFonts w:hint="eastAsia"/>
          <w:color w:val="FF0000"/>
        </w:rPr>
        <w:t>奇偶校验比特为校验为输入比特除以生成多项式所得的余数。</w:t>
      </w:r>
    </w:p>
    <w:p w14:paraId="2191BC52" w14:textId="77777777" w:rsidR="00AF7233" w:rsidRPr="004D7FDC" w:rsidRDefault="00AF7233" w:rsidP="00963DB7">
      <w:pPr>
        <w:rPr>
          <w:color w:val="FF0000"/>
        </w:rPr>
      </w:pPr>
      <w:r w:rsidRPr="004D7FDC">
        <w:rPr>
          <w:color w:val="FF0000"/>
        </w:rPr>
        <w:t>-</w:t>
      </w:r>
      <w:r w:rsidRPr="004D7FDC">
        <w:rPr>
          <w:color w:val="FF0000"/>
        </w:rPr>
        <w:tab/>
      </w:r>
      <w:r w:rsidRPr="00963DB7">
        <w:rPr>
          <w:color w:val="FF0000"/>
        </w:rPr>
        <w:object w:dxaOrig="8600" w:dyaOrig="380" w14:anchorId="771ADC1E">
          <v:shape id="_x0000_i1029" type="#_x0000_t75" style="width:358.5pt;height:16.5pt" o:ole="">
            <v:imagedata r:id="rId17" o:title=""/>
          </v:shape>
          <o:OLEObject Type="Embed" ProgID="Equation.3" ShapeID="_x0000_i1029" DrawAspect="Content" ObjectID="_1669465370" r:id="rId18"/>
        </w:object>
      </w:r>
      <w:r w:rsidRPr="004D7FDC">
        <w:rPr>
          <w:rFonts w:hint="eastAsia"/>
          <w:color w:val="FF0000"/>
        </w:rPr>
        <w:t xml:space="preserve"> </w:t>
      </w:r>
      <w:r w:rsidRPr="00963DB7">
        <w:rPr>
          <w:color w:val="FF0000"/>
        </w:rPr>
        <w:t>(</w:t>
      </w:r>
      <w:r w:rsidRPr="00963DB7">
        <w:rPr>
          <w:rFonts w:hint="eastAsia"/>
          <w:color w:val="FF0000"/>
        </w:rPr>
        <w:t>如果</w:t>
      </w:r>
      <w:r w:rsidRPr="004D7FDC">
        <w:rPr>
          <w:color w:val="FF0000"/>
        </w:rPr>
        <w:t>CRC</w:t>
      </w:r>
      <w:r w:rsidRPr="00963DB7">
        <w:rPr>
          <w:rFonts w:hint="eastAsia"/>
          <w:color w:val="FF0000"/>
        </w:rPr>
        <w:t>长度</w:t>
      </w:r>
      <w:r w:rsidRPr="004D7FDC">
        <w:rPr>
          <w:color w:val="FF0000"/>
        </w:rPr>
        <w:t>L = 24</w:t>
      </w:r>
      <w:r w:rsidRPr="00963DB7">
        <w:rPr>
          <w:color w:val="FF0000"/>
        </w:rPr>
        <w:t>)</w:t>
      </w:r>
    </w:p>
    <w:p w14:paraId="6EF24870" w14:textId="77777777" w:rsidR="00AF7233" w:rsidRPr="00963DB7" w:rsidRDefault="00AF7233" w:rsidP="00963DB7">
      <w:pPr>
        <w:rPr>
          <w:color w:val="FF0000"/>
        </w:rPr>
      </w:pPr>
      <w:r w:rsidRPr="00963DB7">
        <w:rPr>
          <w:color w:val="FF0000"/>
        </w:rPr>
        <w:t>-</w:t>
      </w:r>
      <w:r w:rsidRPr="00963DB7">
        <w:rPr>
          <w:color w:val="FF0000"/>
        </w:rPr>
        <w:tab/>
      </w:r>
      <w:r w:rsidRPr="00963DB7">
        <w:rPr>
          <w:color w:val="FF0000"/>
        </w:rPr>
        <w:object w:dxaOrig="4180" w:dyaOrig="380" w14:anchorId="5C7B6BEC">
          <v:shape id="_x0000_i1030" type="#_x0000_t75" style="width:174pt;height:16.5pt" o:ole="">
            <v:imagedata r:id="rId19" o:title=""/>
          </v:shape>
          <o:OLEObject Type="Embed" ProgID="Equation.3" ShapeID="_x0000_i1030" DrawAspect="Content" ObjectID="_1669465371" r:id="rId20"/>
        </w:object>
      </w:r>
      <w:r w:rsidRPr="00963DB7">
        <w:rPr>
          <w:rFonts w:hint="eastAsia"/>
          <w:color w:val="FF0000"/>
        </w:rPr>
        <w:t xml:space="preserve"> </w:t>
      </w:r>
      <w:r w:rsidRPr="00963DB7">
        <w:rPr>
          <w:color w:val="FF0000"/>
        </w:rPr>
        <w:t>(</w:t>
      </w:r>
      <w:r w:rsidRPr="00963DB7">
        <w:rPr>
          <w:rFonts w:hint="eastAsia"/>
          <w:color w:val="FF0000"/>
        </w:rPr>
        <w:t>如果</w:t>
      </w:r>
      <w:r w:rsidRPr="00963DB7">
        <w:rPr>
          <w:color w:val="FF0000"/>
        </w:rPr>
        <w:t>CRC</w:t>
      </w:r>
      <w:r w:rsidRPr="00963DB7">
        <w:rPr>
          <w:rFonts w:hint="eastAsia"/>
          <w:color w:val="FF0000"/>
        </w:rPr>
        <w:t>长度</w:t>
      </w:r>
      <w:r w:rsidRPr="00963DB7">
        <w:rPr>
          <w:color w:val="FF0000"/>
        </w:rPr>
        <w:t>L = 24)</w:t>
      </w:r>
    </w:p>
    <w:p w14:paraId="5FD1E8CC" w14:textId="77777777" w:rsidR="00AF7233" w:rsidRPr="00963DB7" w:rsidRDefault="00AF7233" w:rsidP="00963DB7">
      <w:pPr>
        <w:rPr>
          <w:color w:val="FF0000"/>
        </w:rPr>
      </w:pPr>
      <w:r w:rsidRPr="00963DB7">
        <w:rPr>
          <w:rFonts w:hint="eastAsia"/>
          <w:color w:val="FF0000"/>
        </w:rPr>
        <w:t>-</w:t>
      </w:r>
      <w:r w:rsidRPr="00963DB7">
        <w:rPr>
          <w:rFonts w:hint="eastAsia"/>
          <w:color w:val="FF0000"/>
        </w:rPr>
        <w:tab/>
      </w:r>
      <w:r w:rsidRPr="00963DB7">
        <w:rPr>
          <w:color w:val="FF0000"/>
        </w:rPr>
        <w:object w:dxaOrig="8160" w:dyaOrig="380" w14:anchorId="05E834D9">
          <v:shape id="_x0000_i1031" type="#_x0000_t75" style="width:341.25pt;height:16.5pt" o:ole="">
            <v:imagedata r:id="rId21" o:title=""/>
          </v:shape>
          <o:OLEObject Type="Embed" ProgID="Equation.3" ShapeID="_x0000_i1031" DrawAspect="Content" ObjectID="_1669465372" r:id="rId22"/>
        </w:object>
      </w:r>
      <w:r w:rsidRPr="00963DB7">
        <w:rPr>
          <w:rFonts w:hint="eastAsia"/>
          <w:color w:val="FF0000"/>
        </w:rPr>
        <w:t xml:space="preserve"> </w:t>
      </w:r>
      <w:r w:rsidRPr="00963DB7">
        <w:rPr>
          <w:color w:val="FF0000"/>
        </w:rPr>
        <w:t>(</w:t>
      </w:r>
      <w:r w:rsidRPr="00963DB7">
        <w:rPr>
          <w:rFonts w:hint="eastAsia"/>
          <w:color w:val="FF0000"/>
        </w:rPr>
        <w:t>如果</w:t>
      </w:r>
      <w:r w:rsidRPr="00963DB7">
        <w:rPr>
          <w:color w:val="FF0000"/>
        </w:rPr>
        <w:t>CRC</w:t>
      </w:r>
      <w:r w:rsidRPr="00963DB7">
        <w:rPr>
          <w:rFonts w:hint="eastAsia"/>
          <w:color w:val="FF0000"/>
        </w:rPr>
        <w:t>长度</w:t>
      </w:r>
      <w:r w:rsidRPr="00963DB7">
        <w:rPr>
          <w:color w:val="FF0000"/>
        </w:rPr>
        <w:t>L = 24)</w:t>
      </w:r>
    </w:p>
    <w:p w14:paraId="12DCBA8C" w14:textId="77777777" w:rsidR="00AF7233" w:rsidRPr="00963DB7" w:rsidRDefault="00AF7233" w:rsidP="00963DB7">
      <w:pPr>
        <w:rPr>
          <w:color w:val="FF0000"/>
        </w:rPr>
      </w:pPr>
      <w:r w:rsidRPr="00963DB7">
        <w:rPr>
          <w:rFonts w:hint="eastAsia"/>
          <w:color w:val="FF0000"/>
        </w:rPr>
        <w:t>-</w:t>
      </w:r>
      <w:r w:rsidRPr="00963DB7">
        <w:rPr>
          <w:rFonts w:hint="eastAsia"/>
          <w:color w:val="FF0000"/>
        </w:rPr>
        <w:tab/>
      </w:r>
      <w:r w:rsidRPr="00963DB7">
        <w:rPr>
          <w:color w:val="FF0000"/>
        </w:rPr>
        <w:object w:dxaOrig="3100" w:dyaOrig="380" w14:anchorId="384022D4">
          <v:shape id="_x0000_i1032" type="#_x0000_t75" style="width:129pt;height:16.5pt" o:ole="">
            <v:imagedata r:id="rId23" o:title=""/>
          </v:shape>
          <o:OLEObject Type="Embed" ProgID="Equation.3" ShapeID="_x0000_i1032" DrawAspect="Content" ObjectID="_1669465373" r:id="rId24"/>
        </w:object>
      </w:r>
      <w:r w:rsidRPr="00963DB7">
        <w:rPr>
          <w:rFonts w:hint="eastAsia"/>
          <w:color w:val="FF0000"/>
        </w:rPr>
        <w:t xml:space="preserve"> </w:t>
      </w:r>
      <w:r w:rsidRPr="00963DB7">
        <w:rPr>
          <w:color w:val="FF0000"/>
        </w:rPr>
        <w:t>(</w:t>
      </w:r>
      <w:r w:rsidRPr="00963DB7">
        <w:rPr>
          <w:rFonts w:hint="eastAsia"/>
          <w:color w:val="FF0000"/>
        </w:rPr>
        <w:t>如果</w:t>
      </w:r>
      <w:r w:rsidRPr="00963DB7">
        <w:rPr>
          <w:color w:val="FF0000"/>
        </w:rPr>
        <w:t>CRC</w:t>
      </w:r>
      <w:r w:rsidRPr="00963DB7">
        <w:rPr>
          <w:rFonts w:hint="eastAsia"/>
          <w:color w:val="FF0000"/>
        </w:rPr>
        <w:t>长度</w:t>
      </w:r>
      <w:r w:rsidRPr="00963DB7">
        <w:rPr>
          <w:color w:val="FF0000"/>
        </w:rPr>
        <w:t xml:space="preserve">L = </w:t>
      </w:r>
      <w:r w:rsidRPr="00963DB7">
        <w:rPr>
          <w:rFonts w:hint="eastAsia"/>
          <w:color w:val="FF0000"/>
        </w:rPr>
        <w:t>16</w:t>
      </w:r>
      <w:r w:rsidRPr="00963DB7">
        <w:rPr>
          <w:color w:val="FF0000"/>
        </w:rPr>
        <w:t>)</w:t>
      </w:r>
    </w:p>
    <w:p w14:paraId="38ED3792" w14:textId="77777777" w:rsidR="00AF7233" w:rsidRPr="00963DB7" w:rsidRDefault="00AF7233" w:rsidP="00963DB7">
      <w:pPr>
        <w:rPr>
          <w:color w:val="FF0000"/>
        </w:rPr>
      </w:pPr>
      <w:r w:rsidRPr="00963DB7">
        <w:rPr>
          <w:rFonts w:hint="eastAsia"/>
          <w:color w:val="FF0000"/>
        </w:rPr>
        <w:t>-</w:t>
      </w:r>
      <w:r w:rsidRPr="00963DB7">
        <w:rPr>
          <w:rFonts w:hint="eastAsia"/>
          <w:color w:val="FF0000"/>
        </w:rPr>
        <w:tab/>
      </w:r>
      <w:r w:rsidRPr="00963DB7">
        <w:rPr>
          <w:color w:val="FF0000"/>
        </w:rPr>
        <w:object w:dxaOrig="3600" w:dyaOrig="380" w14:anchorId="0F84E91F">
          <v:shape id="_x0000_i1033" type="#_x0000_t75" style="width:150pt;height:16.5pt" o:ole="">
            <v:imagedata r:id="rId25" o:title=""/>
          </v:shape>
          <o:OLEObject Type="Embed" ProgID="Equation.3" ShapeID="_x0000_i1033" DrawAspect="Content" ObjectID="_1669465374" r:id="rId26"/>
        </w:object>
      </w:r>
      <w:r w:rsidRPr="00963DB7">
        <w:rPr>
          <w:rFonts w:hint="eastAsia"/>
          <w:color w:val="FF0000"/>
        </w:rPr>
        <w:t xml:space="preserve"> </w:t>
      </w:r>
      <w:r w:rsidRPr="00963DB7">
        <w:rPr>
          <w:color w:val="FF0000"/>
        </w:rPr>
        <w:t>(</w:t>
      </w:r>
      <w:r w:rsidRPr="00963DB7">
        <w:rPr>
          <w:rFonts w:hint="eastAsia"/>
          <w:color w:val="FF0000"/>
        </w:rPr>
        <w:t>如果</w:t>
      </w:r>
      <w:r w:rsidRPr="00963DB7">
        <w:rPr>
          <w:color w:val="FF0000"/>
        </w:rPr>
        <w:t>CRC</w:t>
      </w:r>
      <w:r w:rsidRPr="00963DB7">
        <w:rPr>
          <w:rFonts w:hint="eastAsia"/>
          <w:color w:val="FF0000"/>
        </w:rPr>
        <w:t>长度</w:t>
      </w:r>
      <w:r w:rsidRPr="00963DB7">
        <w:rPr>
          <w:color w:val="FF0000"/>
        </w:rPr>
        <w:t xml:space="preserve">L = </w:t>
      </w:r>
      <w:r w:rsidRPr="00963DB7">
        <w:rPr>
          <w:rFonts w:hint="eastAsia"/>
          <w:color w:val="FF0000"/>
        </w:rPr>
        <w:t>11</w:t>
      </w:r>
      <w:r w:rsidRPr="00963DB7">
        <w:rPr>
          <w:color w:val="FF0000"/>
        </w:rPr>
        <w:t>)</w:t>
      </w:r>
    </w:p>
    <w:p w14:paraId="7F79A40B" w14:textId="77777777" w:rsidR="00AF7233" w:rsidRPr="00963DB7" w:rsidRDefault="00AF7233" w:rsidP="00963DB7">
      <w:pPr>
        <w:rPr>
          <w:color w:val="FF0000"/>
        </w:rPr>
      </w:pPr>
      <w:r w:rsidRPr="00963DB7">
        <w:rPr>
          <w:rFonts w:hint="eastAsia"/>
          <w:color w:val="FF0000"/>
        </w:rPr>
        <w:t>-</w:t>
      </w:r>
      <w:r w:rsidRPr="00963DB7">
        <w:rPr>
          <w:rFonts w:hint="eastAsia"/>
          <w:color w:val="FF0000"/>
        </w:rPr>
        <w:tab/>
      </w:r>
      <w:r w:rsidRPr="00963DB7">
        <w:rPr>
          <w:color w:val="FF0000"/>
        </w:rPr>
        <w:object w:dxaOrig="2400" w:dyaOrig="380" w14:anchorId="78F01663">
          <v:shape id="_x0000_i1034" type="#_x0000_t75" style="width:98.25pt;height:16.5pt" o:ole="">
            <v:imagedata r:id="rId27" o:title=""/>
          </v:shape>
          <o:OLEObject Type="Embed" ProgID="Equation.3" ShapeID="_x0000_i1034" DrawAspect="Content" ObjectID="_1669465375" r:id="rId28"/>
        </w:object>
      </w:r>
      <w:r w:rsidRPr="00963DB7">
        <w:rPr>
          <w:rFonts w:hint="eastAsia"/>
          <w:color w:val="FF0000"/>
        </w:rPr>
        <w:t xml:space="preserve"> </w:t>
      </w:r>
      <w:r w:rsidRPr="00963DB7">
        <w:rPr>
          <w:color w:val="FF0000"/>
        </w:rPr>
        <w:t>(</w:t>
      </w:r>
      <w:r w:rsidRPr="00963DB7">
        <w:rPr>
          <w:rFonts w:hint="eastAsia"/>
          <w:color w:val="FF0000"/>
        </w:rPr>
        <w:t>如果</w:t>
      </w:r>
      <w:r w:rsidRPr="00963DB7">
        <w:rPr>
          <w:color w:val="FF0000"/>
        </w:rPr>
        <w:t>CRC</w:t>
      </w:r>
      <w:r w:rsidRPr="00963DB7">
        <w:rPr>
          <w:rFonts w:hint="eastAsia"/>
          <w:color w:val="FF0000"/>
        </w:rPr>
        <w:t>长度</w:t>
      </w:r>
      <w:r w:rsidRPr="00963DB7">
        <w:rPr>
          <w:color w:val="FF0000"/>
        </w:rPr>
        <w:t xml:space="preserve">L = </w:t>
      </w:r>
      <w:r w:rsidRPr="00963DB7">
        <w:rPr>
          <w:rFonts w:hint="eastAsia"/>
          <w:color w:val="FF0000"/>
        </w:rPr>
        <w:t>6</w:t>
      </w:r>
      <w:r w:rsidRPr="00963DB7">
        <w:rPr>
          <w:color w:val="FF0000"/>
        </w:rPr>
        <w:t>)</w:t>
      </w:r>
    </w:p>
    <w:p w14:paraId="78972930" w14:textId="77777777" w:rsidR="00AF7233" w:rsidRPr="00963DB7" w:rsidRDefault="00AF7233" w:rsidP="00AF7233">
      <w:pPr>
        <w:rPr>
          <w:color w:val="FF0000"/>
        </w:rPr>
      </w:pPr>
      <w:r w:rsidRPr="00963DB7">
        <w:rPr>
          <w:color w:val="FF0000"/>
        </w:rPr>
        <w:lastRenderedPageBreak/>
        <w:t>以系统形式进行编码，即在</w:t>
      </w:r>
      <w:r w:rsidRPr="00963DB7">
        <w:rPr>
          <w:color w:val="FF0000"/>
        </w:rPr>
        <w:t>GF(2)</w:t>
      </w:r>
      <w:r w:rsidRPr="00963DB7">
        <w:rPr>
          <w:color w:val="FF0000"/>
        </w:rPr>
        <w:t>中，多项式为</w:t>
      </w:r>
      <w:r w:rsidRPr="00963DB7">
        <w:rPr>
          <w:color w:val="FF0000"/>
        </w:rPr>
        <w:t>:</w:t>
      </w:r>
    </w:p>
    <w:p w14:paraId="5A14058E" w14:textId="77777777" w:rsidR="00AF7233" w:rsidRPr="00963DB7" w:rsidRDefault="00AF7233" w:rsidP="00AF7233">
      <w:pPr>
        <w:rPr>
          <w:color w:val="FF0000"/>
        </w:rPr>
      </w:pPr>
      <w:r w:rsidRPr="00963DB7">
        <w:rPr>
          <w:color w:val="FF0000"/>
        </w:rPr>
        <w:t> </w:t>
      </w:r>
      <w:r w:rsidRPr="00963DB7">
        <w:rPr>
          <w:color w:val="FF0000"/>
        </w:rPr>
        <w:object w:dxaOrig="6820" w:dyaOrig="380" w14:anchorId="2D97C2C9">
          <v:shape id="_x0000_i1035" type="#_x0000_t75" style="width:275.25pt;height:15pt" o:ole="">
            <v:imagedata r:id="rId29" o:title=""/>
          </v:shape>
          <o:OLEObject Type="Embed" ProgID="Equation.3" ShapeID="_x0000_i1035" DrawAspect="Content" ObjectID="_1669465376" r:id="rId30"/>
        </w:object>
      </w:r>
    </w:p>
    <w:p w14:paraId="4D2600D0" w14:textId="77777777" w:rsidR="00AF7233" w:rsidRPr="00963DB7" w:rsidRDefault="00AF7233" w:rsidP="00AF7233">
      <w:pPr>
        <w:rPr>
          <w:color w:val="FF0000"/>
        </w:rPr>
      </w:pPr>
      <w:r w:rsidRPr="00963DB7">
        <w:rPr>
          <w:color w:val="FF0000"/>
        </w:rPr>
        <w:t>当除以相应的</w:t>
      </w:r>
      <w:r w:rsidRPr="00963DB7">
        <w:rPr>
          <w:color w:val="FF0000"/>
        </w:rPr>
        <w:t>CRC</w:t>
      </w:r>
      <w:r w:rsidRPr="00963DB7">
        <w:rPr>
          <w:color w:val="FF0000"/>
        </w:rPr>
        <w:t>生成器多项式时，余数等于</w:t>
      </w:r>
      <w:r w:rsidRPr="00963DB7">
        <w:rPr>
          <w:color w:val="FF0000"/>
        </w:rPr>
        <w:t>0</w:t>
      </w:r>
      <w:r w:rsidRPr="00963DB7">
        <w:rPr>
          <w:color w:val="FF0000"/>
        </w:rPr>
        <w:t>。</w:t>
      </w:r>
    </w:p>
    <w:p w14:paraId="45F9F870" w14:textId="77777777" w:rsidR="00AF7233" w:rsidRPr="00963DB7" w:rsidRDefault="00AF7233" w:rsidP="00AF7233">
      <w:pPr>
        <w:rPr>
          <w:color w:val="FF0000"/>
        </w:rPr>
      </w:pPr>
      <w:r w:rsidRPr="00963DB7">
        <w:rPr>
          <w:color w:val="FF0000"/>
        </w:rPr>
        <w:t>CRC</w:t>
      </w:r>
      <w:r w:rsidRPr="00963DB7">
        <w:rPr>
          <w:color w:val="FF0000"/>
        </w:rPr>
        <w:t>连接后的位记为</w:t>
      </w:r>
      <w:r w:rsidRPr="00963DB7">
        <w:rPr>
          <w:color w:val="FF0000"/>
        </w:rPr>
        <w:object w:dxaOrig="1680" w:dyaOrig="300" w14:anchorId="3218655F">
          <v:shape id="_x0000_i1036" type="#_x0000_t75" style="width:84pt;height:15pt" o:ole="">
            <v:imagedata r:id="rId31" o:title=""/>
          </v:shape>
          <o:OLEObject Type="Embed" ProgID="Equation.3" ShapeID="_x0000_i1036" DrawAspect="Content" ObjectID="_1669465377" r:id="rId32"/>
        </w:object>
      </w:r>
      <w:r w:rsidRPr="00963DB7">
        <w:rPr>
          <w:color w:val="FF0000"/>
        </w:rPr>
        <w:t>，其中</w:t>
      </w:r>
      <w:r w:rsidRPr="00963DB7">
        <w:rPr>
          <w:color w:val="FF0000"/>
        </w:rPr>
        <w:object w:dxaOrig="1020" w:dyaOrig="260" w14:anchorId="6CF5CADF">
          <v:shape id="_x0000_i1037" type="#_x0000_t75" style="width:46.5pt;height:11.25pt" o:ole="">
            <v:imagedata r:id="rId33" o:title=""/>
          </v:shape>
          <o:OLEObject Type="Embed" ProgID="Equation.3" ShapeID="_x0000_i1037" DrawAspect="Content" ObjectID="_1669465378" r:id="rId34"/>
        </w:object>
      </w:r>
      <w:r w:rsidRPr="00963DB7">
        <w:rPr>
          <w:color w:val="FF0000"/>
        </w:rPr>
        <w:t>。</w:t>
      </w:r>
      <w:r w:rsidRPr="00963DB7">
        <w:rPr>
          <w:color w:val="FF0000"/>
        </w:rPr>
        <w:object w:dxaOrig="279" w:dyaOrig="360" w14:anchorId="2C74B34A">
          <v:shape id="_x0000_i1038" type="#_x0000_t75" style="width:11.25pt;height:15pt" o:ole="">
            <v:imagedata r:id="rId35" o:title=""/>
          </v:shape>
          <o:OLEObject Type="Embed" ProgID="Equation.3" ShapeID="_x0000_i1038" DrawAspect="Content" ObjectID="_1669465379" r:id="rId36"/>
        </w:object>
      </w:r>
      <w:r w:rsidRPr="00963DB7">
        <w:rPr>
          <w:color w:val="FF0000"/>
        </w:rPr>
        <w:t>与</w:t>
      </w:r>
      <w:r w:rsidRPr="00963DB7">
        <w:rPr>
          <w:color w:val="FF0000"/>
        </w:rPr>
        <w:object w:dxaOrig="260" w:dyaOrig="360" w14:anchorId="140EF57A">
          <v:shape id="_x0000_i1039" type="#_x0000_t75" style="width:11.25pt;height:15pt" o:ole="">
            <v:imagedata r:id="rId37" o:title=""/>
          </v:shape>
          <o:OLEObject Type="Embed" ProgID="Equation.3" ShapeID="_x0000_i1039" DrawAspect="Content" ObjectID="_1669465380" r:id="rId38"/>
        </w:object>
      </w:r>
      <w:r w:rsidRPr="00963DB7">
        <w:rPr>
          <w:color w:val="FF0000"/>
        </w:rPr>
        <w:t>之间的关系为</w:t>
      </w:r>
      <w:r w:rsidRPr="00963DB7">
        <w:rPr>
          <w:color w:val="FF0000"/>
        </w:rPr>
        <w:t>:</w:t>
      </w:r>
    </w:p>
    <w:p w14:paraId="21BCC877" w14:textId="77777777" w:rsidR="00AF7233" w:rsidRPr="00963DB7" w:rsidRDefault="00AF7233" w:rsidP="00963DB7">
      <w:pPr>
        <w:rPr>
          <w:color w:val="FF0000"/>
        </w:rPr>
      </w:pPr>
      <w:r w:rsidRPr="00963DB7">
        <w:rPr>
          <w:color w:val="FF0000"/>
        </w:rPr>
        <w:object w:dxaOrig="680" w:dyaOrig="300" w14:anchorId="1CEC09C3">
          <v:shape id="_x0000_i1040" type="#_x0000_t75" style="width:33pt;height:15pt" o:ole="">
            <v:imagedata r:id="rId39" o:title=""/>
          </v:shape>
          <o:OLEObject Type="Embed" ProgID="Equation.3" ShapeID="_x0000_i1040" DrawAspect="Content" ObjectID="_1669465381" r:id="rId40"/>
        </w:object>
      </w:r>
      <w:r w:rsidRPr="00963DB7">
        <w:rPr>
          <w:color w:val="FF0000"/>
        </w:rPr>
        <w:tab/>
      </w:r>
      <w:r w:rsidRPr="00963DB7">
        <w:rPr>
          <w:rFonts w:hint="eastAsia"/>
          <w:color w:val="FF0000"/>
        </w:rPr>
        <w:t>，</w:t>
      </w:r>
      <w:r w:rsidRPr="00963DB7">
        <w:rPr>
          <w:color w:val="FF0000"/>
        </w:rPr>
        <w:object w:dxaOrig="1640" w:dyaOrig="320" w14:anchorId="263F3969">
          <v:shape id="_x0000_i1041" type="#_x0000_t75" style="width:60pt;height:11.25pt" o:ole="">
            <v:imagedata r:id="rId41" o:title=""/>
          </v:shape>
          <o:OLEObject Type="Embed" ProgID="Equation.3" ShapeID="_x0000_i1041" DrawAspect="Content" ObjectID="_1669465382" r:id="rId42"/>
        </w:object>
      </w:r>
      <w:r w:rsidRPr="00963DB7">
        <w:rPr>
          <w:rFonts w:hint="eastAsia"/>
          <w:color w:val="FF0000"/>
        </w:rPr>
        <w:t>时</w:t>
      </w:r>
    </w:p>
    <w:p w14:paraId="626346A9" w14:textId="77777777" w:rsidR="00AF7233" w:rsidRPr="00963DB7" w:rsidRDefault="00AF7233" w:rsidP="00963DB7">
      <w:pPr>
        <w:rPr>
          <w:color w:val="FF0000"/>
        </w:rPr>
      </w:pPr>
      <w:r w:rsidRPr="00963DB7">
        <w:rPr>
          <w:color w:val="FF0000"/>
        </w:rPr>
        <w:object w:dxaOrig="900" w:dyaOrig="300" w14:anchorId="628A3421">
          <v:shape id="_x0000_i1042" type="#_x0000_t75" style="width:45pt;height:15pt" o:ole="">
            <v:imagedata r:id="rId43" o:title=""/>
          </v:shape>
          <o:OLEObject Type="Embed" ProgID="Equation.3" ShapeID="_x0000_i1042" DrawAspect="Content" ObjectID="_1669465383" r:id="rId44"/>
        </w:object>
      </w:r>
      <w:r w:rsidRPr="00963DB7">
        <w:rPr>
          <w:color w:val="FF0000"/>
        </w:rPr>
        <w:tab/>
      </w:r>
      <w:r w:rsidRPr="00963DB7">
        <w:rPr>
          <w:rFonts w:hint="eastAsia"/>
          <w:color w:val="FF0000"/>
        </w:rPr>
        <w:t>，</w:t>
      </w:r>
      <w:r w:rsidRPr="00963DB7">
        <w:rPr>
          <w:color w:val="FF0000"/>
        </w:rPr>
        <w:object w:dxaOrig="2920" w:dyaOrig="320" w14:anchorId="6AFEBEA9">
          <v:shape id="_x0000_i1043" type="#_x0000_t75" style="width:108pt;height:11.25pt" o:ole="">
            <v:imagedata r:id="rId45" o:title=""/>
          </v:shape>
          <o:OLEObject Type="Embed" ProgID="Equation.3" ShapeID="_x0000_i1043" DrawAspect="Content" ObjectID="_1669465384" r:id="rId46"/>
        </w:object>
      </w:r>
      <w:r w:rsidRPr="00963DB7">
        <w:rPr>
          <w:rFonts w:hint="eastAsia"/>
          <w:color w:val="FF0000"/>
        </w:rPr>
        <w:t>时</w:t>
      </w:r>
    </w:p>
    <w:p w14:paraId="159A9B89" w14:textId="77777777" w:rsidR="00AF7233" w:rsidRPr="00963DB7" w:rsidRDefault="00AF7233" w:rsidP="00AF7233">
      <w:pPr>
        <w:rPr>
          <w:color w:val="FF0000"/>
        </w:rPr>
      </w:pPr>
      <w:r w:rsidRPr="00963DB7">
        <w:rPr>
          <w:rFonts w:hint="eastAsia"/>
          <w:color w:val="FF0000"/>
        </w:rPr>
        <w:t>以上列出了</w:t>
      </w:r>
      <w:r w:rsidRPr="00963DB7">
        <w:rPr>
          <w:rFonts w:hint="eastAsia"/>
          <w:color w:val="FF0000"/>
        </w:rPr>
        <w:t>5G</w:t>
      </w:r>
      <w:r w:rsidRPr="00963DB7">
        <w:rPr>
          <w:color w:val="FF0000"/>
        </w:rPr>
        <w:t xml:space="preserve"> </w:t>
      </w:r>
      <w:r w:rsidRPr="00963DB7">
        <w:rPr>
          <w:rFonts w:hint="eastAsia"/>
          <w:color w:val="FF0000"/>
        </w:rPr>
        <w:t>NR</w:t>
      </w:r>
      <w:r w:rsidRPr="00963DB7">
        <w:rPr>
          <w:rFonts w:hint="eastAsia"/>
          <w:color w:val="FF0000"/>
        </w:rPr>
        <w:t>中所给出的</w:t>
      </w:r>
      <w:r w:rsidRPr="00963DB7">
        <w:rPr>
          <w:rFonts w:hint="eastAsia"/>
          <w:color w:val="FF0000"/>
        </w:rPr>
        <w:t>CRC</w:t>
      </w:r>
      <w:r w:rsidRPr="00963DB7">
        <w:rPr>
          <w:rFonts w:hint="eastAsia"/>
          <w:color w:val="FF0000"/>
        </w:rPr>
        <w:t>算法，本方案中采用</w:t>
      </w:r>
      <w:r w:rsidRPr="00963DB7">
        <w:rPr>
          <w:rFonts w:hint="eastAsia"/>
          <w:color w:val="FF0000"/>
        </w:rPr>
        <w:t>gcrc24A</w:t>
      </w:r>
      <w:r w:rsidRPr="00963DB7">
        <w:rPr>
          <w:rFonts w:hint="eastAsia"/>
          <w:color w:val="FF0000"/>
        </w:rPr>
        <w:t>算法。</w:t>
      </w:r>
    </w:p>
    <w:p w14:paraId="674D9DF3" w14:textId="77777777" w:rsidR="00D7025A" w:rsidRPr="00963DB7" w:rsidRDefault="00C419B1" w:rsidP="00AF7233">
      <w:pPr>
        <w:rPr>
          <w:color w:val="FF0000"/>
        </w:rPr>
      </w:pPr>
      <w:r w:rsidRPr="00963DB7">
        <w:rPr>
          <w:rFonts w:hint="eastAsia"/>
          <w:color w:val="FF0000"/>
        </w:rPr>
        <w:t>每一路进行</w:t>
      </w:r>
      <w:r w:rsidRPr="00963DB7">
        <w:rPr>
          <w:rFonts w:hint="eastAsia"/>
          <w:color w:val="FF0000"/>
        </w:rPr>
        <w:t>CRC</w:t>
      </w:r>
      <w:r w:rsidRPr="00963DB7">
        <w:rPr>
          <w:rFonts w:hint="eastAsia"/>
          <w:color w:val="FF0000"/>
        </w:rPr>
        <w:t>运算的数据块大小为</w:t>
      </w:r>
      <w:r w:rsidRPr="00963DB7">
        <w:rPr>
          <w:rFonts w:hint="eastAsia"/>
          <w:color w:val="FF0000"/>
        </w:rPr>
        <w:t>236byte</w:t>
      </w:r>
      <w:r w:rsidRPr="00963DB7">
        <w:rPr>
          <w:rFonts w:hint="eastAsia"/>
          <w:color w:val="FF0000"/>
        </w:rPr>
        <w:t>，</w:t>
      </w:r>
      <w:r w:rsidRPr="00963DB7">
        <w:rPr>
          <w:rFonts w:hint="eastAsia"/>
          <w:color w:val="FF0000"/>
        </w:rPr>
        <w:t>CRC</w:t>
      </w:r>
      <w:r w:rsidRPr="00963DB7">
        <w:rPr>
          <w:rFonts w:hint="eastAsia"/>
          <w:color w:val="FF0000"/>
        </w:rPr>
        <w:t>运算</w:t>
      </w:r>
      <w:r w:rsidR="005B76D1" w:rsidRPr="00963DB7">
        <w:rPr>
          <w:rFonts w:hint="eastAsia"/>
          <w:color w:val="FF0000"/>
        </w:rPr>
        <w:t>完</w:t>
      </w:r>
      <w:r w:rsidRPr="00963DB7">
        <w:rPr>
          <w:rFonts w:hint="eastAsia"/>
          <w:color w:val="FF0000"/>
        </w:rPr>
        <w:t>的数据块大小为</w:t>
      </w:r>
      <w:r w:rsidRPr="00963DB7">
        <w:rPr>
          <w:rFonts w:hint="eastAsia"/>
          <w:color w:val="FF0000"/>
        </w:rPr>
        <w:t>239byte</w:t>
      </w:r>
      <w:r w:rsidRPr="00963DB7">
        <w:rPr>
          <w:rFonts w:hint="eastAsia"/>
          <w:color w:val="FF0000"/>
        </w:rPr>
        <w:t>。</w:t>
      </w:r>
    </w:p>
    <w:p w14:paraId="00EFC99D" w14:textId="5DDA7C0F" w:rsidR="00AD0758" w:rsidRPr="00963DB7" w:rsidRDefault="00A348A7" w:rsidP="00AF7233">
      <w:pPr>
        <w:rPr>
          <w:color w:val="FF0000"/>
        </w:rPr>
      </w:pPr>
      <w:r w:rsidRPr="00963DB7">
        <w:rPr>
          <w:rFonts w:hint="eastAsia"/>
          <w:color w:val="FF0000"/>
        </w:rPr>
        <w:t>CRC</w:t>
      </w:r>
      <w:r w:rsidR="007678D2" w:rsidRPr="00963DB7">
        <w:rPr>
          <w:rFonts w:hint="eastAsia"/>
          <w:color w:val="FF0000"/>
        </w:rPr>
        <w:t>模块输入输出接口遵循</w:t>
      </w:r>
      <w:r w:rsidR="007678D2" w:rsidRPr="00BF7AEB">
        <w:rPr>
          <w:i/>
          <w:iCs/>
          <w:color w:val="FF0000"/>
        </w:rPr>
        <w:t>AXI4-Stream</w:t>
      </w:r>
      <w:r w:rsidR="007678D2" w:rsidRPr="00BF7AEB">
        <w:rPr>
          <w:rFonts w:hint="eastAsia"/>
          <w:i/>
          <w:iCs/>
          <w:color w:val="FF0000"/>
        </w:rPr>
        <w:t>，</w:t>
      </w:r>
      <w:r w:rsidR="00BF7AEB" w:rsidRPr="00BF7AEB">
        <w:rPr>
          <w:i/>
          <w:iCs/>
          <w:color w:val="FF0000"/>
        </w:rPr>
        <w:t>AXI4-Stream</w:t>
      </w:r>
      <w:r w:rsidR="007678D2" w:rsidRPr="00963DB7">
        <w:rPr>
          <w:rFonts w:hint="eastAsia"/>
          <w:color w:val="FF0000"/>
        </w:rPr>
        <w:t>接口详细介绍参考</w:t>
      </w:r>
      <w:r w:rsidR="007678D2" w:rsidRPr="00BF7AEB">
        <w:rPr>
          <w:rFonts w:hint="eastAsia"/>
          <w:i/>
          <w:iCs/>
          <w:color w:val="FF0000"/>
        </w:rPr>
        <w:t>《</w:t>
      </w:r>
      <w:r w:rsidR="007678D2" w:rsidRPr="00BF7AEB">
        <w:rPr>
          <w:i/>
          <w:iCs/>
          <w:color w:val="FF0000"/>
        </w:rPr>
        <w:t>AMBA® AXI4-Stream Protocol Specification</w:t>
      </w:r>
      <w:r w:rsidR="007678D2" w:rsidRPr="00BF7AEB">
        <w:rPr>
          <w:rFonts w:hint="eastAsia"/>
          <w:i/>
          <w:iCs/>
          <w:color w:val="FF0000"/>
        </w:rPr>
        <w:t>》</w:t>
      </w:r>
      <w:r w:rsidR="007678D2" w:rsidRPr="00963DB7">
        <w:rPr>
          <w:rFonts w:hint="eastAsia"/>
          <w:color w:val="FF0000"/>
        </w:rPr>
        <w:t>。</w:t>
      </w:r>
    </w:p>
    <w:p w14:paraId="1A55A4EE" w14:textId="7B51ECE2" w:rsidR="00034CD6" w:rsidRPr="00BC3990" w:rsidRDefault="00034CD6" w:rsidP="00034CD6">
      <w:pPr>
        <w:pStyle w:val="3"/>
        <w:numPr>
          <w:ilvl w:val="2"/>
          <w:numId w:val="1"/>
        </w:numPr>
        <w:rPr>
          <w:color w:val="FF0000"/>
          <w:lang w:val="zh-CN"/>
        </w:rPr>
      </w:pPr>
      <w:bookmarkStart w:id="30" w:name="_Toc35510273"/>
      <w:r w:rsidRPr="00BC3990">
        <w:rPr>
          <w:rFonts w:hint="eastAsia"/>
          <w:color w:val="FF0000"/>
          <w:lang w:val="zh-CN"/>
        </w:rPr>
        <w:t>Malab</w:t>
      </w:r>
      <w:r w:rsidRPr="00BC3990">
        <w:rPr>
          <w:rFonts w:hint="eastAsia"/>
          <w:color w:val="FF0000"/>
          <w:lang w:val="zh-CN"/>
        </w:rPr>
        <w:t>仿真</w:t>
      </w:r>
      <w:bookmarkEnd w:id="30"/>
    </w:p>
    <w:p w14:paraId="41FB3B39" w14:textId="655A27DA" w:rsidR="008F120D" w:rsidRPr="00BC3990" w:rsidRDefault="008F120D" w:rsidP="008F120D">
      <w:pPr>
        <w:rPr>
          <w:color w:val="FF0000"/>
          <w:lang w:val="zh-CN"/>
        </w:rPr>
      </w:pPr>
      <w:r w:rsidRPr="00BC3990">
        <w:rPr>
          <w:rFonts w:hint="eastAsia"/>
          <w:color w:val="FF0000"/>
          <w:lang w:val="zh-CN"/>
        </w:rPr>
        <w:t>Cn=236;</w:t>
      </w:r>
      <w:r w:rsidRPr="00BC3990">
        <w:rPr>
          <w:rFonts w:hint="eastAsia"/>
          <w:color w:val="FF0000"/>
          <w:lang w:val="zh-CN"/>
        </w:rPr>
        <w:tab/>
      </w:r>
      <w:r w:rsidRPr="00BC3990">
        <w:rPr>
          <w:rFonts w:hint="eastAsia"/>
          <w:color w:val="FF0000"/>
          <w:lang w:val="zh-CN"/>
        </w:rPr>
        <w:tab/>
      </w:r>
      <w:r w:rsidRPr="00BC3990">
        <w:rPr>
          <w:rFonts w:hint="eastAsia"/>
          <w:color w:val="FF0000"/>
          <w:lang w:val="zh-CN"/>
        </w:rPr>
        <w:tab/>
      </w:r>
      <w:r w:rsidRPr="00BC3990">
        <w:rPr>
          <w:rFonts w:hint="eastAsia"/>
          <w:color w:val="FF0000"/>
          <w:lang w:val="zh-CN"/>
        </w:rPr>
        <w:tab/>
        <w:t>%</w:t>
      </w:r>
      <w:r w:rsidRPr="00BC3990">
        <w:rPr>
          <w:rFonts w:hint="eastAsia"/>
          <w:color w:val="FF0000"/>
          <w:lang w:val="zh-CN"/>
        </w:rPr>
        <w:t>一帧中的消息个数</w:t>
      </w:r>
      <w:r w:rsidRPr="00BC3990">
        <w:rPr>
          <w:rFonts w:hint="eastAsia"/>
          <w:color w:val="FF0000"/>
          <w:lang w:val="zh-CN"/>
        </w:rPr>
        <w:t>236byte</w:t>
      </w:r>
    </w:p>
    <w:p w14:paraId="03A123AF" w14:textId="7D81A000" w:rsidR="00CB3541" w:rsidRPr="00BC3990" w:rsidRDefault="008F120D" w:rsidP="008F120D">
      <w:pPr>
        <w:rPr>
          <w:color w:val="FF0000"/>
          <w:lang w:val="zh-CN"/>
        </w:rPr>
      </w:pPr>
      <w:r w:rsidRPr="00BC3990">
        <w:rPr>
          <w:rFonts w:hint="eastAsia"/>
          <w:color w:val="FF0000"/>
          <w:lang w:val="zh-CN"/>
        </w:rPr>
        <w:t xml:space="preserve">L=236*8;            </w:t>
      </w:r>
      <w:r w:rsidRPr="00BC3990">
        <w:rPr>
          <w:color w:val="FF0000"/>
          <w:lang w:val="zh-CN"/>
        </w:rPr>
        <w:tab/>
      </w:r>
      <w:r w:rsidRPr="00BC3990">
        <w:rPr>
          <w:rFonts w:hint="eastAsia"/>
          <w:color w:val="FF0000"/>
          <w:lang w:val="zh-CN"/>
        </w:rPr>
        <w:t>%</w:t>
      </w:r>
      <w:r w:rsidRPr="00BC3990">
        <w:rPr>
          <w:rFonts w:hint="eastAsia"/>
          <w:color w:val="FF0000"/>
          <w:lang w:val="zh-CN"/>
        </w:rPr>
        <w:t>一帧中的消息个数</w:t>
      </w:r>
      <w:r w:rsidRPr="00BC3990">
        <w:rPr>
          <w:rFonts w:hint="eastAsia"/>
          <w:color w:val="FF0000"/>
          <w:lang w:val="zh-CN"/>
        </w:rPr>
        <w:t>236*8bit</w:t>
      </w:r>
    </w:p>
    <w:p w14:paraId="6E0DC254" w14:textId="77777777" w:rsidR="008F120D" w:rsidRPr="00BC3990" w:rsidRDefault="008F120D" w:rsidP="008F120D">
      <w:pPr>
        <w:rPr>
          <w:color w:val="FF0000"/>
          <w:lang w:val="zh-CN"/>
        </w:rPr>
      </w:pPr>
      <w:r w:rsidRPr="00BC3990">
        <w:rPr>
          <w:rFonts w:hint="eastAsia"/>
          <w:color w:val="FF0000"/>
          <w:lang w:val="zh-CN"/>
        </w:rPr>
        <w:t>poly=[1 1 0 0 0 0 1 1 0 0 1 0 0 1 1 0 0 1 1 1 1 1 0 1 1];   %CRC</w:t>
      </w:r>
      <w:r w:rsidRPr="00BC3990">
        <w:rPr>
          <w:rFonts w:hint="eastAsia"/>
          <w:color w:val="FF0000"/>
          <w:lang w:val="zh-CN"/>
        </w:rPr>
        <w:t>生成多项式</w:t>
      </w:r>
      <w:r w:rsidRPr="00BC3990">
        <w:rPr>
          <w:rFonts w:hint="eastAsia"/>
          <w:color w:val="FF0000"/>
          <w:lang w:val="zh-CN"/>
        </w:rPr>
        <w:t xml:space="preserve">gcrc24a </w:t>
      </w:r>
    </w:p>
    <w:p w14:paraId="20E50542" w14:textId="77777777" w:rsidR="008F120D" w:rsidRPr="00BC3990" w:rsidRDefault="008F120D" w:rsidP="008F120D">
      <w:pPr>
        <w:rPr>
          <w:color w:val="FF0000"/>
          <w:lang w:val="zh-CN"/>
        </w:rPr>
      </w:pPr>
      <w:r w:rsidRPr="00BC3990">
        <w:rPr>
          <w:color w:val="FF0000"/>
          <w:lang w:val="zh-CN"/>
        </w:rPr>
        <w:t>h = crc.generator('Polynomial',[1 1 0 0 0 0 1 1 0 0 1 0 0 1 1 0 0 1 1 1 1 1 0 1 1], 'InitialState', ...</w:t>
      </w:r>
    </w:p>
    <w:p w14:paraId="0D076875" w14:textId="77777777" w:rsidR="008F120D" w:rsidRPr="00BC3990" w:rsidRDefault="008F120D" w:rsidP="008F120D">
      <w:pPr>
        <w:rPr>
          <w:color w:val="FF0000"/>
          <w:lang w:val="zh-CN"/>
        </w:rPr>
      </w:pPr>
      <w:r w:rsidRPr="00BC3990">
        <w:rPr>
          <w:color w:val="FF0000"/>
          <w:lang w:val="zh-CN"/>
        </w:rPr>
        <w:t>'0xFFFFFF', 'ReflectInput', true, 'FinalXOR', '0x000000')</w:t>
      </w:r>
    </w:p>
    <w:p w14:paraId="703EFBCF" w14:textId="78033B58" w:rsidR="008F120D" w:rsidRPr="00BC3990" w:rsidRDefault="008F120D" w:rsidP="008F120D">
      <w:pPr>
        <w:rPr>
          <w:color w:val="FF0000"/>
        </w:rPr>
      </w:pPr>
      <w:r w:rsidRPr="00BC3990">
        <w:rPr>
          <w:rFonts w:hint="eastAsia"/>
          <w:color w:val="FF0000"/>
        </w:rPr>
        <w:t xml:space="preserve">% msg_crc1=255*ones(1,Cn);     </w:t>
      </w:r>
      <w:r w:rsidR="00CD5406" w:rsidRPr="00BC3990">
        <w:rPr>
          <w:color w:val="FF0000"/>
        </w:rPr>
        <w:tab/>
      </w:r>
      <w:r w:rsidRPr="00BC3990">
        <w:rPr>
          <w:rFonts w:hint="eastAsia"/>
          <w:color w:val="FF0000"/>
        </w:rPr>
        <w:t>%</w:t>
      </w:r>
      <w:r w:rsidRPr="00BC3990">
        <w:rPr>
          <w:rFonts w:hint="eastAsia"/>
          <w:color w:val="FF0000"/>
          <w:lang w:val="zh-CN"/>
        </w:rPr>
        <w:t>消息生成</w:t>
      </w:r>
    </w:p>
    <w:p w14:paraId="3B4F33F4" w14:textId="77777777" w:rsidR="008F120D" w:rsidRPr="00BC3990" w:rsidRDefault="008F120D" w:rsidP="008F120D">
      <w:pPr>
        <w:rPr>
          <w:color w:val="FF0000"/>
        </w:rPr>
      </w:pPr>
      <w:r w:rsidRPr="00BC3990">
        <w:rPr>
          <w:rFonts w:hint="eastAsia"/>
          <w:color w:val="FF0000"/>
        </w:rPr>
        <w:t xml:space="preserve">msg_crc1=(1:Cn);       </w:t>
      </w:r>
      <w:r w:rsidRPr="00BC3990">
        <w:rPr>
          <w:rFonts w:hint="eastAsia"/>
          <w:color w:val="FF0000"/>
        </w:rPr>
        <w:tab/>
      </w:r>
      <w:r w:rsidRPr="00BC3990">
        <w:rPr>
          <w:rFonts w:hint="eastAsia"/>
          <w:color w:val="FF0000"/>
        </w:rPr>
        <w:tab/>
      </w:r>
      <w:r w:rsidRPr="00BC3990">
        <w:rPr>
          <w:rFonts w:hint="eastAsia"/>
          <w:color w:val="FF0000"/>
        </w:rPr>
        <w:tab/>
        <w:t>%</w:t>
      </w:r>
      <w:r w:rsidRPr="00BC3990">
        <w:rPr>
          <w:rFonts w:hint="eastAsia"/>
          <w:color w:val="FF0000"/>
          <w:lang w:val="zh-CN"/>
        </w:rPr>
        <w:t>消息生成</w:t>
      </w:r>
    </w:p>
    <w:p w14:paraId="6888E5F0" w14:textId="77777777" w:rsidR="008F120D" w:rsidRPr="00BC3990" w:rsidRDefault="008F120D" w:rsidP="008F120D">
      <w:pPr>
        <w:rPr>
          <w:color w:val="FF0000"/>
        </w:rPr>
      </w:pPr>
      <w:r w:rsidRPr="00BC3990">
        <w:rPr>
          <w:rFonts w:hint="eastAsia"/>
          <w:color w:val="FF0000"/>
        </w:rPr>
        <w:t>msg_crc2=de2bi(double(msg_crc1),'left-msb');</w:t>
      </w:r>
      <w:r w:rsidRPr="00BC3990">
        <w:rPr>
          <w:rFonts w:hint="eastAsia"/>
          <w:color w:val="FF0000"/>
        </w:rPr>
        <w:tab/>
        <w:t>%</w:t>
      </w:r>
      <w:r w:rsidRPr="00BC3990">
        <w:rPr>
          <w:rFonts w:hint="eastAsia"/>
          <w:color w:val="FF0000"/>
          <w:lang w:val="zh-CN"/>
        </w:rPr>
        <w:t>转换为二进制</w:t>
      </w:r>
    </w:p>
    <w:p w14:paraId="66EA2145" w14:textId="77777777" w:rsidR="008F120D" w:rsidRPr="00BC3990" w:rsidRDefault="008F120D" w:rsidP="008F120D">
      <w:pPr>
        <w:rPr>
          <w:color w:val="FF0000"/>
        </w:rPr>
      </w:pPr>
      <w:r w:rsidRPr="00BC3990">
        <w:rPr>
          <w:rFonts w:hint="eastAsia"/>
          <w:color w:val="FF0000"/>
        </w:rPr>
        <w:t xml:space="preserve">msg_crc3=msg_crc2';              </w:t>
      </w:r>
      <w:r w:rsidRPr="00BC3990">
        <w:rPr>
          <w:rFonts w:hint="eastAsia"/>
          <w:color w:val="FF0000"/>
        </w:rPr>
        <w:tab/>
        <w:t>%</w:t>
      </w:r>
      <w:r w:rsidRPr="00BC3990">
        <w:rPr>
          <w:rFonts w:hint="eastAsia"/>
          <w:color w:val="FF0000"/>
          <w:lang w:val="zh-CN"/>
        </w:rPr>
        <w:t>转置</w:t>
      </w:r>
    </w:p>
    <w:p w14:paraId="3F0B4249" w14:textId="77777777" w:rsidR="008F120D" w:rsidRPr="00BC3990" w:rsidRDefault="008F120D" w:rsidP="008F120D">
      <w:pPr>
        <w:rPr>
          <w:color w:val="FF0000"/>
        </w:rPr>
      </w:pPr>
      <w:r w:rsidRPr="00BC3990">
        <w:rPr>
          <w:rFonts w:hint="eastAsia"/>
          <w:color w:val="FF0000"/>
        </w:rPr>
        <w:t xml:space="preserve">msg_crc4=reshape(msg_crc3,1,L);    </w:t>
      </w:r>
      <w:r w:rsidRPr="00BC3990">
        <w:rPr>
          <w:rFonts w:hint="eastAsia"/>
          <w:color w:val="FF0000"/>
        </w:rPr>
        <w:tab/>
        <w:t>%</w:t>
      </w:r>
      <w:r w:rsidRPr="00BC3990">
        <w:rPr>
          <w:rFonts w:hint="eastAsia"/>
          <w:color w:val="FF0000"/>
          <w:lang w:val="zh-CN"/>
        </w:rPr>
        <w:t>转换成</w:t>
      </w:r>
      <w:r w:rsidRPr="00BC3990">
        <w:rPr>
          <w:rFonts w:hint="eastAsia"/>
          <w:color w:val="FF0000"/>
        </w:rPr>
        <w:t>1*L</w:t>
      </w:r>
      <w:r w:rsidRPr="00BC3990">
        <w:rPr>
          <w:rFonts w:hint="eastAsia"/>
          <w:color w:val="FF0000"/>
          <w:lang w:val="zh-CN"/>
        </w:rPr>
        <w:t>的矩阵</w:t>
      </w:r>
    </w:p>
    <w:p w14:paraId="2DFACBC7" w14:textId="77A43A2E" w:rsidR="008F120D" w:rsidRPr="00BC3990" w:rsidRDefault="008F120D" w:rsidP="008F120D">
      <w:pPr>
        <w:rPr>
          <w:color w:val="FF0000"/>
        </w:rPr>
      </w:pPr>
      <w:r w:rsidRPr="00BC3990">
        <w:rPr>
          <w:rFonts w:hint="eastAsia"/>
          <w:color w:val="FF0000"/>
        </w:rPr>
        <w:t>msg_crc5=msg_crc4';</w:t>
      </w:r>
      <w:r w:rsidRPr="00BC3990">
        <w:rPr>
          <w:rFonts w:hint="eastAsia"/>
          <w:color w:val="FF0000"/>
        </w:rPr>
        <w:tab/>
      </w:r>
      <w:r w:rsidRPr="00BC3990">
        <w:rPr>
          <w:rFonts w:hint="eastAsia"/>
          <w:color w:val="FF0000"/>
        </w:rPr>
        <w:tab/>
      </w:r>
      <w:r w:rsidRPr="00BC3990">
        <w:rPr>
          <w:rFonts w:hint="eastAsia"/>
          <w:color w:val="FF0000"/>
        </w:rPr>
        <w:tab/>
      </w:r>
      <w:r w:rsidR="00CD5406" w:rsidRPr="00BC3990">
        <w:rPr>
          <w:color w:val="FF0000"/>
        </w:rPr>
        <w:tab/>
      </w:r>
      <w:r w:rsidRPr="00BC3990">
        <w:rPr>
          <w:rFonts w:hint="eastAsia"/>
          <w:color w:val="FF0000"/>
        </w:rPr>
        <w:t>%</w:t>
      </w:r>
      <w:r w:rsidRPr="00BC3990">
        <w:rPr>
          <w:rFonts w:hint="eastAsia"/>
          <w:color w:val="FF0000"/>
          <w:lang w:val="zh-CN"/>
        </w:rPr>
        <w:t>转置</w:t>
      </w:r>
    </w:p>
    <w:p w14:paraId="0968624B" w14:textId="77777777" w:rsidR="008F120D" w:rsidRPr="00BC3990" w:rsidRDefault="008F120D" w:rsidP="008F120D">
      <w:pPr>
        <w:rPr>
          <w:color w:val="FF0000"/>
        </w:rPr>
      </w:pPr>
      <w:r w:rsidRPr="00BC3990">
        <w:rPr>
          <w:rFonts w:hint="eastAsia"/>
          <w:color w:val="FF0000"/>
        </w:rPr>
        <w:t xml:space="preserve">msg_crc6=generate(h,msg_crc5);  </w:t>
      </w:r>
      <w:r w:rsidRPr="00BC3990">
        <w:rPr>
          <w:rFonts w:hint="eastAsia"/>
          <w:color w:val="FF0000"/>
        </w:rPr>
        <w:tab/>
        <w:t>%</w:t>
      </w:r>
      <w:r w:rsidRPr="00BC3990">
        <w:rPr>
          <w:rFonts w:hint="eastAsia"/>
          <w:color w:val="FF0000"/>
          <w:lang w:val="zh-CN"/>
        </w:rPr>
        <w:t>计算出带</w:t>
      </w:r>
      <w:r w:rsidRPr="00BC3990">
        <w:rPr>
          <w:rFonts w:hint="eastAsia"/>
          <w:color w:val="FF0000"/>
        </w:rPr>
        <w:t>crc</w:t>
      </w:r>
      <w:r w:rsidRPr="00BC3990">
        <w:rPr>
          <w:rFonts w:hint="eastAsia"/>
          <w:color w:val="FF0000"/>
          <w:lang w:val="zh-CN"/>
        </w:rPr>
        <w:t>的消息块</w:t>
      </w:r>
    </w:p>
    <w:p w14:paraId="048F984A" w14:textId="77777777" w:rsidR="008F120D" w:rsidRPr="00BC3990" w:rsidRDefault="008F120D" w:rsidP="008F120D">
      <w:pPr>
        <w:rPr>
          <w:color w:val="FF0000"/>
        </w:rPr>
      </w:pPr>
      <w:r w:rsidRPr="00BC3990">
        <w:rPr>
          <w:rFonts w:hint="eastAsia"/>
          <w:color w:val="FF0000"/>
        </w:rPr>
        <w:t xml:space="preserve">msg_crc7=reshape(msg_crc6,8,239);  </w:t>
      </w:r>
      <w:r w:rsidRPr="00BC3990">
        <w:rPr>
          <w:rFonts w:hint="eastAsia"/>
          <w:color w:val="FF0000"/>
        </w:rPr>
        <w:tab/>
        <w:t>%</w:t>
      </w:r>
      <w:r w:rsidRPr="00BC3990">
        <w:rPr>
          <w:rFonts w:hint="eastAsia"/>
          <w:color w:val="FF0000"/>
          <w:lang w:val="zh-CN"/>
        </w:rPr>
        <w:t>转换成</w:t>
      </w:r>
      <w:r w:rsidRPr="00BC3990">
        <w:rPr>
          <w:rFonts w:hint="eastAsia"/>
          <w:color w:val="FF0000"/>
        </w:rPr>
        <w:t>8*239</w:t>
      </w:r>
      <w:r w:rsidRPr="00BC3990">
        <w:rPr>
          <w:rFonts w:hint="eastAsia"/>
          <w:color w:val="FF0000"/>
          <w:lang w:val="zh-CN"/>
        </w:rPr>
        <w:t>的矩阵</w:t>
      </w:r>
    </w:p>
    <w:p w14:paraId="13D1F579" w14:textId="77777777" w:rsidR="008F120D" w:rsidRPr="00BC3990" w:rsidRDefault="008F120D" w:rsidP="008F120D">
      <w:pPr>
        <w:rPr>
          <w:color w:val="FF0000"/>
        </w:rPr>
      </w:pPr>
      <w:r w:rsidRPr="00BC3990">
        <w:rPr>
          <w:color w:val="FF0000"/>
        </w:rPr>
        <w:t>msg_crc8=msg_crc7';</w:t>
      </w:r>
    </w:p>
    <w:p w14:paraId="78C2EB56" w14:textId="7258DDA9" w:rsidR="008F120D" w:rsidRPr="00BC3990" w:rsidRDefault="008F120D" w:rsidP="008F120D">
      <w:pPr>
        <w:rPr>
          <w:color w:val="FF0000"/>
        </w:rPr>
      </w:pPr>
      <w:r w:rsidRPr="00BC3990">
        <w:rPr>
          <w:rFonts w:hint="eastAsia"/>
          <w:color w:val="FF0000"/>
        </w:rPr>
        <w:t>msg_crc9=bi2de(msg_crc8,'left-msb');</w:t>
      </w:r>
      <w:r w:rsidR="00CD5406" w:rsidRPr="00BC3990">
        <w:rPr>
          <w:color w:val="FF0000"/>
        </w:rPr>
        <w:tab/>
      </w:r>
      <w:r w:rsidRPr="00BC3990">
        <w:rPr>
          <w:rFonts w:hint="eastAsia"/>
          <w:color w:val="FF0000"/>
        </w:rPr>
        <w:t>%</w:t>
      </w:r>
      <w:r w:rsidRPr="00BC3990">
        <w:rPr>
          <w:rFonts w:hint="eastAsia"/>
          <w:color w:val="FF0000"/>
          <w:lang w:val="zh-CN"/>
        </w:rPr>
        <w:t>转换为</w:t>
      </w:r>
      <w:r w:rsidRPr="00BC3990">
        <w:rPr>
          <w:rFonts w:hint="eastAsia"/>
          <w:color w:val="FF0000"/>
        </w:rPr>
        <w:t>10</w:t>
      </w:r>
      <w:r w:rsidRPr="00BC3990">
        <w:rPr>
          <w:rFonts w:hint="eastAsia"/>
          <w:color w:val="FF0000"/>
          <w:lang w:val="zh-CN"/>
        </w:rPr>
        <w:t>进制</w:t>
      </w:r>
    </w:p>
    <w:p w14:paraId="3B7EB3DF" w14:textId="68CB2DE9" w:rsidR="00CD792B" w:rsidRPr="00BC3990" w:rsidRDefault="008F120D" w:rsidP="008F120D">
      <w:pPr>
        <w:rPr>
          <w:color w:val="FF0000"/>
        </w:rPr>
      </w:pPr>
      <w:r w:rsidRPr="00BC3990">
        <w:rPr>
          <w:color w:val="FF0000"/>
        </w:rPr>
        <w:t>msg_crc</w:t>
      </w:r>
      <w:r w:rsidRPr="00BC3990">
        <w:rPr>
          <w:color w:val="FF0000"/>
        </w:rPr>
        <w:tab/>
        <w:t>=msg_crc9';</w:t>
      </w:r>
    </w:p>
    <w:p w14:paraId="488BF1B9" w14:textId="53A6B0B6" w:rsidR="00AF7233" w:rsidRDefault="00AF7233" w:rsidP="00A45160">
      <w:pPr>
        <w:pStyle w:val="2"/>
        <w:numPr>
          <w:ilvl w:val="1"/>
          <w:numId w:val="1"/>
        </w:numPr>
        <w:rPr>
          <w:i/>
        </w:rPr>
      </w:pPr>
      <w:bookmarkStart w:id="31" w:name="_Toc35510274"/>
      <w:r w:rsidRPr="005B55D0">
        <w:rPr>
          <w:rFonts w:hint="eastAsia"/>
          <w:i/>
        </w:rPr>
        <w:t>BLOCK</w:t>
      </w:r>
      <w:r w:rsidRPr="005B55D0">
        <w:rPr>
          <w:rFonts w:hint="eastAsia"/>
          <w:i/>
        </w:rPr>
        <w:t>分段</w:t>
      </w:r>
      <w:bookmarkEnd w:id="31"/>
    </w:p>
    <w:p w14:paraId="3BC52105" w14:textId="77777777" w:rsidR="00EC2593" w:rsidRPr="00D0124B" w:rsidRDefault="00EC2593" w:rsidP="00EC2593">
      <w:r w:rsidRPr="00D0124B">
        <w:rPr>
          <w:rFonts w:hint="eastAsia"/>
        </w:rPr>
        <w:t>（一期版本不做）</w:t>
      </w:r>
    </w:p>
    <w:p w14:paraId="14909C5A" w14:textId="77777777" w:rsidR="00AF7233"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t>码块分段单元的输入序列为</w:t>
      </w:r>
      <w:r w:rsidRPr="002625EB">
        <w:rPr>
          <w:position w:val="-10"/>
        </w:rPr>
        <w:object w:dxaOrig="1680" w:dyaOrig="300" w14:anchorId="4F4652E3">
          <v:shape id="_x0000_i1044" type="#_x0000_t75" style="width:84pt;height:15pt" o:ole="">
            <v:imagedata r:id="rId47" o:title=""/>
          </v:shape>
          <o:OLEObject Type="Embed" ProgID="Equation.3" ShapeID="_x0000_i1044" DrawAspect="Content" ObjectID="_1669465385" r:id="rId48"/>
        </w:object>
      </w:r>
      <w:r w:rsidRPr="009521AD">
        <w:rPr>
          <w:rFonts w:ascii="&amp;quot" w:eastAsia="宋体" w:hAnsi="&amp;quot" w:cs="宋体"/>
          <w:color w:val="555555"/>
          <w:kern w:val="0"/>
          <w:szCs w:val="21"/>
        </w:rPr>
        <w:t>，其中</w:t>
      </w:r>
      <w:r w:rsidRPr="009521AD">
        <w:rPr>
          <w:rFonts w:ascii="MathJax_Math" w:eastAsia="宋体" w:hAnsi="MathJax_Math" w:cs="宋体"/>
          <w:i/>
          <w:iCs/>
          <w:color w:val="555555"/>
          <w:kern w:val="0"/>
          <w:sz w:val="25"/>
          <w:szCs w:val="25"/>
          <w:bdr w:val="none" w:sz="0" w:space="0" w:color="auto" w:frame="1"/>
        </w:rPr>
        <w:t>B</w:t>
      </w:r>
      <w:r w:rsidRPr="009521AD">
        <w:rPr>
          <w:rFonts w:ascii="MathJax_Main" w:eastAsia="宋体" w:hAnsi="MathJax_Main" w:cs="宋体"/>
          <w:color w:val="555555"/>
          <w:kern w:val="0"/>
          <w:sz w:val="25"/>
          <w:szCs w:val="25"/>
          <w:bdr w:val="none" w:sz="0" w:space="0" w:color="auto" w:frame="1"/>
        </w:rPr>
        <w:t>&gt;0</w:t>
      </w:r>
      <w:r w:rsidRPr="009521AD">
        <w:rPr>
          <w:rFonts w:ascii="&amp;quot" w:eastAsia="宋体" w:hAnsi="&amp;quot" w:cs="宋体"/>
          <w:color w:val="555555"/>
          <w:kern w:val="0"/>
          <w:szCs w:val="21"/>
        </w:rPr>
        <w:t>。如果</w:t>
      </w:r>
      <w:r w:rsidRPr="009521AD">
        <w:rPr>
          <w:rFonts w:ascii="MathJax_Math" w:eastAsia="宋体" w:hAnsi="MathJax_Math" w:cs="宋体"/>
          <w:i/>
          <w:iCs/>
          <w:color w:val="555555"/>
          <w:kern w:val="0"/>
          <w:sz w:val="25"/>
          <w:szCs w:val="25"/>
          <w:bdr w:val="none" w:sz="0" w:space="0" w:color="auto" w:frame="1"/>
        </w:rPr>
        <w:t>B</w:t>
      </w:r>
      <w:r w:rsidRPr="009521AD">
        <w:rPr>
          <w:rFonts w:ascii="&amp;quot" w:eastAsia="宋体" w:hAnsi="&amp;quot" w:cs="宋体"/>
          <w:color w:val="555555"/>
          <w:kern w:val="0"/>
          <w:szCs w:val="21"/>
        </w:rPr>
        <w:t>大于最大码块大小</w:t>
      </w:r>
      <w:r w:rsidRPr="009521AD">
        <w:rPr>
          <w:rFonts w:ascii="MathJax_Math" w:eastAsia="宋体" w:hAnsi="MathJax_Math" w:cs="宋体"/>
          <w:i/>
          <w:iCs/>
          <w:color w:val="555555"/>
          <w:kern w:val="0"/>
          <w:sz w:val="25"/>
          <w:szCs w:val="25"/>
          <w:bdr w:val="none" w:sz="0" w:space="0" w:color="auto" w:frame="1"/>
        </w:rPr>
        <w:t>K</w:t>
      </w:r>
      <w:r w:rsidRPr="009521AD">
        <w:rPr>
          <w:rFonts w:ascii="MathJax_Main" w:eastAsia="宋体" w:hAnsi="MathJax_Main" w:cs="宋体"/>
          <w:color w:val="555555"/>
          <w:kern w:val="0"/>
          <w:sz w:val="18"/>
          <w:szCs w:val="18"/>
          <w:bdr w:val="none" w:sz="0" w:space="0" w:color="auto" w:frame="1"/>
        </w:rPr>
        <w:t>cb</w:t>
      </w:r>
      <w:r w:rsidRPr="009521AD">
        <w:rPr>
          <w:rFonts w:ascii="&amp;quot" w:eastAsia="宋体" w:hAnsi="&amp;quot" w:cs="宋体"/>
          <w:color w:val="555555"/>
          <w:kern w:val="0"/>
          <w:szCs w:val="21"/>
        </w:rPr>
        <w:t>，则输入序列要进行分段操作，并且每个分段后的码块要添加一个</w:t>
      </w:r>
      <w:r w:rsidRPr="009521AD">
        <w:rPr>
          <w:rFonts w:ascii="&amp;quot" w:eastAsia="宋体" w:hAnsi="&amp;quot" w:cs="宋体"/>
          <w:color w:val="555555"/>
          <w:kern w:val="0"/>
          <w:szCs w:val="21"/>
          <w:bdr w:val="none" w:sz="0" w:space="0" w:color="auto" w:frame="1"/>
        </w:rPr>
        <w:t>L=24</w:t>
      </w:r>
      <w:r w:rsidRPr="009521AD">
        <w:rPr>
          <w:rFonts w:ascii="&amp;quot" w:eastAsia="宋体" w:hAnsi="&amp;quot" w:cs="宋体"/>
          <w:color w:val="555555"/>
          <w:kern w:val="0"/>
          <w:szCs w:val="21"/>
        </w:rPr>
        <w:t>的</w:t>
      </w:r>
      <w:r w:rsidRPr="009521AD">
        <w:rPr>
          <w:rFonts w:ascii="&amp;quot" w:eastAsia="宋体" w:hAnsi="&amp;quot" w:cs="宋体"/>
          <w:color w:val="555555"/>
          <w:kern w:val="0"/>
          <w:szCs w:val="21"/>
        </w:rPr>
        <w:t>CRC</w:t>
      </w:r>
      <w:r w:rsidRPr="009521AD">
        <w:rPr>
          <w:rFonts w:ascii="&amp;quot" w:eastAsia="宋体" w:hAnsi="&amp;quot" w:cs="宋体"/>
          <w:color w:val="555555"/>
          <w:kern w:val="0"/>
          <w:szCs w:val="21"/>
        </w:rPr>
        <w:t>序列。</w:t>
      </w:r>
    </w:p>
    <w:p w14:paraId="0ACAF2E1" w14:textId="77777777" w:rsidR="00AF7233" w:rsidRPr="009521AD"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t>对于</w:t>
      </w:r>
      <w:r w:rsidRPr="009521AD">
        <w:rPr>
          <w:rFonts w:ascii="&amp;quot" w:eastAsia="宋体" w:hAnsi="&amp;quot" w:cs="宋体"/>
          <w:color w:val="555555"/>
          <w:kern w:val="0"/>
          <w:szCs w:val="21"/>
        </w:rPr>
        <w:t>LDPC</w:t>
      </w:r>
      <w:r w:rsidRPr="009521AD">
        <w:rPr>
          <w:rFonts w:ascii="&amp;quot" w:eastAsia="宋体" w:hAnsi="&amp;quot" w:cs="宋体"/>
          <w:color w:val="555555"/>
          <w:kern w:val="0"/>
          <w:szCs w:val="21"/>
        </w:rPr>
        <w:t>基图</w:t>
      </w:r>
      <w:r w:rsidRPr="009521AD">
        <w:rPr>
          <w:rFonts w:ascii="&amp;quot" w:eastAsia="宋体" w:hAnsi="&amp;quot" w:cs="宋体"/>
          <w:color w:val="555555"/>
          <w:kern w:val="0"/>
          <w:szCs w:val="21"/>
        </w:rPr>
        <w:t>1</w:t>
      </w:r>
      <w:r w:rsidRPr="009521AD">
        <w:rPr>
          <w:rFonts w:ascii="&amp;quot" w:eastAsia="宋体" w:hAnsi="&amp;quot" w:cs="宋体"/>
          <w:color w:val="555555"/>
          <w:kern w:val="0"/>
          <w:szCs w:val="21"/>
        </w:rPr>
        <w:t>，最大代码块大小为</w:t>
      </w:r>
      <w:r w:rsidRPr="009521AD">
        <w:rPr>
          <w:rFonts w:ascii="&amp;quot" w:eastAsia="宋体" w:hAnsi="&amp;quot" w:cs="宋体"/>
          <w:color w:val="555555"/>
          <w:kern w:val="0"/>
          <w:szCs w:val="21"/>
        </w:rPr>
        <w:t>:</w:t>
      </w:r>
    </w:p>
    <w:p w14:paraId="26D44E79" w14:textId="77777777" w:rsidR="00AF7233" w:rsidRPr="009521AD"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t>-</w:t>
      </w:r>
      <w:r w:rsidRPr="009521AD">
        <w:rPr>
          <w:rFonts w:ascii="&amp;quot" w:eastAsia="宋体" w:hAnsi="&amp;quot" w:cs="宋体"/>
          <w:color w:val="555555"/>
          <w:kern w:val="0"/>
          <w:szCs w:val="21"/>
        </w:rPr>
        <w:tab/>
      </w:r>
      <w:r w:rsidRPr="009521AD">
        <w:rPr>
          <w:rFonts w:ascii="&amp;quot" w:eastAsia="宋体" w:hAnsi="&amp;quot" w:cs="宋体"/>
          <w:color w:val="555555"/>
          <w:kern w:val="0"/>
          <w:szCs w:val="21"/>
        </w:rPr>
        <w:object w:dxaOrig="1120" w:dyaOrig="360" w14:anchorId="57E6B9FC">
          <v:shape id="_x0000_i1045" type="#_x0000_t75" style="width:45.75pt;height:15pt" o:ole="">
            <v:imagedata r:id="rId49" o:title=""/>
          </v:shape>
          <o:OLEObject Type="Embed" ProgID="Equation.3" ShapeID="_x0000_i1045" DrawAspect="Content" ObjectID="_1669465386" r:id="rId50"/>
        </w:object>
      </w:r>
    </w:p>
    <w:p w14:paraId="39D33C4B" w14:textId="77777777" w:rsidR="00AF7233" w:rsidRPr="009521AD"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lastRenderedPageBreak/>
        <w:t>对于</w:t>
      </w:r>
      <w:r w:rsidRPr="009521AD">
        <w:rPr>
          <w:rFonts w:ascii="&amp;quot" w:eastAsia="宋体" w:hAnsi="&amp;quot" w:cs="宋体"/>
          <w:color w:val="555555"/>
          <w:kern w:val="0"/>
          <w:szCs w:val="21"/>
        </w:rPr>
        <w:t>LDPC</w:t>
      </w:r>
      <w:r w:rsidRPr="009521AD">
        <w:rPr>
          <w:rFonts w:ascii="&amp;quot" w:eastAsia="宋体" w:hAnsi="&amp;quot" w:cs="宋体"/>
          <w:color w:val="555555"/>
          <w:kern w:val="0"/>
          <w:szCs w:val="21"/>
        </w:rPr>
        <w:t>基图</w:t>
      </w:r>
      <w:r w:rsidRPr="009521AD">
        <w:rPr>
          <w:rFonts w:ascii="&amp;quot" w:eastAsia="宋体" w:hAnsi="&amp;quot" w:cs="宋体"/>
          <w:color w:val="555555"/>
          <w:kern w:val="0"/>
          <w:szCs w:val="21"/>
        </w:rPr>
        <w:t>2</w:t>
      </w:r>
      <w:r w:rsidRPr="009521AD">
        <w:rPr>
          <w:rFonts w:ascii="&amp;quot" w:eastAsia="宋体" w:hAnsi="&amp;quot" w:cs="宋体"/>
          <w:color w:val="555555"/>
          <w:kern w:val="0"/>
          <w:szCs w:val="21"/>
        </w:rPr>
        <w:t>，最大代码块大小为</w:t>
      </w:r>
      <w:r w:rsidRPr="009521AD">
        <w:rPr>
          <w:rFonts w:ascii="&amp;quot" w:eastAsia="宋体" w:hAnsi="&amp;quot" w:cs="宋体"/>
          <w:color w:val="555555"/>
          <w:kern w:val="0"/>
          <w:szCs w:val="21"/>
        </w:rPr>
        <w:t>:</w:t>
      </w:r>
    </w:p>
    <w:p w14:paraId="77BCD5E5" w14:textId="77777777" w:rsidR="00AF7233" w:rsidRPr="009521AD"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t>-</w:t>
      </w:r>
      <w:r w:rsidRPr="009521AD">
        <w:rPr>
          <w:rFonts w:ascii="&amp;quot" w:eastAsia="宋体" w:hAnsi="&amp;quot" w:cs="宋体"/>
          <w:color w:val="555555"/>
          <w:kern w:val="0"/>
          <w:szCs w:val="21"/>
        </w:rPr>
        <w:tab/>
      </w:r>
      <w:r w:rsidRPr="009521AD">
        <w:rPr>
          <w:rFonts w:ascii="&amp;quot" w:eastAsia="宋体" w:hAnsi="&amp;quot" w:cs="宋体"/>
          <w:color w:val="555555"/>
          <w:kern w:val="0"/>
          <w:szCs w:val="21"/>
        </w:rPr>
        <w:object w:dxaOrig="1140" w:dyaOrig="360" w14:anchorId="4979EB7D">
          <v:shape id="_x0000_i1046" type="#_x0000_t75" style="width:47.25pt;height:15pt" o:ole="">
            <v:imagedata r:id="rId51" o:title=""/>
          </v:shape>
          <o:OLEObject Type="Embed" ProgID="Equation.3" ShapeID="_x0000_i1046" DrawAspect="Content" ObjectID="_1669465387" r:id="rId52"/>
        </w:object>
      </w:r>
    </w:p>
    <w:p w14:paraId="2266AB6D" w14:textId="77777777" w:rsidR="00AF7233" w:rsidRPr="009521AD" w:rsidRDefault="00AF7233" w:rsidP="00AF7233">
      <w:pPr>
        <w:widowControl/>
        <w:spacing w:after="375"/>
        <w:rPr>
          <w:rFonts w:ascii="&amp;quot" w:eastAsia="宋体" w:hAnsi="&amp;quot" w:cs="宋体" w:hint="eastAsia"/>
          <w:color w:val="555555"/>
          <w:kern w:val="0"/>
          <w:szCs w:val="21"/>
        </w:rPr>
      </w:pPr>
      <w:r w:rsidRPr="009521AD">
        <w:rPr>
          <w:rFonts w:ascii="&amp;quot" w:eastAsia="宋体" w:hAnsi="&amp;quot" w:cs="宋体"/>
          <w:color w:val="555555"/>
          <w:kern w:val="0"/>
          <w:szCs w:val="21"/>
        </w:rPr>
        <w:t>码块总数</w:t>
      </w:r>
      <w:r w:rsidRPr="009521AD">
        <w:rPr>
          <w:rFonts w:ascii="&amp;quot" w:eastAsia="宋体" w:hAnsi="&amp;quot" w:cs="宋体"/>
          <w:color w:val="555555"/>
          <w:kern w:val="0"/>
          <w:szCs w:val="21"/>
        </w:rPr>
        <w:t>C</w:t>
      </w:r>
      <w:r w:rsidRPr="009521AD">
        <w:rPr>
          <w:rFonts w:ascii="&amp;quot" w:eastAsia="宋体" w:hAnsi="&amp;quot" w:cs="宋体"/>
          <w:color w:val="555555"/>
          <w:kern w:val="0"/>
          <w:szCs w:val="21"/>
        </w:rPr>
        <w:t>根据以下方法计算得到：</w:t>
      </w:r>
    </w:p>
    <w:p w14:paraId="57CB4A8A" w14:textId="77777777" w:rsidR="00AF7233" w:rsidRPr="002625EB" w:rsidRDefault="00AF7233" w:rsidP="00AF7233">
      <w:r w:rsidRPr="002625EB">
        <w:t xml:space="preserve">if </w:t>
      </w:r>
      <w:r w:rsidRPr="002625EB">
        <w:rPr>
          <w:position w:val="-12"/>
        </w:rPr>
        <w:object w:dxaOrig="800" w:dyaOrig="360" w14:anchorId="654BE650">
          <v:shape id="_x0000_i1047" type="#_x0000_t75" style="width:32.25pt;height:15pt" o:ole="">
            <v:imagedata r:id="rId53" o:title=""/>
          </v:shape>
          <o:OLEObject Type="Embed" ProgID="Equation.3" ShapeID="_x0000_i1047" DrawAspect="Content" ObjectID="_1669465388" r:id="rId54"/>
        </w:object>
      </w:r>
    </w:p>
    <w:p w14:paraId="2CF77716" w14:textId="77777777" w:rsidR="00AF7233" w:rsidRPr="002625EB" w:rsidRDefault="00AF7233" w:rsidP="00AF7233">
      <w:pPr>
        <w:pStyle w:val="B1"/>
        <w:rPr>
          <w:lang w:eastAsia="zh-CN"/>
        </w:rPr>
      </w:pPr>
      <w:r w:rsidRPr="002625EB">
        <w:rPr>
          <w:position w:val="-6"/>
        </w:rPr>
        <w:object w:dxaOrig="580" w:dyaOrig="279" w14:anchorId="2BCF64FA">
          <v:shape id="_x0000_i1048" type="#_x0000_t75" style="width:24pt;height:11.25pt" o:ole="">
            <v:imagedata r:id="rId55" o:title=""/>
          </v:shape>
          <o:OLEObject Type="Embed" ProgID="Equation.3" ShapeID="_x0000_i1048" DrawAspect="Content" ObjectID="_1669465389" r:id="rId56"/>
        </w:object>
      </w:r>
    </w:p>
    <w:p w14:paraId="2CA05080" w14:textId="77777777" w:rsidR="00AF7233" w:rsidRPr="002625EB" w:rsidRDefault="00AF7233" w:rsidP="00AF7233">
      <w:pPr>
        <w:pStyle w:val="B1"/>
      </w:pPr>
      <w:r>
        <w:rPr>
          <w:rFonts w:hint="eastAsia"/>
          <w:lang w:eastAsia="zh-CN"/>
        </w:rPr>
        <w:t>码块个数</w:t>
      </w:r>
      <w:r w:rsidRPr="002625EB">
        <w:t xml:space="preserve">: </w:t>
      </w:r>
      <w:r w:rsidRPr="002625EB">
        <w:rPr>
          <w:position w:val="-6"/>
        </w:rPr>
        <w:object w:dxaOrig="480" w:dyaOrig="240" w14:anchorId="4E61A376">
          <v:shape id="_x0000_i1049" type="#_x0000_t75" style="width:24.75pt;height:11.25pt" o:ole="">
            <v:imagedata r:id="rId57" o:title=""/>
          </v:shape>
          <o:OLEObject Type="Embed" ProgID="Equation.3" ShapeID="_x0000_i1049" DrawAspect="Content" ObjectID="_1669465390" r:id="rId58"/>
        </w:object>
      </w:r>
    </w:p>
    <w:p w14:paraId="1D3CF93F" w14:textId="77777777" w:rsidR="00AF7233" w:rsidRPr="002625EB" w:rsidRDefault="00AF7233" w:rsidP="00AF7233">
      <w:pPr>
        <w:pStyle w:val="B1"/>
      </w:pPr>
      <w:r w:rsidRPr="002625EB">
        <w:rPr>
          <w:position w:val="-4"/>
        </w:rPr>
        <w:object w:dxaOrig="600" w:dyaOrig="240" w14:anchorId="12C8BB23">
          <v:shape id="_x0000_i1050" type="#_x0000_t75" style="width:30.75pt;height:11.25pt" o:ole="">
            <v:imagedata r:id="rId59" o:title=""/>
          </v:shape>
          <o:OLEObject Type="Embed" ProgID="Equation.3" ShapeID="_x0000_i1050" DrawAspect="Content" ObjectID="_1669465391" r:id="rId60"/>
        </w:object>
      </w:r>
    </w:p>
    <w:p w14:paraId="4732A8F3" w14:textId="77777777" w:rsidR="00AF7233" w:rsidRPr="002625EB" w:rsidRDefault="00AF7233" w:rsidP="00AF7233">
      <w:r w:rsidRPr="002625EB">
        <w:t>else</w:t>
      </w:r>
    </w:p>
    <w:p w14:paraId="7D883B8E" w14:textId="77777777" w:rsidR="00AF7233" w:rsidRPr="002625EB" w:rsidRDefault="00AF7233" w:rsidP="00AF7233">
      <w:pPr>
        <w:pStyle w:val="B1"/>
        <w:rPr>
          <w:lang w:eastAsia="zh-CN"/>
        </w:rPr>
      </w:pPr>
      <w:r w:rsidRPr="002625EB">
        <w:rPr>
          <w:position w:val="-4"/>
        </w:rPr>
        <w:object w:dxaOrig="700" w:dyaOrig="260" w14:anchorId="39BFFC51">
          <v:shape id="_x0000_i1051" type="#_x0000_t75" style="width:27.75pt;height:11.25pt" o:ole="">
            <v:imagedata r:id="rId61" o:title=""/>
          </v:shape>
          <o:OLEObject Type="Embed" ProgID="Equation.3" ShapeID="_x0000_i1051" DrawAspect="Content" ObjectID="_1669465392" r:id="rId62"/>
        </w:object>
      </w:r>
    </w:p>
    <w:p w14:paraId="6E61A926" w14:textId="77777777" w:rsidR="00AF7233" w:rsidRPr="002625EB" w:rsidRDefault="00AF7233" w:rsidP="00AF7233">
      <w:pPr>
        <w:pStyle w:val="B1"/>
        <w:rPr>
          <w:rFonts w:ascii="Calibri" w:hAnsi="Calibri"/>
          <w:kern w:val="2"/>
          <w:sz w:val="21"/>
          <w:szCs w:val="22"/>
          <w:lang w:val="en-US" w:eastAsia="zh-CN"/>
        </w:rPr>
      </w:pPr>
      <w:r>
        <w:rPr>
          <w:rFonts w:hint="eastAsia"/>
          <w:lang w:eastAsia="zh-CN"/>
        </w:rPr>
        <w:t>码块个数</w:t>
      </w:r>
      <w:r w:rsidRPr="002625EB">
        <w:t>:</w:t>
      </w:r>
      <w:r w:rsidRPr="002625EB">
        <w:rPr>
          <w:rFonts w:ascii="Cambria Math" w:hAnsi="Cambria Math" w:cs="Cambria Math"/>
          <w:kern w:val="2"/>
          <w:sz w:val="21"/>
          <w:szCs w:val="22"/>
          <w:lang w:val="en-US" w:eastAsia="zh-CN"/>
        </w:rPr>
        <w:t xml:space="preserve"> </w:t>
      </w:r>
      <w:r w:rsidRPr="002625EB">
        <w:rPr>
          <w:position w:val="-12"/>
        </w:rPr>
        <w:object w:dxaOrig="1800" w:dyaOrig="360" w14:anchorId="153F77A9">
          <v:shape id="_x0000_i1052" type="#_x0000_t75" style="width:76.5pt;height:15pt" o:ole="">
            <v:imagedata r:id="rId63" o:title=""/>
          </v:shape>
          <o:OLEObject Type="Embed" ProgID="Equation.3" ShapeID="_x0000_i1052" DrawAspect="Content" ObjectID="_1669465393" r:id="rId64"/>
        </w:object>
      </w:r>
      <w:r w:rsidRPr="002625EB">
        <w:t>.</w:t>
      </w:r>
    </w:p>
    <w:p w14:paraId="33A30CAB" w14:textId="77777777" w:rsidR="00AF7233" w:rsidRPr="002625EB" w:rsidRDefault="00AF7233" w:rsidP="00AF7233">
      <w:pPr>
        <w:pStyle w:val="B1"/>
      </w:pPr>
      <w:r w:rsidRPr="002625EB">
        <w:rPr>
          <w:position w:val="-6"/>
        </w:rPr>
        <w:object w:dxaOrig="1160" w:dyaOrig="260" w14:anchorId="3EDE45C4">
          <v:shape id="_x0000_i1053" type="#_x0000_t75" style="width:58.5pt;height:11.25pt" o:ole="">
            <v:imagedata r:id="rId65" o:title=""/>
          </v:shape>
          <o:OLEObject Type="Embed" ProgID="Equation.3" ShapeID="_x0000_i1053" DrawAspect="Content" ObjectID="_1669465394" r:id="rId66"/>
        </w:object>
      </w:r>
    </w:p>
    <w:p w14:paraId="1129CB53" w14:textId="77777777" w:rsidR="00AF7233" w:rsidRPr="002625EB" w:rsidRDefault="00AF7233" w:rsidP="00AF7233">
      <w:r w:rsidRPr="002625EB">
        <w:t>end if</w:t>
      </w:r>
    </w:p>
    <w:p w14:paraId="0B69E268" w14:textId="77777777" w:rsidR="00AF7233" w:rsidRPr="00D227F1" w:rsidRDefault="00AF7233" w:rsidP="00AF7233">
      <w:pPr>
        <w:widowControl/>
        <w:spacing w:after="375"/>
        <w:rPr>
          <w:rFonts w:ascii="&amp;quot" w:eastAsia="宋体" w:hAnsi="&amp;quot" w:cs="宋体" w:hint="eastAsia"/>
          <w:color w:val="555555"/>
          <w:kern w:val="0"/>
          <w:szCs w:val="21"/>
        </w:rPr>
      </w:pPr>
      <w:r w:rsidRPr="00D227F1">
        <w:rPr>
          <w:rFonts w:ascii="&amp;quot" w:eastAsia="宋体" w:hAnsi="&amp;quot" w:cs="宋体"/>
          <w:color w:val="555555"/>
          <w:kern w:val="0"/>
          <w:szCs w:val="21"/>
        </w:rPr>
        <w:t>码块分割输出的比特表示为</w:t>
      </w:r>
      <w:r w:rsidRPr="00D227F1">
        <w:rPr>
          <w:rFonts w:ascii="&amp;quot" w:eastAsia="宋体" w:hAnsi="&amp;quot" w:cs="宋体"/>
          <w:color w:val="555555"/>
          <w:kern w:val="0"/>
          <w:szCs w:val="21"/>
        </w:rPr>
        <w:object w:dxaOrig="2220" w:dyaOrig="340" w14:anchorId="702752F5">
          <v:shape id="_x0000_i1054" type="#_x0000_t75" style="width:110.25pt;height:16.5pt" o:ole="">
            <v:imagedata r:id="rId67" o:title=""/>
          </v:shape>
          <o:OLEObject Type="Embed" ProgID="Equation.3" ShapeID="_x0000_i1054" DrawAspect="Content" ObjectID="_1669465395" r:id="rId68"/>
        </w:object>
      </w:r>
      <w:r w:rsidRPr="00D227F1">
        <w:rPr>
          <w:rFonts w:ascii="&amp;quot" w:eastAsia="宋体" w:hAnsi="&amp;quot" w:cs="宋体"/>
          <w:color w:val="555555"/>
          <w:kern w:val="0"/>
          <w:szCs w:val="21"/>
        </w:rPr>
        <w:t>，其中</w:t>
      </w:r>
      <w:r w:rsidRPr="00D227F1">
        <w:rPr>
          <w:rFonts w:ascii="&amp;quot" w:eastAsia="宋体" w:hAnsi="&amp;quot" w:cs="宋体"/>
          <w:color w:val="555555"/>
          <w:kern w:val="0"/>
          <w:szCs w:val="21"/>
        </w:rPr>
        <w:object w:dxaOrig="960" w:dyaOrig="279" w14:anchorId="2FA66A48">
          <v:shape id="_x0000_i1055" type="#_x0000_t75" style="width:39pt;height:11.25pt" o:ole="">
            <v:imagedata r:id="rId69" o:title=""/>
          </v:shape>
          <o:OLEObject Type="Embed" ProgID="Equation.3" ShapeID="_x0000_i1055" DrawAspect="Content" ObjectID="_1669465396" r:id="rId70"/>
        </w:object>
      </w:r>
      <w:r w:rsidRPr="00D227F1">
        <w:rPr>
          <w:rFonts w:ascii="&amp;quot" w:eastAsia="宋体" w:hAnsi="&amp;quot" w:cs="宋体"/>
          <w:color w:val="555555"/>
          <w:kern w:val="0"/>
          <w:szCs w:val="21"/>
        </w:rPr>
        <w:t>为码块编号，</w:t>
      </w:r>
      <w:r w:rsidRPr="00D227F1">
        <w:rPr>
          <w:rFonts w:ascii="&amp;quot" w:eastAsia="宋体" w:hAnsi="&amp;quot" w:cs="宋体"/>
          <w:color w:val="555555"/>
          <w:kern w:val="0"/>
          <w:szCs w:val="21"/>
        </w:rPr>
        <w:object w:dxaOrig="800" w:dyaOrig="340" w14:anchorId="1E480794">
          <v:shape id="_x0000_i1056" type="#_x0000_t75" style="width:35.25pt;height:13.5pt" o:ole="">
            <v:imagedata r:id="rId71" o:title=""/>
          </v:shape>
          <o:OLEObject Type="Embed" ProgID="Equation.3" ShapeID="_x0000_i1056" DrawAspect="Content" ObjectID="_1669465397" r:id="rId72"/>
        </w:object>
      </w:r>
      <w:r w:rsidRPr="00D227F1">
        <w:rPr>
          <w:rFonts w:ascii="&amp;quot" w:eastAsia="宋体" w:hAnsi="&amp;quot" w:cs="宋体"/>
          <w:color w:val="555555"/>
          <w:kern w:val="0"/>
          <w:szCs w:val="21"/>
        </w:rPr>
        <w:t>为码块编号</w:t>
      </w:r>
      <w:r w:rsidRPr="00D227F1">
        <w:rPr>
          <w:rFonts w:ascii="&amp;quot" w:eastAsia="宋体" w:hAnsi="&amp;quot" w:cs="宋体"/>
          <w:color w:val="555555"/>
          <w:kern w:val="0"/>
          <w:szCs w:val="21"/>
        </w:rPr>
        <w:object w:dxaOrig="180" w:dyaOrig="200" w14:anchorId="4C576DD0">
          <v:shape id="_x0000_i1057" type="#_x0000_t75" style="width:9pt;height:9.75pt" o:ole="">
            <v:imagedata r:id="rId73" o:title=""/>
          </v:shape>
          <o:OLEObject Type="Embed" ProgID="Equation.3" ShapeID="_x0000_i1057" DrawAspect="Content" ObjectID="_1669465398" r:id="rId74"/>
        </w:object>
      </w:r>
      <w:r w:rsidRPr="00D227F1">
        <w:rPr>
          <w:rFonts w:ascii="&amp;quot" w:eastAsia="宋体" w:hAnsi="&amp;quot" w:cs="宋体"/>
          <w:color w:val="555555"/>
          <w:kern w:val="0"/>
          <w:szCs w:val="21"/>
        </w:rPr>
        <w:t>的比特数。每个码块的比特数</w:t>
      </w:r>
      <w:r w:rsidRPr="00D227F1">
        <w:rPr>
          <w:rFonts w:ascii="&amp;quot" w:eastAsia="宋体" w:hAnsi="&amp;quot" w:cs="宋体"/>
          <w:color w:val="555555"/>
          <w:kern w:val="0"/>
          <w:szCs w:val="21"/>
        </w:rPr>
        <w:object w:dxaOrig="260" w:dyaOrig="260" w14:anchorId="511CB57B">
          <v:shape id="_x0000_i1058" type="#_x0000_t75" style="width:11.25pt;height:11.25pt" o:ole="">
            <v:imagedata r:id="rId75" o:title=""/>
          </v:shape>
          <o:OLEObject Type="Embed" ProgID="Equation.DSMT4" ShapeID="_x0000_i1058" DrawAspect="Content" ObjectID="_1669465399" r:id="rId76"/>
        </w:object>
      </w:r>
      <w:r w:rsidRPr="00D227F1">
        <w:rPr>
          <w:rFonts w:ascii="&amp;quot" w:eastAsia="宋体" w:hAnsi="&amp;quot" w:cs="宋体"/>
          <w:color w:val="555555"/>
          <w:kern w:val="0"/>
          <w:szCs w:val="21"/>
        </w:rPr>
        <w:t>计算如下</w:t>
      </w:r>
      <w:r w:rsidRPr="00D227F1">
        <w:rPr>
          <w:rFonts w:ascii="&amp;quot" w:eastAsia="宋体" w:hAnsi="&amp;quot" w:cs="宋体"/>
          <w:color w:val="555555"/>
          <w:kern w:val="0"/>
          <w:szCs w:val="21"/>
        </w:rPr>
        <w:t>:</w:t>
      </w:r>
    </w:p>
    <w:p w14:paraId="781F6C8C" w14:textId="77777777" w:rsidR="00AF7233" w:rsidRPr="002625EB" w:rsidRDefault="00AF7233" w:rsidP="00AF7233">
      <w:pPr>
        <w:pStyle w:val="B1"/>
        <w:rPr>
          <w:lang w:eastAsia="zh-CN"/>
        </w:rPr>
      </w:pPr>
      <w:r w:rsidRPr="002625EB">
        <w:rPr>
          <w:position w:val="-6"/>
        </w:rPr>
        <w:object w:dxaOrig="1020" w:dyaOrig="279" w14:anchorId="556AFF42">
          <v:shape id="_x0000_i1059" type="#_x0000_t75" style="width:44.25pt;height:11.25pt" o:ole="">
            <v:imagedata r:id="rId77" o:title=""/>
          </v:shape>
          <o:OLEObject Type="Embed" ProgID="Equation.3" ShapeID="_x0000_i1059" DrawAspect="Content" ObjectID="_1669465400" r:id="rId78"/>
        </w:object>
      </w:r>
      <w:r w:rsidRPr="002625EB">
        <w:rPr>
          <w:rFonts w:hint="eastAsia"/>
          <w:lang w:eastAsia="zh-CN"/>
        </w:rPr>
        <w:t>;</w:t>
      </w:r>
    </w:p>
    <w:p w14:paraId="68941C9C" w14:textId="77777777" w:rsidR="00AF7233" w:rsidRPr="002625EB" w:rsidRDefault="00AF7233" w:rsidP="00AF7233">
      <w:pPr>
        <w:pStyle w:val="B1"/>
        <w:rPr>
          <w:lang w:eastAsia="zh-CN"/>
        </w:rPr>
      </w:pPr>
      <w:r w:rsidRPr="009521AD">
        <w:rPr>
          <w:rFonts w:ascii="&amp;quot" w:hAnsi="&amp;quot" w:cs="宋体"/>
          <w:color w:val="555555"/>
          <w:szCs w:val="21"/>
          <w:lang w:eastAsia="zh-CN"/>
        </w:rPr>
        <w:t>对于</w:t>
      </w:r>
      <w:r w:rsidRPr="009521AD">
        <w:rPr>
          <w:rFonts w:ascii="&amp;quot" w:hAnsi="&amp;quot" w:cs="宋体"/>
          <w:color w:val="555555"/>
          <w:szCs w:val="21"/>
          <w:lang w:eastAsia="zh-CN"/>
        </w:rPr>
        <w:t>LDPC</w:t>
      </w:r>
      <w:r w:rsidRPr="009521AD">
        <w:rPr>
          <w:rFonts w:ascii="&amp;quot" w:hAnsi="&amp;quot" w:cs="宋体"/>
          <w:color w:val="555555"/>
          <w:szCs w:val="21"/>
          <w:lang w:eastAsia="zh-CN"/>
        </w:rPr>
        <w:t>基图</w:t>
      </w:r>
      <w:r w:rsidRPr="002625EB">
        <w:rPr>
          <w:rFonts w:hint="eastAsia"/>
          <w:lang w:eastAsia="zh-CN"/>
        </w:rPr>
        <w:t>1,</w:t>
      </w:r>
    </w:p>
    <w:p w14:paraId="151A804A" w14:textId="77777777" w:rsidR="00AF7233" w:rsidRPr="002625EB" w:rsidRDefault="00AF7233" w:rsidP="00AF7233">
      <w:pPr>
        <w:pStyle w:val="B2"/>
        <w:rPr>
          <w:lang w:eastAsia="zh-CN"/>
        </w:rPr>
      </w:pPr>
      <w:r w:rsidRPr="002625EB">
        <w:rPr>
          <w:position w:val="-12"/>
        </w:rPr>
        <w:object w:dxaOrig="840" w:dyaOrig="360" w14:anchorId="04CF5D13">
          <v:shape id="_x0000_i1060" type="#_x0000_t75" style="width:33.75pt;height:15pt" o:ole="">
            <v:imagedata r:id="rId79" o:title=""/>
          </v:shape>
          <o:OLEObject Type="Embed" ProgID="Equation.3" ShapeID="_x0000_i1060" DrawAspect="Content" ObjectID="_1669465401" r:id="rId80"/>
        </w:object>
      </w:r>
      <w:r w:rsidRPr="002625EB">
        <w:rPr>
          <w:rFonts w:hint="eastAsia"/>
          <w:lang w:eastAsia="zh-CN"/>
        </w:rPr>
        <w:t>.</w:t>
      </w:r>
    </w:p>
    <w:p w14:paraId="34B854C6" w14:textId="77777777" w:rsidR="00AF7233" w:rsidRPr="002625EB" w:rsidRDefault="00AF7233" w:rsidP="00AF7233">
      <w:pPr>
        <w:pStyle w:val="B1"/>
        <w:rPr>
          <w:lang w:eastAsia="zh-CN"/>
        </w:rPr>
      </w:pPr>
      <w:r w:rsidRPr="009521AD">
        <w:rPr>
          <w:rFonts w:ascii="&amp;quot" w:hAnsi="&amp;quot" w:cs="宋体"/>
          <w:color w:val="555555"/>
          <w:szCs w:val="21"/>
        </w:rPr>
        <w:t>对于</w:t>
      </w:r>
      <w:r w:rsidRPr="009521AD">
        <w:rPr>
          <w:rFonts w:ascii="&amp;quot" w:hAnsi="&amp;quot" w:cs="宋体"/>
          <w:color w:val="555555"/>
          <w:szCs w:val="21"/>
        </w:rPr>
        <w:t>LDPC</w:t>
      </w:r>
      <w:r w:rsidRPr="009521AD">
        <w:rPr>
          <w:rFonts w:ascii="&amp;quot" w:hAnsi="&amp;quot" w:cs="宋体"/>
          <w:color w:val="555555"/>
          <w:szCs w:val="21"/>
        </w:rPr>
        <w:t>基图</w:t>
      </w:r>
      <w:r w:rsidRPr="002625EB">
        <w:rPr>
          <w:rFonts w:hint="eastAsia"/>
          <w:lang w:eastAsia="zh-CN"/>
        </w:rPr>
        <w:t xml:space="preserve">2, </w:t>
      </w:r>
    </w:p>
    <w:p w14:paraId="1E990B1F" w14:textId="77777777" w:rsidR="00AF7233" w:rsidRPr="002625EB" w:rsidRDefault="00AF7233" w:rsidP="00AF7233">
      <w:pPr>
        <w:pStyle w:val="B2"/>
        <w:rPr>
          <w:lang w:eastAsia="zh-CN"/>
        </w:rPr>
      </w:pPr>
      <w:r w:rsidRPr="002625EB">
        <w:rPr>
          <w:rFonts w:hint="eastAsia"/>
          <w:lang w:eastAsia="zh-CN"/>
        </w:rPr>
        <w:t xml:space="preserve">if </w:t>
      </w:r>
      <w:r w:rsidRPr="002625EB">
        <w:rPr>
          <w:position w:val="-6"/>
        </w:rPr>
        <w:object w:dxaOrig="840" w:dyaOrig="279" w14:anchorId="22324A11">
          <v:shape id="_x0000_i1061" type="#_x0000_t75" style="width:35.25pt;height:11.25pt" o:ole="">
            <v:imagedata r:id="rId81" o:title=""/>
          </v:shape>
          <o:OLEObject Type="Embed" ProgID="Equation.3" ShapeID="_x0000_i1061" DrawAspect="Content" ObjectID="_1669465402" r:id="rId82"/>
        </w:object>
      </w:r>
    </w:p>
    <w:p w14:paraId="704C59E8" w14:textId="77777777" w:rsidR="00AF7233" w:rsidRPr="002625EB" w:rsidRDefault="00AF7233" w:rsidP="00AF7233">
      <w:pPr>
        <w:pStyle w:val="B3"/>
        <w:rPr>
          <w:lang w:eastAsia="zh-CN"/>
        </w:rPr>
      </w:pPr>
      <w:r w:rsidRPr="002625EB">
        <w:rPr>
          <w:position w:val="-12"/>
        </w:rPr>
        <w:object w:dxaOrig="800" w:dyaOrig="360" w14:anchorId="7E502F6F">
          <v:shape id="_x0000_i1062" type="#_x0000_t75" style="width:33.75pt;height:15pt" o:ole="">
            <v:imagedata r:id="rId83" o:title=""/>
          </v:shape>
          <o:OLEObject Type="Embed" ProgID="Equation.3" ShapeID="_x0000_i1062" DrawAspect="Content" ObjectID="_1669465403" r:id="rId84"/>
        </w:object>
      </w:r>
      <w:r w:rsidRPr="002625EB">
        <w:rPr>
          <w:rFonts w:hint="eastAsia"/>
          <w:lang w:eastAsia="zh-CN"/>
        </w:rPr>
        <w:t>;</w:t>
      </w:r>
    </w:p>
    <w:p w14:paraId="3C221B95" w14:textId="77777777" w:rsidR="00AF7233" w:rsidRPr="002625EB" w:rsidRDefault="00AF7233" w:rsidP="00AF7233">
      <w:pPr>
        <w:pStyle w:val="B2"/>
        <w:rPr>
          <w:lang w:eastAsia="zh-CN"/>
        </w:rPr>
      </w:pPr>
      <w:r w:rsidRPr="002625EB">
        <w:rPr>
          <w:rFonts w:hint="eastAsia"/>
          <w:lang w:eastAsia="zh-CN"/>
        </w:rPr>
        <w:t xml:space="preserve">elseif </w:t>
      </w:r>
      <w:r w:rsidRPr="002625EB">
        <w:rPr>
          <w:position w:val="-6"/>
        </w:rPr>
        <w:object w:dxaOrig="840" w:dyaOrig="279" w14:anchorId="6538BD8B">
          <v:shape id="_x0000_i1063" type="#_x0000_t75" style="width:35.25pt;height:11.25pt" o:ole="">
            <v:imagedata r:id="rId85" o:title=""/>
          </v:shape>
          <o:OLEObject Type="Embed" ProgID="Equation.3" ShapeID="_x0000_i1063" DrawAspect="Content" ObjectID="_1669465404" r:id="rId86"/>
        </w:object>
      </w:r>
    </w:p>
    <w:p w14:paraId="0388F82D" w14:textId="77777777" w:rsidR="00AF7233" w:rsidRPr="002625EB" w:rsidRDefault="00AF7233" w:rsidP="00AF7233">
      <w:pPr>
        <w:pStyle w:val="B3"/>
        <w:rPr>
          <w:lang w:eastAsia="zh-CN"/>
        </w:rPr>
      </w:pPr>
      <w:r w:rsidRPr="002625EB">
        <w:rPr>
          <w:position w:val="-12"/>
        </w:rPr>
        <w:object w:dxaOrig="700" w:dyaOrig="360" w14:anchorId="4CCC6007">
          <v:shape id="_x0000_i1064" type="#_x0000_t75" style="width:29.25pt;height:15pt" o:ole="">
            <v:imagedata r:id="rId87" o:title=""/>
          </v:shape>
          <o:OLEObject Type="Embed" ProgID="Equation.3" ShapeID="_x0000_i1064" DrawAspect="Content" ObjectID="_1669465405" r:id="rId88"/>
        </w:object>
      </w:r>
      <w:r w:rsidRPr="002625EB">
        <w:rPr>
          <w:rFonts w:hint="eastAsia"/>
          <w:lang w:eastAsia="zh-CN"/>
        </w:rPr>
        <w:t>;</w:t>
      </w:r>
    </w:p>
    <w:p w14:paraId="38A5900B" w14:textId="77777777" w:rsidR="00AF7233" w:rsidRPr="002625EB" w:rsidRDefault="00AF7233" w:rsidP="00AF7233">
      <w:pPr>
        <w:pStyle w:val="B2"/>
        <w:rPr>
          <w:lang w:eastAsia="zh-CN"/>
        </w:rPr>
      </w:pPr>
      <w:r w:rsidRPr="002625EB">
        <w:rPr>
          <w:rFonts w:hint="eastAsia"/>
          <w:lang w:eastAsia="zh-CN"/>
        </w:rPr>
        <w:t xml:space="preserve">elseif </w:t>
      </w:r>
      <w:r w:rsidRPr="002625EB">
        <w:rPr>
          <w:position w:val="-6"/>
        </w:rPr>
        <w:object w:dxaOrig="820" w:dyaOrig="279" w14:anchorId="578CC0E9">
          <v:shape id="_x0000_i1065" type="#_x0000_t75" style="width:33.75pt;height:11.25pt" o:ole="">
            <v:imagedata r:id="rId89" o:title=""/>
          </v:shape>
          <o:OLEObject Type="Embed" ProgID="Equation.3" ShapeID="_x0000_i1065" DrawAspect="Content" ObjectID="_1669465406" r:id="rId90"/>
        </w:object>
      </w:r>
    </w:p>
    <w:p w14:paraId="4293CA97" w14:textId="77777777" w:rsidR="00AF7233" w:rsidRPr="002625EB" w:rsidRDefault="00AF7233" w:rsidP="00AF7233">
      <w:pPr>
        <w:pStyle w:val="B3"/>
        <w:rPr>
          <w:lang w:eastAsia="zh-CN"/>
        </w:rPr>
      </w:pPr>
      <w:r w:rsidRPr="002625EB">
        <w:rPr>
          <w:position w:val="-12"/>
        </w:rPr>
        <w:object w:dxaOrig="680" w:dyaOrig="360" w14:anchorId="4DD198B7">
          <v:shape id="_x0000_i1066" type="#_x0000_t75" style="width:27.75pt;height:15pt" o:ole="">
            <v:imagedata r:id="rId91" o:title=""/>
          </v:shape>
          <o:OLEObject Type="Embed" ProgID="Equation.3" ShapeID="_x0000_i1066" DrawAspect="Content" ObjectID="_1669465407" r:id="rId92"/>
        </w:object>
      </w:r>
      <w:r w:rsidRPr="002625EB">
        <w:rPr>
          <w:rFonts w:hint="eastAsia"/>
          <w:lang w:eastAsia="zh-CN"/>
        </w:rPr>
        <w:t>;</w:t>
      </w:r>
    </w:p>
    <w:p w14:paraId="3ACFDF78" w14:textId="77777777" w:rsidR="00AF7233" w:rsidRPr="002625EB" w:rsidRDefault="00AF7233" w:rsidP="00AF7233">
      <w:pPr>
        <w:pStyle w:val="B2"/>
        <w:rPr>
          <w:lang w:eastAsia="zh-CN"/>
        </w:rPr>
      </w:pPr>
      <w:r w:rsidRPr="002625EB">
        <w:rPr>
          <w:rFonts w:hint="eastAsia"/>
          <w:lang w:eastAsia="zh-CN"/>
        </w:rPr>
        <w:t>else</w:t>
      </w:r>
    </w:p>
    <w:p w14:paraId="53BCC58D" w14:textId="77777777" w:rsidR="00AF7233" w:rsidRPr="002625EB" w:rsidRDefault="00AF7233" w:rsidP="00AF7233">
      <w:pPr>
        <w:pStyle w:val="B3"/>
        <w:rPr>
          <w:lang w:eastAsia="zh-CN"/>
        </w:rPr>
      </w:pPr>
      <w:r w:rsidRPr="002625EB">
        <w:rPr>
          <w:position w:val="-12"/>
        </w:rPr>
        <w:object w:dxaOrig="720" w:dyaOrig="360" w14:anchorId="7CDC77CC">
          <v:shape id="_x0000_i1067" type="#_x0000_t75" style="width:29.25pt;height:15pt" o:ole="">
            <v:imagedata r:id="rId93" o:title=""/>
          </v:shape>
          <o:OLEObject Type="Embed" ProgID="Equation.3" ShapeID="_x0000_i1067" DrawAspect="Content" ObjectID="_1669465408" r:id="rId94"/>
        </w:object>
      </w:r>
      <w:r w:rsidRPr="002625EB">
        <w:rPr>
          <w:rFonts w:hint="eastAsia"/>
          <w:lang w:eastAsia="zh-CN"/>
        </w:rPr>
        <w:t>;</w:t>
      </w:r>
    </w:p>
    <w:p w14:paraId="0BF38C97" w14:textId="77777777" w:rsidR="00AF7233" w:rsidRPr="002625EB" w:rsidRDefault="00AF7233" w:rsidP="00AF7233">
      <w:pPr>
        <w:pStyle w:val="B2"/>
        <w:rPr>
          <w:lang w:eastAsia="zh-CN"/>
        </w:rPr>
      </w:pPr>
      <w:r w:rsidRPr="002625EB">
        <w:rPr>
          <w:rFonts w:hint="eastAsia"/>
          <w:lang w:eastAsia="zh-CN"/>
        </w:rPr>
        <w:t>end if</w:t>
      </w:r>
    </w:p>
    <w:p w14:paraId="19653295" w14:textId="77777777" w:rsidR="00AF7233" w:rsidRPr="00E07F09" w:rsidRDefault="00AF7233" w:rsidP="00AF7233">
      <w:r w:rsidRPr="00E07F09">
        <w:lastRenderedPageBreak/>
        <w:t>在</w:t>
      </w:r>
      <w:r w:rsidRPr="00E07F09">
        <w:rPr>
          <w:rFonts w:hint="eastAsia"/>
        </w:rPr>
        <w:t>表</w:t>
      </w:r>
      <w:r w:rsidRPr="00E07F09">
        <w:t>中所有列举的集合中找到</w:t>
      </w:r>
      <w:r w:rsidRPr="00E07F09">
        <w:t>Z</w:t>
      </w:r>
      <w:r w:rsidRPr="00E07F09">
        <w:t>的最小值，表示为</w:t>
      </w:r>
      <w:r w:rsidRPr="002625EB">
        <w:rPr>
          <w:position w:val="-12"/>
        </w:rPr>
        <w:object w:dxaOrig="300" w:dyaOrig="360" w14:anchorId="30ECCCB7">
          <v:shape id="_x0000_i1068" type="#_x0000_t75" style="width:14.25pt;height:17.25pt" o:ole="">
            <v:imagedata r:id="rId95" o:title=""/>
          </v:shape>
          <o:OLEObject Type="Embed" ProgID="Equation.3" ShapeID="_x0000_i1068" DrawAspect="Content" ObjectID="_1669465409" r:id="rId96"/>
        </w:object>
      </w:r>
      <w:r w:rsidRPr="00E07F09">
        <w:t>。</w:t>
      </w:r>
      <w:r w:rsidRPr="002625EB">
        <w:rPr>
          <w:position w:val="-12"/>
        </w:rPr>
        <w:object w:dxaOrig="1200" w:dyaOrig="360" w14:anchorId="077648D9">
          <v:shape id="_x0000_i1069" type="#_x0000_t75" style="width:51pt;height:15pt" o:ole="">
            <v:imagedata r:id="rId97" o:title=""/>
          </v:shape>
          <o:OLEObject Type="Embed" ProgID="Equation.3" ShapeID="_x0000_i1069" DrawAspect="Content" ObjectID="_1669465410" r:id="rId98"/>
        </w:object>
      </w:r>
      <w:r w:rsidRPr="00E07F09">
        <w:t>且对于</w:t>
      </w:r>
      <w:r w:rsidRPr="00E07F09">
        <w:t xml:space="preserve">LDPC </w:t>
      </w:r>
      <w:r w:rsidRPr="009521AD">
        <w:t>基图</w:t>
      </w:r>
      <w:r w:rsidRPr="00E07F09">
        <w:t>1</w:t>
      </w:r>
      <w:r w:rsidRPr="00E07F09">
        <w:t>有</w:t>
      </w:r>
      <w:r w:rsidRPr="002625EB">
        <w:rPr>
          <w:position w:val="-12"/>
        </w:rPr>
        <w:object w:dxaOrig="980" w:dyaOrig="360" w14:anchorId="5FD5616E">
          <v:shape id="_x0000_i1070" type="#_x0000_t75" style="width:39pt;height:15pt" o:ole="">
            <v:imagedata r:id="rId99" o:title=""/>
          </v:shape>
          <o:OLEObject Type="Embed" ProgID="Equation.3" ShapeID="_x0000_i1070" DrawAspect="Content" ObjectID="_1669465411" r:id="rId100"/>
        </w:object>
      </w:r>
      <w:r w:rsidRPr="00E07F09">
        <w:t>，对于</w:t>
      </w:r>
      <w:r w:rsidRPr="00E07F09">
        <w:t xml:space="preserve">LDPC </w:t>
      </w:r>
      <w:r w:rsidRPr="009521AD">
        <w:t>基图</w:t>
      </w:r>
      <w:r w:rsidRPr="00E07F09">
        <w:t>2</w:t>
      </w:r>
      <w:r w:rsidRPr="00E07F09">
        <w:t>有</w:t>
      </w:r>
      <w:r w:rsidRPr="002625EB">
        <w:rPr>
          <w:position w:val="-12"/>
        </w:rPr>
        <w:object w:dxaOrig="940" w:dyaOrig="360" w14:anchorId="1807A66F">
          <v:shape id="_x0000_i1071" type="#_x0000_t75" style="width:38.25pt;height:15pt" o:ole="">
            <v:imagedata r:id="rId101" o:title=""/>
          </v:shape>
          <o:OLEObject Type="Embed" ProgID="Equation.3" ShapeID="_x0000_i1071" DrawAspect="Content" ObjectID="_1669465412" r:id="rId102"/>
        </w:object>
      </w:r>
      <w:r w:rsidRPr="00E07F09">
        <w:t>。</w:t>
      </w:r>
    </w:p>
    <w:p w14:paraId="5A523AAB" w14:textId="77777777" w:rsidR="00E94152" w:rsidRDefault="00E94152" w:rsidP="00E94152">
      <w:pPr>
        <w:pStyle w:val="af7"/>
        <w:keepNext/>
        <w:jc w:val="center"/>
      </w:pPr>
      <w:bookmarkStart w:id="32" w:name="_Toc35510375"/>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1</w:t>
      </w:r>
      <w:r w:rsidR="0081569F">
        <w:fldChar w:fldCharType="end"/>
      </w:r>
      <w:r w:rsidRPr="001F6B46">
        <w:rPr>
          <w:rFonts w:hint="eastAsia"/>
        </w:rPr>
        <w:t>设置</w:t>
      </w:r>
      <w:r w:rsidRPr="001F6B46">
        <w:t xml:space="preserve"> LDPC lifting size</w:t>
      </w:r>
      <w:bookmarkEnd w:id="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639"/>
      </w:tblGrid>
      <w:tr w:rsidR="00AF7233" w:rsidRPr="002625EB" w14:paraId="065C342B" w14:textId="77777777" w:rsidTr="001C181B">
        <w:trPr>
          <w:jc w:val="center"/>
        </w:trPr>
        <w:tc>
          <w:tcPr>
            <w:tcW w:w="1620" w:type="dxa"/>
            <w:shd w:val="clear" w:color="auto" w:fill="E6E6E6"/>
            <w:vAlign w:val="center"/>
          </w:tcPr>
          <w:p w14:paraId="1FA1A956" w14:textId="77777777" w:rsidR="00AF7233" w:rsidRPr="002625EB" w:rsidRDefault="00AF7233" w:rsidP="001C181B">
            <w:pPr>
              <w:pStyle w:val="TAH"/>
              <w:rPr>
                <w:i/>
              </w:rPr>
            </w:pPr>
            <w:r w:rsidRPr="002625EB">
              <w:rPr>
                <w:i/>
                <w:lang w:eastAsia="zh-CN"/>
              </w:rPr>
              <w:t>S</w:t>
            </w:r>
            <w:r w:rsidRPr="002625EB">
              <w:rPr>
                <w:rFonts w:hint="eastAsia"/>
                <w:i/>
                <w:lang w:eastAsia="zh-CN"/>
              </w:rPr>
              <w:t>et index (</w:t>
            </w:r>
            <w:r w:rsidRPr="002625EB">
              <w:rPr>
                <w:position w:val="-12"/>
              </w:rPr>
              <w:object w:dxaOrig="300" w:dyaOrig="360" w14:anchorId="7888B242">
                <v:shape id="_x0000_i1072" type="#_x0000_t75" style="width:14.25pt;height:17.25pt" o:ole="">
                  <v:imagedata r:id="rId103" o:title=""/>
                </v:shape>
                <o:OLEObject Type="Embed" ProgID="Equation.3" ShapeID="_x0000_i1072" DrawAspect="Content" ObjectID="_1669465413" r:id="rId104"/>
              </w:object>
            </w:r>
            <w:r w:rsidRPr="002625EB">
              <w:rPr>
                <w:rFonts w:hint="eastAsia"/>
                <w:i/>
                <w:lang w:eastAsia="zh-CN"/>
              </w:rPr>
              <w:t xml:space="preserve">) </w:t>
            </w:r>
          </w:p>
        </w:tc>
        <w:tc>
          <w:tcPr>
            <w:tcW w:w="0" w:type="auto"/>
            <w:vAlign w:val="center"/>
          </w:tcPr>
          <w:p w14:paraId="17E9FB59" w14:textId="77777777" w:rsidR="00AF7233" w:rsidRPr="002625EB" w:rsidRDefault="00AF7233" w:rsidP="001C181B">
            <w:pPr>
              <w:pStyle w:val="TAH"/>
              <w:rPr>
                <w:i/>
              </w:rPr>
            </w:pPr>
            <w:r w:rsidRPr="002625EB">
              <w:rPr>
                <w:rFonts w:hint="eastAsia"/>
                <w:i/>
                <w:lang w:eastAsia="zh-CN"/>
              </w:rPr>
              <w:t xml:space="preserve">Set of </w:t>
            </w:r>
            <w:r w:rsidRPr="002625EB">
              <w:rPr>
                <w:i/>
                <w:lang w:eastAsia="zh-CN"/>
              </w:rPr>
              <w:t>lifting</w:t>
            </w:r>
            <w:r w:rsidRPr="002625EB">
              <w:rPr>
                <w:rFonts w:hint="eastAsia"/>
                <w:i/>
                <w:lang w:eastAsia="zh-CN"/>
              </w:rPr>
              <w:t xml:space="preserve"> sizes (</w:t>
            </w:r>
            <w:r w:rsidRPr="002625EB">
              <w:rPr>
                <w:position w:val="-4"/>
              </w:rPr>
              <w:object w:dxaOrig="240" w:dyaOrig="260" w14:anchorId="2F2B8830">
                <v:shape id="_x0000_i1073" type="#_x0000_t75" style="width:11.25pt;height:11.25pt" o:ole="">
                  <v:imagedata r:id="rId105" o:title=""/>
                </v:shape>
                <o:OLEObject Type="Embed" ProgID="Equation.3" ShapeID="_x0000_i1073" DrawAspect="Content" ObjectID="_1669465414" r:id="rId106"/>
              </w:object>
            </w:r>
            <w:r w:rsidRPr="002625EB">
              <w:rPr>
                <w:rFonts w:hint="eastAsia"/>
                <w:i/>
                <w:lang w:eastAsia="zh-CN"/>
              </w:rPr>
              <w:t>)</w:t>
            </w:r>
          </w:p>
        </w:tc>
      </w:tr>
      <w:tr w:rsidR="00AF7233" w:rsidRPr="002625EB" w14:paraId="3C7DA312" w14:textId="77777777" w:rsidTr="001C181B">
        <w:trPr>
          <w:jc w:val="center"/>
        </w:trPr>
        <w:tc>
          <w:tcPr>
            <w:tcW w:w="1620" w:type="dxa"/>
            <w:shd w:val="clear" w:color="auto" w:fill="E6E6E6"/>
          </w:tcPr>
          <w:p w14:paraId="1A49F6E4" w14:textId="77777777" w:rsidR="00AF7233" w:rsidRPr="002625EB" w:rsidRDefault="00AF7233" w:rsidP="001C181B">
            <w:pPr>
              <w:pStyle w:val="TAC"/>
              <w:rPr>
                <w:lang w:eastAsia="zh-CN"/>
              </w:rPr>
            </w:pPr>
            <w:r w:rsidRPr="002625EB">
              <w:rPr>
                <w:rFonts w:hint="eastAsia"/>
                <w:lang w:eastAsia="zh-CN"/>
              </w:rPr>
              <w:t>0</w:t>
            </w:r>
          </w:p>
        </w:tc>
        <w:tc>
          <w:tcPr>
            <w:tcW w:w="0" w:type="auto"/>
          </w:tcPr>
          <w:p w14:paraId="2291552F" w14:textId="77777777" w:rsidR="00AF7233" w:rsidRPr="002625EB" w:rsidRDefault="00AF7233" w:rsidP="001C181B">
            <w:pPr>
              <w:pStyle w:val="TAC"/>
              <w:rPr>
                <w:lang w:eastAsia="zh-CN"/>
              </w:rPr>
            </w:pPr>
            <w:r w:rsidRPr="002625EB">
              <w:rPr>
                <w:rFonts w:hint="eastAsia"/>
                <w:lang w:eastAsia="zh-CN"/>
              </w:rPr>
              <w:t>{2, 4, 8, 16, 32, 64, 128, 256}</w:t>
            </w:r>
          </w:p>
        </w:tc>
      </w:tr>
      <w:tr w:rsidR="00AF7233" w:rsidRPr="002625EB" w14:paraId="61813AE2" w14:textId="77777777" w:rsidTr="001C181B">
        <w:trPr>
          <w:jc w:val="center"/>
        </w:trPr>
        <w:tc>
          <w:tcPr>
            <w:tcW w:w="1620" w:type="dxa"/>
            <w:shd w:val="clear" w:color="auto" w:fill="E6E6E6"/>
          </w:tcPr>
          <w:p w14:paraId="3AE5CFD1" w14:textId="77777777" w:rsidR="00AF7233" w:rsidRPr="002625EB" w:rsidRDefault="00AF7233" w:rsidP="001C181B">
            <w:pPr>
              <w:pStyle w:val="TAC"/>
            </w:pPr>
            <w:r w:rsidRPr="002625EB">
              <w:rPr>
                <w:rFonts w:hint="eastAsia"/>
                <w:lang w:eastAsia="zh-CN"/>
              </w:rPr>
              <w:t>1</w:t>
            </w:r>
          </w:p>
        </w:tc>
        <w:tc>
          <w:tcPr>
            <w:tcW w:w="0" w:type="auto"/>
          </w:tcPr>
          <w:p w14:paraId="1D625C72" w14:textId="77777777" w:rsidR="00AF7233" w:rsidRPr="002625EB" w:rsidRDefault="00AF7233" w:rsidP="001C181B">
            <w:pPr>
              <w:pStyle w:val="TAC"/>
              <w:rPr>
                <w:lang w:eastAsia="zh-CN"/>
              </w:rPr>
            </w:pPr>
            <w:r w:rsidRPr="002625EB">
              <w:rPr>
                <w:rFonts w:hint="eastAsia"/>
                <w:lang w:eastAsia="zh-CN"/>
              </w:rPr>
              <w:t xml:space="preserve">{3, 6, </w:t>
            </w:r>
            <w:r w:rsidRPr="002625EB">
              <w:t>12</w:t>
            </w:r>
            <w:r w:rsidRPr="002625EB">
              <w:rPr>
                <w:rFonts w:hint="eastAsia"/>
                <w:lang w:eastAsia="zh-CN"/>
              </w:rPr>
              <w:t>, 24, 48, 96, 192, 384}</w:t>
            </w:r>
          </w:p>
        </w:tc>
      </w:tr>
      <w:tr w:rsidR="00AF7233" w:rsidRPr="002625EB" w14:paraId="7ECA7445" w14:textId="77777777" w:rsidTr="001C181B">
        <w:trPr>
          <w:jc w:val="center"/>
        </w:trPr>
        <w:tc>
          <w:tcPr>
            <w:tcW w:w="1620" w:type="dxa"/>
            <w:shd w:val="clear" w:color="auto" w:fill="E6E6E6"/>
          </w:tcPr>
          <w:p w14:paraId="35BCD628" w14:textId="77777777" w:rsidR="00AF7233" w:rsidRPr="002625EB" w:rsidRDefault="00AF7233" w:rsidP="001C181B">
            <w:pPr>
              <w:pStyle w:val="TAC"/>
            </w:pPr>
            <w:r w:rsidRPr="002625EB">
              <w:rPr>
                <w:rFonts w:hint="eastAsia"/>
                <w:lang w:eastAsia="zh-CN"/>
              </w:rPr>
              <w:t>2</w:t>
            </w:r>
          </w:p>
        </w:tc>
        <w:tc>
          <w:tcPr>
            <w:tcW w:w="0" w:type="auto"/>
          </w:tcPr>
          <w:p w14:paraId="28707F25" w14:textId="77777777" w:rsidR="00AF7233" w:rsidRPr="002625EB" w:rsidRDefault="00AF7233" w:rsidP="001C181B">
            <w:pPr>
              <w:pStyle w:val="TAC"/>
              <w:rPr>
                <w:lang w:eastAsia="zh-CN"/>
              </w:rPr>
            </w:pPr>
            <w:r w:rsidRPr="002625EB">
              <w:rPr>
                <w:rFonts w:hint="eastAsia"/>
                <w:lang w:eastAsia="zh-CN"/>
              </w:rPr>
              <w:t>{5, 10, 20, 40, 80, 160, 320}</w:t>
            </w:r>
          </w:p>
        </w:tc>
      </w:tr>
      <w:tr w:rsidR="00AF7233" w:rsidRPr="002625EB" w14:paraId="4D5D5EBD" w14:textId="77777777" w:rsidTr="001C181B">
        <w:trPr>
          <w:jc w:val="center"/>
        </w:trPr>
        <w:tc>
          <w:tcPr>
            <w:tcW w:w="1620" w:type="dxa"/>
            <w:shd w:val="clear" w:color="auto" w:fill="E6E6E6"/>
          </w:tcPr>
          <w:p w14:paraId="37DB865C" w14:textId="77777777" w:rsidR="00AF7233" w:rsidRPr="002625EB" w:rsidRDefault="00AF7233" w:rsidP="001C181B">
            <w:pPr>
              <w:pStyle w:val="TAC"/>
            </w:pPr>
            <w:r w:rsidRPr="002625EB">
              <w:rPr>
                <w:rFonts w:hint="eastAsia"/>
                <w:lang w:eastAsia="zh-CN"/>
              </w:rPr>
              <w:t>3</w:t>
            </w:r>
          </w:p>
        </w:tc>
        <w:tc>
          <w:tcPr>
            <w:tcW w:w="0" w:type="auto"/>
          </w:tcPr>
          <w:p w14:paraId="7BBE44AB" w14:textId="77777777" w:rsidR="00AF7233" w:rsidRPr="002625EB" w:rsidRDefault="00AF7233" w:rsidP="001C181B">
            <w:pPr>
              <w:pStyle w:val="TAC"/>
              <w:rPr>
                <w:lang w:eastAsia="zh-CN"/>
              </w:rPr>
            </w:pPr>
            <w:r w:rsidRPr="002625EB">
              <w:rPr>
                <w:rFonts w:hint="eastAsia"/>
                <w:lang w:eastAsia="zh-CN"/>
              </w:rPr>
              <w:t>{7, 14, 28, 56, 112, 224}</w:t>
            </w:r>
          </w:p>
        </w:tc>
      </w:tr>
      <w:tr w:rsidR="00AF7233" w:rsidRPr="002625EB" w14:paraId="4E461930" w14:textId="77777777" w:rsidTr="001C181B">
        <w:trPr>
          <w:jc w:val="center"/>
        </w:trPr>
        <w:tc>
          <w:tcPr>
            <w:tcW w:w="1620" w:type="dxa"/>
            <w:shd w:val="clear" w:color="auto" w:fill="E6E6E6"/>
          </w:tcPr>
          <w:p w14:paraId="12085400" w14:textId="77777777" w:rsidR="00AF7233" w:rsidRPr="002625EB" w:rsidRDefault="00AF7233" w:rsidP="001C181B">
            <w:pPr>
              <w:pStyle w:val="TAC"/>
            </w:pPr>
            <w:r w:rsidRPr="002625EB">
              <w:rPr>
                <w:rFonts w:hint="eastAsia"/>
                <w:lang w:eastAsia="zh-CN"/>
              </w:rPr>
              <w:t>4</w:t>
            </w:r>
          </w:p>
        </w:tc>
        <w:tc>
          <w:tcPr>
            <w:tcW w:w="0" w:type="auto"/>
          </w:tcPr>
          <w:p w14:paraId="648B4795" w14:textId="77777777" w:rsidR="00AF7233" w:rsidRPr="002625EB" w:rsidRDefault="00AF7233" w:rsidP="001C181B">
            <w:pPr>
              <w:pStyle w:val="TAC"/>
              <w:rPr>
                <w:lang w:eastAsia="zh-CN"/>
              </w:rPr>
            </w:pPr>
            <w:r w:rsidRPr="002625EB">
              <w:rPr>
                <w:rFonts w:hint="eastAsia"/>
                <w:lang w:eastAsia="zh-CN"/>
              </w:rPr>
              <w:t>{9, 18, 36, 72, 144, 288}</w:t>
            </w:r>
          </w:p>
        </w:tc>
      </w:tr>
      <w:tr w:rsidR="00AF7233" w:rsidRPr="002625EB" w14:paraId="66A38FB5" w14:textId="77777777" w:rsidTr="001C181B">
        <w:trPr>
          <w:jc w:val="center"/>
        </w:trPr>
        <w:tc>
          <w:tcPr>
            <w:tcW w:w="1620" w:type="dxa"/>
            <w:shd w:val="clear" w:color="auto" w:fill="E6E6E6"/>
          </w:tcPr>
          <w:p w14:paraId="72411C27" w14:textId="77777777" w:rsidR="00AF7233" w:rsidRPr="002625EB" w:rsidRDefault="00AF7233" w:rsidP="001C181B">
            <w:pPr>
              <w:pStyle w:val="TAC"/>
            </w:pPr>
            <w:r w:rsidRPr="002625EB">
              <w:rPr>
                <w:rFonts w:hint="eastAsia"/>
                <w:lang w:eastAsia="zh-CN"/>
              </w:rPr>
              <w:t>5</w:t>
            </w:r>
          </w:p>
        </w:tc>
        <w:tc>
          <w:tcPr>
            <w:tcW w:w="0" w:type="auto"/>
          </w:tcPr>
          <w:p w14:paraId="46E1FC94" w14:textId="77777777" w:rsidR="00AF7233" w:rsidRPr="002625EB" w:rsidRDefault="00AF7233" w:rsidP="001C181B">
            <w:pPr>
              <w:pStyle w:val="TAC"/>
              <w:rPr>
                <w:lang w:eastAsia="zh-CN"/>
              </w:rPr>
            </w:pPr>
            <w:r w:rsidRPr="002625EB">
              <w:rPr>
                <w:rFonts w:hint="eastAsia"/>
                <w:lang w:eastAsia="zh-CN"/>
              </w:rPr>
              <w:t>{11, 22, 44, 88, 176, 352}</w:t>
            </w:r>
          </w:p>
        </w:tc>
      </w:tr>
      <w:tr w:rsidR="00AF7233" w:rsidRPr="002625EB" w14:paraId="63F0EB15" w14:textId="77777777" w:rsidTr="001C181B">
        <w:trPr>
          <w:jc w:val="center"/>
        </w:trPr>
        <w:tc>
          <w:tcPr>
            <w:tcW w:w="1620" w:type="dxa"/>
            <w:shd w:val="clear" w:color="auto" w:fill="E6E6E6"/>
          </w:tcPr>
          <w:p w14:paraId="2BCCF9B5" w14:textId="77777777" w:rsidR="00AF7233" w:rsidRPr="002625EB" w:rsidRDefault="00AF7233" w:rsidP="001C181B">
            <w:pPr>
              <w:pStyle w:val="TAC"/>
            </w:pPr>
            <w:r w:rsidRPr="002625EB">
              <w:rPr>
                <w:rFonts w:hint="eastAsia"/>
                <w:lang w:eastAsia="zh-CN"/>
              </w:rPr>
              <w:t>6</w:t>
            </w:r>
          </w:p>
        </w:tc>
        <w:tc>
          <w:tcPr>
            <w:tcW w:w="0" w:type="auto"/>
          </w:tcPr>
          <w:p w14:paraId="71945E42" w14:textId="77777777" w:rsidR="00AF7233" w:rsidRPr="002625EB" w:rsidRDefault="00AF7233" w:rsidP="001C181B">
            <w:pPr>
              <w:pStyle w:val="TAC"/>
              <w:rPr>
                <w:lang w:eastAsia="zh-CN"/>
              </w:rPr>
            </w:pPr>
            <w:r w:rsidRPr="002625EB">
              <w:rPr>
                <w:rFonts w:hint="eastAsia"/>
                <w:lang w:eastAsia="zh-CN"/>
              </w:rPr>
              <w:t>{13, 26, 52, 104, 208}</w:t>
            </w:r>
          </w:p>
        </w:tc>
      </w:tr>
      <w:tr w:rsidR="00AF7233" w:rsidRPr="002625EB" w14:paraId="4D0A5A5A" w14:textId="77777777" w:rsidTr="001C181B">
        <w:trPr>
          <w:jc w:val="center"/>
        </w:trPr>
        <w:tc>
          <w:tcPr>
            <w:tcW w:w="1620" w:type="dxa"/>
            <w:shd w:val="clear" w:color="auto" w:fill="E6E6E6"/>
          </w:tcPr>
          <w:p w14:paraId="2C776E0E" w14:textId="77777777" w:rsidR="00AF7233" w:rsidRPr="002625EB" w:rsidRDefault="00AF7233" w:rsidP="001C181B">
            <w:pPr>
              <w:pStyle w:val="TAC"/>
            </w:pPr>
            <w:r w:rsidRPr="002625EB">
              <w:rPr>
                <w:rFonts w:hint="eastAsia"/>
                <w:lang w:eastAsia="zh-CN"/>
              </w:rPr>
              <w:t>7</w:t>
            </w:r>
          </w:p>
        </w:tc>
        <w:tc>
          <w:tcPr>
            <w:tcW w:w="0" w:type="auto"/>
          </w:tcPr>
          <w:p w14:paraId="7CC5D85D" w14:textId="77777777" w:rsidR="00AF7233" w:rsidRPr="002625EB" w:rsidRDefault="00AF7233" w:rsidP="001C181B">
            <w:pPr>
              <w:pStyle w:val="TAC"/>
              <w:rPr>
                <w:lang w:eastAsia="zh-CN"/>
              </w:rPr>
            </w:pPr>
            <w:r w:rsidRPr="002625EB">
              <w:rPr>
                <w:rFonts w:hint="eastAsia"/>
                <w:lang w:eastAsia="zh-CN"/>
              </w:rPr>
              <w:t>{15, 30, 60, 120,</w:t>
            </w:r>
            <w:r w:rsidRPr="002625EB">
              <w:t xml:space="preserve"> 2</w:t>
            </w:r>
            <w:r w:rsidRPr="002625EB">
              <w:rPr>
                <w:rFonts w:hint="eastAsia"/>
                <w:lang w:eastAsia="zh-CN"/>
              </w:rPr>
              <w:t>40}</w:t>
            </w:r>
          </w:p>
        </w:tc>
      </w:tr>
    </w:tbl>
    <w:p w14:paraId="2138FE32" w14:textId="77777777" w:rsidR="00AF7233" w:rsidRDefault="00AF7233" w:rsidP="00AF7233">
      <w:pPr>
        <w:rPr>
          <w:rFonts w:ascii="Arial" w:hAnsi="Arial" w:cs="Arial"/>
          <w:color w:val="333333"/>
          <w:szCs w:val="21"/>
          <w:shd w:val="clear" w:color="auto" w:fill="F7F8FA"/>
        </w:rPr>
      </w:pPr>
    </w:p>
    <w:p w14:paraId="227C934A" w14:textId="77777777" w:rsidR="00AF7233" w:rsidRPr="002419F5" w:rsidRDefault="00AF7233" w:rsidP="00AF7233">
      <w:r w:rsidRPr="002419F5">
        <w:t>位序列计算如下</w:t>
      </w:r>
      <w:r w:rsidRPr="002419F5">
        <w:t>:</w:t>
      </w:r>
    </w:p>
    <w:p w14:paraId="202B5088" w14:textId="77777777" w:rsidR="00AF7233" w:rsidRPr="002625EB" w:rsidRDefault="00AF7233" w:rsidP="00AF7233">
      <w:pPr>
        <w:pStyle w:val="B1"/>
        <w:rPr>
          <w:lang w:eastAsia="zh-CN"/>
        </w:rPr>
      </w:pPr>
      <w:r w:rsidRPr="002625EB">
        <w:object w:dxaOrig="540" w:dyaOrig="279" w14:anchorId="341456CE">
          <v:shape id="_x0000_i1074" type="#_x0000_t75" style="width:21.75pt;height:11.25pt" o:ole="">
            <v:imagedata r:id="rId107" o:title=""/>
          </v:shape>
          <o:OLEObject Type="Embed" ProgID="Equation.3" ShapeID="_x0000_i1074" DrawAspect="Content" ObjectID="_1669465415" r:id="rId108"/>
        </w:object>
      </w:r>
      <w:r w:rsidRPr="002625EB">
        <w:rPr>
          <w:rFonts w:hint="eastAsia"/>
          <w:lang w:eastAsia="zh-CN"/>
        </w:rPr>
        <w:t>;</w:t>
      </w:r>
    </w:p>
    <w:p w14:paraId="38BD324C" w14:textId="77777777" w:rsidR="00AF7233" w:rsidRPr="002625EB" w:rsidRDefault="00AF7233" w:rsidP="00AF7233">
      <w:pPr>
        <w:pStyle w:val="B1"/>
        <w:rPr>
          <w:lang w:eastAsia="zh-CN"/>
        </w:rPr>
      </w:pPr>
      <w:r w:rsidRPr="002625EB">
        <w:rPr>
          <w:rFonts w:hint="eastAsia"/>
          <w:lang w:eastAsia="zh-CN"/>
        </w:rPr>
        <w:t xml:space="preserve">for </w:t>
      </w:r>
      <w:r w:rsidRPr="002625EB">
        <w:object w:dxaOrig="540" w:dyaOrig="279" w14:anchorId="0B52ED9D">
          <v:shape id="_x0000_i1075" type="#_x0000_t75" style="width:21.75pt;height:11.25pt" o:ole="">
            <v:imagedata r:id="rId109" o:title=""/>
          </v:shape>
          <o:OLEObject Type="Embed" ProgID="Equation.3" ShapeID="_x0000_i1075" DrawAspect="Content" ObjectID="_1669465416" r:id="rId110"/>
        </w:object>
      </w:r>
      <w:r w:rsidRPr="002625EB">
        <w:rPr>
          <w:rFonts w:hint="eastAsia"/>
          <w:lang w:eastAsia="zh-CN"/>
        </w:rPr>
        <w:t xml:space="preserve"> to </w:t>
      </w:r>
      <w:r w:rsidRPr="002625EB">
        <w:object w:dxaOrig="540" w:dyaOrig="279" w14:anchorId="07724C2C">
          <v:shape id="_x0000_i1076" type="#_x0000_t75" style="width:21.75pt;height:11.25pt" o:ole="">
            <v:imagedata r:id="rId111" o:title=""/>
          </v:shape>
          <o:OLEObject Type="Embed" ProgID="Equation.3" ShapeID="_x0000_i1076" DrawAspect="Content" ObjectID="_1669465417" r:id="rId112"/>
        </w:object>
      </w:r>
    </w:p>
    <w:p w14:paraId="4D3F4CA0" w14:textId="77777777" w:rsidR="00AF7233" w:rsidRPr="002625EB" w:rsidRDefault="00AF7233" w:rsidP="00AF7233">
      <w:pPr>
        <w:pStyle w:val="B2"/>
        <w:rPr>
          <w:lang w:eastAsia="zh-CN"/>
        </w:rPr>
      </w:pPr>
      <w:r w:rsidRPr="002625EB">
        <w:rPr>
          <w:rFonts w:hint="eastAsia"/>
          <w:lang w:eastAsia="zh-CN"/>
        </w:rPr>
        <w:t xml:space="preserve">for </w:t>
      </w:r>
      <w:r w:rsidRPr="002625EB">
        <w:object w:dxaOrig="560" w:dyaOrig="279" w14:anchorId="46E0E6EF">
          <v:shape id="_x0000_i1077" type="#_x0000_t75" style="width:24pt;height:11.25pt" o:ole="">
            <v:imagedata r:id="rId113" o:title=""/>
          </v:shape>
          <o:OLEObject Type="Embed" ProgID="Equation.3" ShapeID="_x0000_i1077" DrawAspect="Content" ObjectID="_1669465418" r:id="rId114"/>
        </w:object>
      </w:r>
      <w:r w:rsidRPr="002625EB">
        <w:rPr>
          <w:rFonts w:hint="eastAsia"/>
          <w:lang w:eastAsia="zh-CN"/>
        </w:rPr>
        <w:t xml:space="preserve"> to </w:t>
      </w:r>
      <w:r w:rsidRPr="002625EB">
        <w:rPr>
          <w:position w:val="-4"/>
        </w:rPr>
        <w:object w:dxaOrig="880" w:dyaOrig="260" w14:anchorId="3D084C72">
          <v:shape id="_x0000_i1078" type="#_x0000_t75" style="width:36.75pt;height:11.25pt" o:ole="">
            <v:imagedata r:id="rId115" o:title=""/>
          </v:shape>
          <o:OLEObject Type="Embed" ProgID="Equation.3" ShapeID="_x0000_i1078" DrawAspect="Content" ObjectID="_1669465419" r:id="rId116"/>
        </w:object>
      </w:r>
      <w:r w:rsidRPr="002625EB" w:rsidDel="00BA477D">
        <w:rPr>
          <w:rFonts w:hint="eastAsia"/>
          <w:lang w:eastAsia="zh-CN"/>
        </w:rPr>
        <w:t xml:space="preserve"> </w:t>
      </w:r>
    </w:p>
    <w:p w14:paraId="106B66C0" w14:textId="77777777" w:rsidR="00AF7233" w:rsidRPr="002625EB" w:rsidRDefault="00AF7233" w:rsidP="00AF7233">
      <w:pPr>
        <w:pStyle w:val="B3"/>
        <w:rPr>
          <w:lang w:eastAsia="zh-CN"/>
        </w:rPr>
      </w:pPr>
      <w:r w:rsidRPr="002625EB">
        <w:object w:dxaOrig="760" w:dyaOrig="360" w14:anchorId="0269814B">
          <v:shape id="_x0000_i1079" type="#_x0000_t75" style="width:33pt;height:15pt" o:ole="">
            <v:imagedata r:id="rId117" o:title=""/>
          </v:shape>
          <o:OLEObject Type="Embed" ProgID="Equation.3" ShapeID="_x0000_i1079" DrawAspect="Content" ObjectID="_1669465420" r:id="rId118"/>
        </w:object>
      </w:r>
      <w:r w:rsidRPr="002625EB">
        <w:rPr>
          <w:rFonts w:hint="eastAsia"/>
          <w:lang w:eastAsia="zh-CN"/>
        </w:rPr>
        <w:t>;</w:t>
      </w:r>
    </w:p>
    <w:p w14:paraId="03519850" w14:textId="77777777" w:rsidR="00AF7233" w:rsidRPr="002625EB" w:rsidRDefault="00AF7233" w:rsidP="00AF7233">
      <w:pPr>
        <w:pStyle w:val="B3"/>
        <w:rPr>
          <w:lang w:eastAsia="zh-CN"/>
        </w:rPr>
      </w:pPr>
      <w:r w:rsidRPr="002625EB">
        <w:object w:dxaOrig="840" w:dyaOrig="279" w14:anchorId="2491BF7D">
          <v:shape id="_x0000_i1080" type="#_x0000_t75" style="width:35.25pt;height:11.25pt" o:ole="">
            <v:imagedata r:id="rId119" o:title=""/>
          </v:shape>
          <o:OLEObject Type="Embed" ProgID="Equation.3" ShapeID="_x0000_i1080" DrawAspect="Content" ObjectID="_1669465421" r:id="rId120"/>
        </w:object>
      </w:r>
      <w:r w:rsidRPr="002625EB">
        <w:rPr>
          <w:rFonts w:hint="eastAsia"/>
          <w:lang w:eastAsia="zh-CN"/>
        </w:rPr>
        <w:t>;</w:t>
      </w:r>
    </w:p>
    <w:p w14:paraId="6C4CF041" w14:textId="77777777" w:rsidR="00AF7233" w:rsidRPr="002625EB" w:rsidRDefault="00AF7233" w:rsidP="00AF7233">
      <w:pPr>
        <w:pStyle w:val="B2"/>
        <w:rPr>
          <w:lang w:eastAsia="zh-CN"/>
        </w:rPr>
      </w:pPr>
      <w:r w:rsidRPr="002625EB">
        <w:rPr>
          <w:rFonts w:hint="eastAsia"/>
          <w:lang w:eastAsia="zh-CN"/>
        </w:rPr>
        <w:t>end for</w:t>
      </w:r>
    </w:p>
    <w:p w14:paraId="5EA9DA7C" w14:textId="77777777" w:rsidR="00AF7233" w:rsidRPr="002625EB" w:rsidRDefault="00AF7233" w:rsidP="00AF7233">
      <w:pPr>
        <w:pStyle w:val="B2"/>
        <w:rPr>
          <w:lang w:eastAsia="zh-CN"/>
        </w:rPr>
      </w:pPr>
      <w:r w:rsidRPr="002625EB">
        <w:rPr>
          <w:rFonts w:hint="eastAsia"/>
          <w:lang w:eastAsia="zh-CN"/>
        </w:rPr>
        <w:t xml:space="preserve">if </w:t>
      </w:r>
      <w:r w:rsidRPr="002625EB">
        <w:object w:dxaOrig="560" w:dyaOrig="279" w14:anchorId="066BDC75">
          <v:shape id="_x0000_i1081" type="#_x0000_t75" style="width:24pt;height:11.25pt" o:ole="">
            <v:imagedata r:id="rId121" o:title=""/>
          </v:shape>
          <o:OLEObject Type="Embed" ProgID="Equation.3" ShapeID="_x0000_i1081" DrawAspect="Content" ObjectID="_1669465422" r:id="rId122"/>
        </w:object>
      </w:r>
    </w:p>
    <w:p w14:paraId="352FB4F8" w14:textId="77777777" w:rsidR="00AF7233" w:rsidRPr="002625EB" w:rsidRDefault="00AF7233" w:rsidP="00AF7233">
      <w:r>
        <w:rPr>
          <w:rFonts w:hint="eastAsia"/>
        </w:rPr>
        <w:t>序列</w:t>
      </w:r>
      <w:r w:rsidRPr="002625EB">
        <w:rPr>
          <w:rFonts w:hint="eastAsia"/>
        </w:rPr>
        <w:t xml:space="preserve"> </w:t>
      </w:r>
      <w:r w:rsidRPr="002419F5">
        <w:object w:dxaOrig="2480" w:dyaOrig="380" w14:anchorId="72F527E7">
          <v:shape id="_x0000_i1082" type="#_x0000_t75" style="width:111pt;height:16.5pt" o:ole="">
            <v:imagedata r:id="rId123" o:title=""/>
          </v:shape>
          <o:OLEObject Type="Embed" ProgID="Equation.3" ShapeID="_x0000_i1082" DrawAspect="Content" ObjectID="_1669465423" r:id="rId124"/>
        </w:object>
      </w:r>
      <w:r w:rsidRPr="002419F5">
        <w:t>根据</w:t>
      </w:r>
      <w:r w:rsidRPr="002419F5">
        <w:rPr>
          <w:rFonts w:hint="eastAsia"/>
        </w:rPr>
        <w:t>CRC</w:t>
      </w:r>
      <w:r w:rsidRPr="002419F5">
        <w:rPr>
          <w:rFonts w:hint="eastAsia"/>
        </w:rPr>
        <w:t>章节，</w:t>
      </w:r>
      <w:r w:rsidRPr="002419F5">
        <w:t>使用生成器多项式</w:t>
      </w:r>
      <w:r w:rsidRPr="002419F5">
        <w:object w:dxaOrig="1100" w:dyaOrig="360" w14:anchorId="4208B9FC">
          <v:shape id="_x0000_i1083" type="#_x0000_t75" style="width:45.75pt;height:15pt" o:ole="">
            <v:imagedata r:id="rId125" o:title=""/>
          </v:shape>
          <o:OLEObject Type="Embed" ProgID="Equation.3" ShapeID="_x0000_i1083" DrawAspect="Content" ObjectID="_1669465424" r:id="rId126"/>
        </w:object>
      </w:r>
      <w:r w:rsidRPr="002419F5">
        <w:t>计算</w:t>
      </w:r>
      <w:r w:rsidRPr="002419F5">
        <w:t>CRC</w:t>
      </w:r>
      <w:r w:rsidRPr="002419F5">
        <w:t>奇偶校验位</w:t>
      </w:r>
      <w:r w:rsidRPr="002419F5">
        <w:object w:dxaOrig="1900" w:dyaOrig="320" w14:anchorId="63D3D621">
          <v:shape id="_x0000_i1084" type="#_x0000_t75" style="width:84.75pt;height:14.25pt" o:ole="">
            <v:imagedata r:id="rId127" o:title=""/>
          </v:shape>
          <o:OLEObject Type="Embed" ProgID="Equation.3" ShapeID="_x0000_i1084" DrawAspect="Content" ObjectID="_1669465425" r:id="rId128"/>
        </w:object>
      </w:r>
      <w:r w:rsidRPr="002419F5">
        <w:t>。</w:t>
      </w:r>
      <w:r w:rsidRPr="002625EB">
        <w:rPr>
          <w:rFonts w:hint="eastAsia"/>
        </w:rPr>
        <w:t xml:space="preserve"> </w:t>
      </w:r>
    </w:p>
    <w:p w14:paraId="023E537B" w14:textId="77777777" w:rsidR="00AF7233" w:rsidRPr="002625EB" w:rsidRDefault="00AF7233" w:rsidP="00AF7233">
      <w:pPr>
        <w:pStyle w:val="B3"/>
        <w:rPr>
          <w:lang w:eastAsia="zh-CN"/>
        </w:rPr>
      </w:pPr>
      <w:r w:rsidRPr="002625EB">
        <w:rPr>
          <w:rFonts w:hint="eastAsia"/>
          <w:lang w:eastAsia="zh-CN"/>
        </w:rPr>
        <w:t xml:space="preserve">for </w:t>
      </w:r>
      <w:r w:rsidRPr="002625EB">
        <w:object w:dxaOrig="960" w:dyaOrig="279" w14:anchorId="50CAAB2B">
          <v:shape id="_x0000_i1085" type="#_x0000_t75" style="width:39pt;height:11.25pt" o:ole="">
            <v:imagedata r:id="rId129" o:title=""/>
          </v:shape>
          <o:OLEObject Type="Embed" ProgID="Equation.3" ShapeID="_x0000_i1085" DrawAspect="Content" ObjectID="_1669465426" r:id="rId130"/>
        </w:object>
      </w:r>
      <w:r w:rsidRPr="002625EB">
        <w:rPr>
          <w:rFonts w:hint="eastAsia"/>
          <w:lang w:eastAsia="zh-CN"/>
        </w:rPr>
        <w:t xml:space="preserve"> to </w:t>
      </w:r>
      <w:r w:rsidRPr="002625EB">
        <w:rPr>
          <w:position w:val="-4"/>
        </w:rPr>
        <w:object w:dxaOrig="540" w:dyaOrig="260" w14:anchorId="0A158224">
          <v:shape id="_x0000_i1086" type="#_x0000_t75" style="width:21.75pt;height:11.25pt" o:ole="">
            <v:imagedata r:id="rId131" o:title=""/>
          </v:shape>
          <o:OLEObject Type="Embed" ProgID="Equation.3" ShapeID="_x0000_i1086" DrawAspect="Content" ObjectID="_1669465427" r:id="rId132"/>
        </w:object>
      </w:r>
      <w:r w:rsidRPr="002625EB">
        <w:rPr>
          <w:rFonts w:hint="eastAsia"/>
          <w:lang w:eastAsia="zh-CN"/>
        </w:rPr>
        <w:t xml:space="preserve"> </w:t>
      </w:r>
    </w:p>
    <w:p w14:paraId="2C1550CE" w14:textId="77777777" w:rsidR="00AF7233" w:rsidRPr="002625EB" w:rsidRDefault="00AF7233" w:rsidP="00AF7233">
      <w:pPr>
        <w:pStyle w:val="B4"/>
      </w:pPr>
      <w:r w:rsidRPr="002625EB">
        <w:object w:dxaOrig="1380" w:dyaOrig="380" w14:anchorId="762E59AB">
          <v:shape id="_x0000_i1087" type="#_x0000_t75" style="width:63pt;height:16.5pt" o:ole="">
            <v:imagedata r:id="rId133" o:title=""/>
          </v:shape>
          <o:OLEObject Type="Embed" ProgID="Equation.3" ShapeID="_x0000_i1087" DrawAspect="Content" ObjectID="_1669465428" r:id="rId134"/>
        </w:object>
      </w:r>
      <w:r w:rsidRPr="002625EB">
        <w:rPr>
          <w:rFonts w:hint="eastAsia"/>
        </w:rPr>
        <w:t>;</w:t>
      </w:r>
    </w:p>
    <w:p w14:paraId="48C9AE61" w14:textId="77777777" w:rsidR="00AF7233" w:rsidRPr="002625EB" w:rsidRDefault="00AF7233" w:rsidP="00AF7233">
      <w:pPr>
        <w:pStyle w:val="B3"/>
        <w:rPr>
          <w:lang w:eastAsia="zh-CN"/>
        </w:rPr>
      </w:pPr>
      <w:r w:rsidRPr="002625EB">
        <w:rPr>
          <w:lang w:eastAsia="zh-CN"/>
        </w:rPr>
        <w:t xml:space="preserve">end </w:t>
      </w:r>
      <w:r w:rsidRPr="002625EB">
        <w:rPr>
          <w:rFonts w:hint="eastAsia"/>
          <w:lang w:eastAsia="zh-CN"/>
        </w:rPr>
        <w:t>for</w:t>
      </w:r>
    </w:p>
    <w:p w14:paraId="7C338AEA" w14:textId="77777777" w:rsidR="00AF7233" w:rsidRPr="002625EB" w:rsidRDefault="00AF7233" w:rsidP="00AF7233">
      <w:pPr>
        <w:pStyle w:val="B2"/>
        <w:rPr>
          <w:lang w:eastAsia="zh-CN"/>
        </w:rPr>
      </w:pPr>
      <w:r w:rsidRPr="002625EB">
        <w:rPr>
          <w:rFonts w:hint="eastAsia"/>
          <w:lang w:eastAsia="zh-CN"/>
        </w:rPr>
        <w:t>end if</w:t>
      </w:r>
    </w:p>
    <w:p w14:paraId="60651E61" w14:textId="77777777" w:rsidR="00AF7233" w:rsidRPr="002625EB" w:rsidRDefault="00AF7233" w:rsidP="00AF7233">
      <w:pPr>
        <w:pStyle w:val="B2"/>
        <w:rPr>
          <w:lang w:eastAsia="zh-CN"/>
        </w:rPr>
      </w:pPr>
      <w:r w:rsidRPr="002625EB">
        <w:rPr>
          <w:rFonts w:hint="eastAsia"/>
          <w:lang w:eastAsia="zh-CN"/>
        </w:rPr>
        <w:t xml:space="preserve">for </w:t>
      </w:r>
      <w:r w:rsidRPr="002625EB">
        <w:object w:dxaOrig="680" w:dyaOrig="279" w14:anchorId="6B32F6F8">
          <v:shape id="_x0000_i1088" type="#_x0000_t75" style="width:27.75pt;height:11.25pt" o:ole="">
            <v:imagedata r:id="rId135" o:title=""/>
          </v:shape>
          <o:OLEObject Type="Embed" ProgID="Equation.3" ShapeID="_x0000_i1088" DrawAspect="Content" ObjectID="_1669465429" r:id="rId136"/>
        </w:object>
      </w:r>
      <w:r w:rsidRPr="002625EB">
        <w:rPr>
          <w:rFonts w:hint="eastAsia"/>
          <w:lang w:eastAsia="zh-CN"/>
        </w:rPr>
        <w:t xml:space="preserve"> to </w:t>
      </w:r>
      <w:r w:rsidRPr="002625EB">
        <w:rPr>
          <w:position w:val="-4"/>
        </w:rPr>
        <w:object w:dxaOrig="560" w:dyaOrig="260" w14:anchorId="1D39800E">
          <v:shape id="_x0000_i1089" type="#_x0000_t75" style="width:24pt;height:11.25pt" o:ole="">
            <v:imagedata r:id="rId137" o:title=""/>
          </v:shape>
          <o:OLEObject Type="Embed" ProgID="Equation.3" ShapeID="_x0000_i1089" DrawAspect="Content" ObjectID="_1669465430" r:id="rId138"/>
        </w:object>
      </w:r>
      <w:r w:rsidRPr="002625EB">
        <w:rPr>
          <w:rFonts w:hint="eastAsia"/>
          <w:lang w:eastAsia="zh-CN"/>
        </w:rPr>
        <w:tab/>
      </w:r>
      <w:r w:rsidRPr="002625EB">
        <w:rPr>
          <w:kern w:val="2"/>
          <w:lang w:val="en-US"/>
        </w:rPr>
        <w:t xml:space="preserve">-- </w:t>
      </w:r>
      <w:r w:rsidRPr="009A105B">
        <w:t>插入填充位</w:t>
      </w:r>
    </w:p>
    <w:p w14:paraId="224B5452" w14:textId="77777777" w:rsidR="00AF7233" w:rsidRPr="002625EB" w:rsidRDefault="00AF7233" w:rsidP="00AF7233">
      <w:pPr>
        <w:pStyle w:val="B3"/>
        <w:rPr>
          <w:lang w:eastAsia="zh-CN"/>
        </w:rPr>
      </w:pPr>
      <w:r w:rsidRPr="002625EB">
        <w:object w:dxaOrig="1520" w:dyaOrig="360" w14:anchorId="41F26B95">
          <v:shape id="_x0000_i1090" type="#_x0000_t75" style="width:62.25pt;height:15pt" o:ole="">
            <v:imagedata r:id="rId139" o:title=""/>
          </v:shape>
          <o:OLEObject Type="Embed" ProgID="Equation.3" ShapeID="_x0000_i1090" DrawAspect="Content" ObjectID="_1669465431" r:id="rId140"/>
        </w:object>
      </w:r>
      <w:r w:rsidRPr="002625EB">
        <w:rPr>
          <w:rFonts w:hint="eastAsia"/>
          <w:lang w:eastAsia="zh-CN"/>
        </w:rPr>
        <w:t>;</w:t>
      </w:r>
    </w:p>
    <w:p w14:paraId="3EEE828A" w14:textId="77777777" w:rsidR="00AF7233" w:rsidRPr="002625EB" w:rsidRDefault="00AF7233" w:rsidP="00AF7233">
      <w:pPr>
        <w:pStyle w:val="B2"/>
        <w:rPr>
          <w:lang w:eastAsia="zh-CN"/>
        </w:rPr>
      </w:pPr>
      <w:r w:rsidRPr="002625EB">
        <w:rPr>
          <w:rFonts w:hint="eastAsia"/>
          <w:lang w:eastAsia="zh-CN"/>
        </w:rPr>
        <w:lastRenderedPageBreak/>
        <w:t>end for</w:t>
      </w:r>
    </w:p>
    <w:p w14:paraId="5F12BD2D" w14:textId="77777777" w:rsidR="00AF7233" w:rsidRPr="00AF7233" w:rsidRDefault="00AF7233" w:rsidP="00AF7233">
      <w:r w:rsidRPr="002625EB">
        <w:rPr>
          <w:rFonts w:hint="eastAsia"/>
        </w:rPr>
        <w:t>end for</w:t>
      </w:r>
    </w:p>
    <w:p w14:paraId="6CF04767" w14:textId="418993CC" w:rsidR="00702CC4" w:rsidRDefault="00702CC4" w:rsidP="00A45160">
      <w:pPr>
        <w:pStyle w:val="2"/>
        <w:numPr>
          <w:ilvl w:val="1"/>
          <w:numId w:val="1"/>
        </w:numPr>
        <w:rPr>
          <w:i/>
        </w:rPr>
      </w:pPr>
      <w:bookmarkStart w:id="33" w:name="_Toc35510275"/>
      <w:r w:rsidRPr="0061236A">
        <w:rPr>
          <w:rFonts w:hint="eastAsia"/>
          <w:i/>
        </w:rPr>
        <w:t>LDPC</w:t>
      </w:r>
      <w:r w:rsidRPr="0061236A">
        <w:rPr>
          <w:rFonts w:hint="eastAsia"/>
          <w:i/>
        </w:rPr>
        <w:t>编码</w:t>
      </w:r>
      <w:bookmarkEnd w:id="33"/>
    </w:p>
    <w:p w14:paraId="58F03560" w14:textId="77777777" w:rsidR="00EC2593" w:rsidRPr="00D0124B" w:rsidRDefault="00EC2593" w:rsidP="00EC2593">
      <w:r w:rsidRPr="00D0124B">
        <w:rPr>
          <w:rFonts w:hint="eastAsia"/>
        </w:rPr>
        <w:t>（一期版本不做）</w:t>
      </w:r>
    </w:p>
    <w:p w14:paraId="123C8090" w14:textId="77777777" w:rsidR="00702CC4" w:rsidRDefault="006011B8" w:rsidP="006011B8">
      <w:pPr>
        <w:rPr>
          <w:rFonts w:ascii="Times New Roman" w:eastAsia="宋体" w:hAnsi="Times New Roman" w:cs="Times New Roman"/>
          <w:kern w:val="0"/>
          <w:sz w:val="20"/>
          <w:szCs w:val="20"/>
          <w:lang w:val="en-GB"/>
        </w:rPr>
      </w:pPr>
      <w:r w:rsidRPr="00C12335">
        <w:rPr>
          <w:rFonts w:ascii="Times New Roman" w:eastAsia="宋体" w:hAnsi="Times New Roman" w:cs="Times New Roman"/>
          <w:kern w:val="0"/>
          <w:sz w:val="20"/>
          <w:szCs w:val="20"/>
          <w:lang w:val="en-GB"/>
        </w:rPr>
        <w:t>给定的信道编码码块的比特序列输入记为</w:t>
      </w:r>
      <w:r w:rsidRPr="00C12335">
        <w:rPr>
          <w:rFonts w:ascii="Times New Roman" w:eastAsia="宋体" w:hAnsi="Times New Roman" w:cs="Times New Roman"/>
          <w:kern w:val="0"/>
          <w:sz w:val="20"/>
          <w:szCs w:val="20"/>
          <w:lang w:val="en-GB" w:eastAsia="en-US"/>
        </w:rPr>
        <w:object w:dxaOrig="1700" w:dyaOrig="300" w14:anchorId="0C160C72">
          <v:shape id="_x0000_i1091" type="#_x0000_t75" style="width:83.25pt;height:15pt" o:ole="">
            <v:imagedata r:id="rId141" o:title=""/>
          </v:shape>
          <o:OLEObject Type="Embed" ProgID="Equation.3" ShapeID="_x0000_i1091" DrawAspect="Content" ObjectID="_1669465432" r:id="rId142"/>
        </w:object>
      </w:r>
      <w:r w:rsidRPr="00C12335">
        <w:rPr>
          <w:rFonts w:ascii="Times New Roman" w:eastAsia="宋体" w:hAnsi="Times New Roman" w:cs="Times New Roman"/>
          <w:kern w:val="0"/>
          <w:sz w:val="20"/>
          <w:szCs w:val="20"/>
          <w:lang w:val="en-GB"/>
        </w:rPr>
        <w:t>，其中</w:t>
      </w:r>
      <w:r w:rsidRPr="00C12335">
        <w:rPr>
          <w:rFonts w:ascii="Times New Roman" w:eastAsia="宋体" w:hAnsi="Times New Roman" w:cs="Times New Roman"/>
          <w:kern w:val="0"/>
          <w:sz w:val="20"/>
          <w:szCs w:val="20"/>
          <w:lang w:val="en-GB" w:eastAsia="en-US"/>
        </w:rPr>
        <w:object w:dxaOrig="260" w:dyaOrig="260" w14:anchorId="44E838AC">
          <v:shape id="_x0000_i1092" type="#_x0000_t75" style="width:11.25pt;height:11.25pt" o:ole="">
            <v:imagedata r:id="rId143" o:title=""/>
          </v:shape>
          <o:OLEObject Type="Embed" ProgID="Equation.3" ShapeID="_x0000_i1092" DrawAspect="Content" ObjectID="_1669465433" r:id="rId144"/>
        </w:object>
      </w:r>
      <w:r w:rsidRPr="00C12335">
        <w:rPr>
          <w:rFonts w:ascii="Times New Roman" w:eastAsia="宋体" w:hAnsi="Times New Roman" w:cs="Times New Roman"/>
          <w:kern w:val="0"/>
          <w:sz w:val="20"/>
          <w:szCs w:val="20"/>
          <w:lang w:val="en-GB"/>
        </w:rPr>
        <w:t>为</w:t>
      </w:r>
      <w:r w:rsidRPr="00C12335">
        <w:rPr>
          <w:rFonts w:ascii="Times New Roman" w:eastAsia="宋体" w:hAnsi="Times New Roman" w:cs="Times New Roman" w:hint="eastAsia"/>
          <w:kern w:val="0"/>
          <w:sz w:val="20"/>
          <w:szCs w:val="20"/>
          <w:lang w:val="en-GB"/>
        </w:rPr>
        <w:t>上一章</w:t>
      </w:r>
      <w:r w:rsidRPr="00C12335">
        <w:rPr>
          <w:rFonts w:ascii="Times New Roman" w:eastAsia="宋体" w:hAnsi="Times New Roman" w:cs="Times New Roman"/>
          <w:kern w:val="0"/>
          <w:sz w:val="20"/>
          <w:szCs w:val="20"/>
          <w:lang w:val="en-GB"/>
        </w:rPr>
        <w:t>中定义的要编码的比特数。编码后的位记为</w:t>
      </w:r>
      <w:r w:rsidRPr="00C12335">
        <w:rPr>
          <w:rFonts w:ascii="Times New Roman" w:eastAsia="宋体" w:hAnsi="Times New Roman" w:cs="Times New Roman"/>
          <w:kern w:val="0"/>
          <w:sz w:val="20"/>
          <w:szCs w:val="20"/>
          <w:lang w:val="en-GB" w:eastAsia="en-US"/>
        </w:rPr>
        <w:object w:dxaOrig="1600" w:dyaOrig="360" w14:anchorId="1BD2EE5C">
          <v:shape id="_x0000_i1093" type="#_x0000_t75" style="width:66pt;height:15pt" o:ole="">
            <v:imagedata r:id="rId145" o:title=""/>
          </v:shape>
          <o:OLEObject Type="Embed" ProgID="Equation.3" ShapeID="_x0000_i1093" DrawAspect="Content" ObjectID="_1669465434" r:id="rId146"/>
        </w:object>
      </w:r>
      <w:r w:rsidRPr="00C12335">
        <w:rPr>
          <w:rFonts w:ascii="Times New Roman" w:eastAsia="宋体" w:hAnsi="Times New Roman" w:cs="Times New Roman"/>
          <w:kern w:val="0"/>
          <w:sz w:val="20"/>
          <w:szCs w:val="20"/>
          <w:lang w:val="en-GB"/>
        </w:rPr>
        <w:t>，其中对于</w:t>
      </w:r>
      <w:r w:rsidRPr="00C12335">
        <w:rPr>
          <w:rFonts w:ascii="Times New Roman" w:eastAsia="宋体" w:hAnsi="Times New Roman" w:cs="Times New Roman"/>
          <w:kern w:val="0"/>
          <w:sz w:val="20"/>
          <w:szCs w:val="20"/>
          <w:lang w:val="en-GB"/>
        </w:rPr>
        <w:t>LDPC</w:t>
      </w:r>
      <w:r w:rsidRPr="00C12335">
        <w:rPr>
          <w:rFonts w:ascii="Times New Roman" w:eastAsia="宋体" w:hAnsi="Times New Roman" w:cs="Times New Roman"/>
          <w:kern w:val="0"/>
          <w:sz w:val="20"/>
          <w:szCs w:val="20"/>
          <w:lang w:val="en-GB"/>
        </w:rPr>
        <w:t>基图</w:t>
      </w:r>
      <w:r w:rsidRPr="00C12335">
        <w:rPr>
          <w:rFonts w:ascii="Times New Roman" w:eastAsia="宋体" w:hAnsi="Times New Roman" w:cs="Times New Roman"/>
          <w:kern w:val="0"/>
          <w:sz w:val="20"/>
          <w:szCs w:val="20"/>
          <w:lang w:val="en-GB"/>
        </w:rPr>
        <w:t>1</w:t>
      </w:r>
      <w:r w:rsidRPr="00C12335">
        <w:rPr>
          <w:rFonts w:ascii="Times New Roman" w:eastAsia="宋体" w:hAnsi="Times New Roman" w:cs="Times New Roman"/>
          <w:kern w:val="0"/>
          <w:sz w:val="20"/>
          <w:szCs w:val="20"/>
          <w:lang w:val="en-GB" w:eastAsia="en-US"/>
        </w:rPr>
        <w:object w:dxaOrig="980" w:dyaOrig="360" w14:anchorId="060F0B07">
          <v:shape id="_x0000_i1094" type="#_x0000_t75" style="width:39pt;height:15pt" o:ole="">
            <v:imagedata r:id="rId147" o:title=""/>
          </v:shape>
          <o:OLEObject Type="Embed" ProgID="Equation.3" ShapeID="_x0000_i1094" DrawAspect="Content" ObjectID="_1669465435" r:id="rId148"/>
        </w:object>
      </w:r>
      <w:r w:rsidRPr="00C12335">
        <w:rPr>
          <w:rFonts w:ascii="Times New Roman" w:eastAsia="宋体" w:hAnsi="Times New Roman" w:cs="Times New Roman" w:hint="eastAsia"/>
          <w:kern w:val="0"/>
          <w:sz w:val="20"/>
          <w:szCs w:val="20"/>
          <w:lang w:val="en-GB"/>
        </w:rPr>
        <w:t>，对于</w:t>
      </w:r>
      <w:r w:rsidRPr="00C12335">
        <w:rPr>
          <w:rFonts w:ascii="Times New Roman" w:eastAsia="宋体" w:hAnsi="Times New Roman" w:cs="Times New Roman"/>
          <w:kern w:val="0"/>
          <w:sz w:val="20"/>
          <w:szCs w:val="20"/>
          <w:lang w:val="en-GB"/>
        </w:rPr>
        <w:t>LDPC</w:t>
      </w:r>
      <w:r w:rsidRPr="00C12335">
        <w:rPr>
          <w:rFonts w:ascii="Times New Roman" w:eastAsia="宋体" w:hAnsi="Times New Roman" w:cs="Times New Roman"/>
          <w:kern w:val="0"/>
          <w:sz w:val="20"/>
          <w:szCs w:val="20"/>
          <w:lang w:val="en-GB"/>
        </w:rPr>
        <w:t>基图</w:t>
      </w:r>
      <w:r w:rsidRPr="00C12335">
        <w:rPr>
          <w:rFonts w:ascii="Times New Roman" w:eastAsia="宋体" w:hAnsi="Times New Roman" w:cs="Times New Roman"/>
          <w:kern w:val="0"/>
          <w:sz w:val="20"/>
          <w:szCs w:val="20"/>
          <w:lang w:val="en-GB"/>
        </w:rPr>
        <w:t>2</w:t>
      </w:r>
      <w:r w:rsidRPr="00C12335">
        <w:rPr>
          <w:rFonts w:ascii="Times New Roman" w:eastAsia="宋体" w:hAnsi="Times New Roman" w:cs="Times New Roman"/>
          <w:kern w:val="0"/>
          <w:sz w:val="20"/>
          <w:szCs w:val="20"/>
          <w:lang w:val="en-GB" w:eastAsia="en-US"/>
        </w:rPr>
        <w:object w:dxaOrig="980" w:dyaOrig="360" w14:anchorId="0A26C996">
          <v:shape id="_x0000_i1095" type="#_x0000_t75" style="width:39pt;height:15pt" o:ole="">
            <v:imagedata r:id="rId149" o:title=""/>
          </v:shape>
          <o:OLEObject Type="Embed" ProgID="Equation.3" ShapeID="_x0000_i1095" DrawAspect="Content" ObjectID="_1669465436" r:id="rId150"/>
        </w:object>
      </w:r>
      <w:r w:rsidRPr="00C12335">
        <w:rPr>
          <w:rFonts w:ascii="Times New Roman" w:eastAsia="宋体" w:hAnsi="Times New Roman" w:cs="Times New Roman"/>
          <w:kern w:val="0"/>
          <w:sz w:val="20"/>
          <w:szCs w:val="20"/>
          <w:lang w:val="en-GB"/>
        </w:rPr>
        <w:t>，</w:t>
      </w:r>
      <w:r w:rsidRPr="00C12335">
        <w:rPr>
          <w:rFonts w:ascii="Times New Roman" w:eastAsia="宋体" w:hAnsi="Times New Roman" w:cs="Times New Roman"/>
          <w:kern w:val="0"/>
          <w:sz w:val="20"/>
          <w:szCs w:val="20"/>
          <w:lang w:val="en-GB" w:eastAsia="en-US"/>
        </w:rPr>
        <w:object w:dxaOrig="300" w:dyaOrig="360" w14:anchorId="0D104242">
          <v:shape id="_x0000_i1096" type="#_x0000_t75" style="width:11.25pt;height:15pt" o:ole="">
            <v:imagedata r:id="rId151" o:title=""/>
          </v:shape>
          <o:OLEObject Type="Embed" ProgID="Equation.3" ShapeID="_x0000_i1096" DrawAspect="Content" ObjectID="_1669465437" r:id="rId152"/>
        </w:object>
      </w:r>
      <w:r w:rsidRPr="00C12335">
        <w:rPr>
          <w:rFonts w:ascii="Times New Roman" w:eastAsia="宋体" w:hAnsi="Times New Roman" w:cs="Times New Roman"/>
          <w:kern w:val="0"/>
          <w:sz w:val="20"/>
          <w:szCs w:val="20"/>
          <w:lang w:val="en-GB"/>
        </w:rPr>
        <w:t>其值</w:t>
      </w:r>
      <w:r w:rsidRPr="00C12335">
        <w:rPr>
          <w:rFonts w:ascii="Times New Roman" w:eastAsia="宋体" w:hAnsi="Times New Roman" w:cs="Times New Roman" w:hint="eastAsia"/>
          <w:kern w:val="0"/>
          <w:sz w:val="20"/>
          <w:szCs w:val="20"/>
          <w:lang w:val="en-GB"/>
        </w:rPr>
        <w:t>由上一章给出</w:t>
      </w:r>
      <w:r w:rsidRPr="00C12335">
        <w:rPr>
          <w:rFonts w:ascii="Times New Roman" w:eastAsia="宋体" w:hAnsi="Times New Roman" w:cs="Times New Roman"/>
          <w:kern w:val="0"/>
          <w:sz w:val="20"/>
          <w:szCs w:val="20"/>
          <w:lang w:val="en-GB"/>
        </w:rPr>
        <w:t>。</w:t>
      </w:r>
    </w:p>
    <w:p w14:paraId="361CE23D" w14:textId="77777777" w:rsidR="00C12335" w:rsidRDefault="00C12335" w:rsidP="006011B8">
      <w:pPr>
        <w:rPr>
          <w:rFonts w:ascii="Times New Roman" w:eastAsia="宋体" w:hAnsi="Times New Roman" w:cs="Times New Roman"/>
          <w:kern w:val="0"/>
          <w:sz w:val="20"/>
          <w:szCs w:val="20"/>
          <w:lang w:val="en-GB"/>
        </w:rPr>
      </w:pPr>
      <w:r w:rsidRPr="00C12335">
        <w:rPr>
          <w:rFonts w:ascii="Times New Roman" w:eastAsia="宋体" w:hAnsi="Times New Roman" w:cs="Times New Roman"/>
          <w:kern w:val="0"/>
          <w:sz w:val="20"/>
          <w:szCs w:val="20"/>
          <w:lang w:val="en-GB"/>
        </w:rPr>
        <w:t>对于码块</w:t>
      </w:r>
      <w:r w:rsidRPr="00C12335">
        <w:rPr>
          <w:rFonts w:ascii="Times New Roman" w:eastAsia="宋体" w:hAnsi="Times New Roman" w:cs="Times New Roman" w:hint="eastAsia"/>
          <w:kern w:val="0"/>
          <w:sz w:val="20"/>
          <w:szCs w:val="20"/>
          <w:lang w:val="en-GB"/>
        </w:rPr>
        <w:t>的</w:t>
      </w:r>
      <w:r w:rsidRPr="00C12335">
        <w:rPr>
          <w:rFonts w:ascii="Times New Roman" w:eastAsia="宋体" w:hAnsi="Times New Roman" w:cs="Times New Roman"/>
          <w:kern w:val="0"/>
          <w:sz w:val="20"/>
          <w:szCs w:val="20"/>
          <w:lang w:val="en-GB"/>
        </w:rPr>
        <w:t>LDPC</w:t>
      </w:r>
      <w:r w:rsidRPr="00C12335">
        <w:rPr>
          <w:rFonts w:ascii="Times New Roman" w:eastAsia="宋体" w:hAnsi="Times New Roman" w:cs="Times New Roman"/>
          <w:kern w:val="0"/>
          <w:sz w:val="20"/>
          <w:szCs w:val="20"/>
          <w:lang w:val="en-GB"/>
        </w:rPr>
        <w:t>编码，采用以下编码过程</w:t>
      </w:r>
      <w:r w:rsidRPr="00C12335">
        <w:rPr>
          <w:rFonts w:ascii="Times New Roman" w:eastAsia="宋体" w:hAnsi="Times New Roman" w:cs="Times New Roman"/>
          <w:kern w:val="0"/>
          <w:sz w:val="20"/>
          <w:szCs w:val="20"/>
          <w:lang w:val="en-GB"/>
        </w:rPr>
        <w:t>:</w:t>
      </w:r>
    </w:p>
    <w:p w14:paraId="0D201468" w14:textId="77777777" w:rsidR="00C12335" w:rsidRPr="00C12335" w:rsidRDefault="00B25E51" w:rsidP="00C12335">
      <w:pPr>
        <w:ind w:firstLine="284"/>
        <w:rPr>
          <w:rFonts w:ascii="Times New Roman" w:eastAsia="宋体" w:hAnsi="Times New Roman" w:cs="Times New Roman"/>
          <w:kern w:val="0"/>
          <w:sz w:val="20"/>
          <w:szCs w:val="20"/>
          <w:lang w:val="en-GB" w:eastAsia="en-US"/>
        </w:rPr>
      </w:pPr>
      <w:r>
        <w:rPr>
          <w:rFonts w:ascii="Times New Roman" w:eastAsia="宋体" w:hAnsi="Times New Roman" w:cs="Times New Roman"/>
          <w:kern w:val="0"/>
          <w:sz w:val="20"/>
          <w:szCs w:val="20"/>
          <w:lang w:val="en-GB" w:eastAsia="en-US"/>
        </w:rPr>
        <w:t>1)</w:t>
      </w:r>
      <w:r w:rsidR="00C12335" w:rsidRPr="00C12335">
        <w:rPr>
          <w:rFonts w:ascii="Times New Roman" w:eastAsia="宋体" w:hAnsi="Times New Roman" w:cs="Times New Roman"/>
          <w:kern w:val="0"/>
          <w:sz w:val="20"/>
          <w:szCs w:val="20"/>
          <w:lang w:val="en-GB" w:eastAsia="en-US"/>
        </w:rPr>
        <w:t>在表中找到索引</w:t>
      </w:r>
      <w:r w:rsidR="00C12335" w:rsidRPr="00C12335">
        <w:rPr>
          <w:rFonts w:ascii="Times New Roman" w:eastAsia="宋体" w:hAnsi="Times New Roman" w:cs="Times New Roman"/>
          <w:kern w:val="0"/>
          <w:sz w:val="20"/>
          <w:szCs w:val="20"/>
          <w:lang w:val="en-GB" w:eastAsia="en-US"/>
        </w:rPr>
        <w:object w:dxaOrig="300" w:dyaOrig="360" w14:anchorId="43CA8B62">
          <v:shape id="_x0000_i1097" type="#_x0000_t75" style="width:11.25pt;height:15pt" o:ole="">
            <v:imagedata r:id="rId103" o:title=""/>
          </v:shape>
          <o:OLEObject Type="Embed" ProgID="Equation.3" ShapeID="_x0000_i1097" DrawAspect="Content" ObjectID="_1669465438" r:id="rId153"/>
        </w:object>
      </w:r>
      <w:r w:rsidR="00C12335" w:rsidRPr="00C12335">
        <w:rPr>
          <w:rFonts w:ascii="Times New Roman" w:eastAsia="宋体" w:hAnsi="Times New Roman" w:cs="Times New Roman"/>
          <w:kern w:val="0"/>
          <w:sz w:val="20"/>
          <w:szCs w:val="20"/>
          <w:lang w:val="en-GB" w:eastAsia="en-US"/>
        </w:rPr>
        <w:t>包含的</w:t>
      </w:r>
      <w:r w:rsidR="00C12335" w:rsidRPr="00C12335">
        <w:rPr>
          <w:rFonts w:ascii="Times New Roman" w:eastAsia="宋体" w:hAnsi="Times New Roman" w:cs="Times New Roman"/>
          <w:kern w:val="0"/>
          <w:sz w:val="20"/>
          <w:szCs w:val="20"/>
          <w:lang w:val="en-GB" w:eastAsia="en-US"/>
        </w:rPr>
        <w:object w:dxaOrig="300" w:dyaOrig="360" w14:anchorId="4C520B4A">
          <v:shape id="_x0000_i1098" type="#_x0000_t75" style="width:11.25pt;height:15pt" o:ole="">
            <v:imagedata r:id="rId154" o:title=""/>
          </v:shape>
          <o:OLEObject Type="Embed" ProgID="Equation.3" ShapeID="_x0000_i1098" DrawAspect="Content" ObjectID="_1669465439" r:id="rId155"/>
        </w:object>
      </w:r>
      <w:r w:rsidR="00C12335" w:rsidRPr="00C12335">
        <w:rPr>
          <w:rFonts w:ascii="Times New Roman" w:eastAsia="宋体" w:hAnsi="Times New Roman" w:cs="Times New Roman"/>
          <w:kern w:val="0"/>
          <w:sz w:val="20"/>
          <w:szCs w:val="20"/>
          <w:lang w:val="en-GB" w:eastAsia="en-US"/>
        </w:rPr>
        <w:t>。</w:t>
      </w:r>
    </w:p>
    <w:p w14:paraId="22BB8FE2" w14:textId="77777777" w:rsidR="00C12335" w:rsidRPr="002625EB" w:rsidRDefault="00C12335" w:rsidP="00C12335">
      <w:pPr>
        <w:pStyle w:val="B1"/>
        <w:rPr>
          <w:lang w:eastAsia="zh-CN"/>
        </w:rPr>
      </w:pPr>
      <w:r w:rsidRPr="002625EB">
        <w:rPr>
          <w:lang w:eastAsia="zh-CN"/>
        </w:rPr>
        <w:t>2)</w:t>
      </w:r>
      <w:r w:rsidRPr="002625EB">
        <w:rPr>
          <w:lang w:eastAsia="zh-CN"/>
        </w:rPr>
        <w:tab/>
        <w:t xml:space="preserve">for </w:t>
      </w:r>
      <w:r w:rsidRPr="002625EB">
        <w:rPr>
          <w:position w:val="-12"/>
        </w:rPr>
        <w:object w:dxaOrig="780" w:dyaOrig="360" w14:anchorId="0287E3D0">
          <v:shape id="_x0000_i1099" type="#_x0000_t75" style="width:33pt;height:15pt" o:ole="">
            <v:imagedata r:id="rId156" o:title=""/>
          </v:shape>
          <o:OLEObject Type="Embed" ProgID="Equation.3" ShapeID="_x0000_i1099" DrawAspect="Content" ObjectID="_1669465440" r:id="rId157"/>
        </w:object>
      </w:r>
      <w:r w:rsidRPr="002625EB">
        <w:rPr>
          <w:rFonts w:hint="eastAsia"/>
          <w:lang w:eastAsia="zh-CN"/>
        </w:rPr>
        <w:t xml:space="preserve"> to </w:t>
      </w:r>
      <w:r w:rsidRPr="002625EB">
        <w:rPr>
          <w:position w:val="-4"/>
        </w:rPr>
        <w:object w:dxaOrig="560" w:dyaOrig="260" w14:anchorId="323B5271">
          <v:shape id="_x0000_i1100" type="#_x0000_t75" style="width:26.25pt;height:11.25pt" o:ole="">
            <v:imagedata r:id="rId158" o:title=""/>
          </v:shape>
          <o:OLEObject Type="Embed" ProgID="Equation.3" ShapeID="_x0000_i1100" DrawAspect="Content" ObjectID="_1669465441" r:id="rId159"/>
        </w:object>
      </w:r>
    </w:p>
    <w:p w14:paraId="108B8A20" w14:textId="77777777" w:rsidR="00C12335" w:rsidRPr="002625EB" w:rsidRDefault="00C12335" w:rsidP="00C12335">
      <w:pPr>
        <w:pStyle w:val="B2"/>
        <w:rPr>
          <w:lang w:eastAsia="zh-CN"/>
        </w:rPr>
      </w:pPr>
      <w:r w:rsidRPr="002625EB">
        <w:rPr>
          <w:rFonts w:hint="eastAsia"/>
          <w:lang w:eastAsia="zh-CN"/>
        </w:rPr>
        <w:t xml:space="preserve">if </w:t>
      </w:r>
      <w:r w:rsidRPr="002625EB">
        <w:rPr>
          <w:position w:val="-12"/>
        </w:rPr>
        <w:object w:dxaOrig="1480" w:dyaOrig="360" w14:anchorId="28D69584">
          <v:shape id="_x0000_i1101" type="#_x0000_t75" style="width:60.75pt;height:15pt" o:ole="">
            <v:imagedata r:id="rId160" o:title=""/>
          </v:shape>
          <o:OLEObject Type="Embed" ProgID="Equation.3" ShapeID="_x0000_i1101" DrawAspect="Content" ObjectID="_1669465442" r:id="rId161"/>
        </w:object>
      </w:r>
    </w:p>
    <w:p w14:paraId="543EA9DE" w14:textId="77777777" w:rsidR="00C12335" w:rsidRPr="002625EB" w:rsidRDefault="00C12335" w:rsidP="00C12335">
      <w:pPr>
        <w:pStyle w:val="B3"/>
        <w:rPr>
          <w:lang w:eastAsia="zh-CN"/>
        </w:rPr>
      </w:pPr>
      <w:r w:rsidRPr="002625EB">
        <w:rPr>
          <w:position w:val="-14"/>
        </w:rPr>
        <w:object w:dxaOrig="1060" w:dyaOrig="380" w14:anchorId="4B32B8FA">
          <v:shape id="_x0000_i1102" type="#_x0000_t75" style="width:42.75pt;height:15pt" o:ole="">
            <v:imagedata r:id="rId162" o:title=""/>
          </v:shape>
          <o:OLEObject Type="Embed" ProgID="Equation.3" ShapeID="_x0000_i1102" DrawAspect="Content" ObjectID="_1669465443" r:id="rId163"/>
        </w:object>
      </w:r>
      <w:r w:rsidRPr="002625EB">
        <w:rPr>
          <w:rFonts w:hint="eastAsia"/>
          <w:lang w:eastAsia="zh-CN"/>
        </w:rPr>
        <w:t>;</w:t>
      </w:r>
    </w:p>
    <w:p w14:paraId="030784FD" w14:textId="77777777" w:rsidR="00C12335" w:rsidRPr="002625EB" w:rsidRDefault="00C12335" w:rsidP="00C12335">
      <w:pPr>
        <w:pStyle w:val="B2"/>
        <w:rPr>
          <w:lang w:eastAsia="zh-CN"/>
        </w:rPr>
      </w:pPr>
      <w:r w:rsidRPr="002625EB">
        <w:rPr>
          <w:rFonts w:hint="eastAsia"/>
          <w:lang w:eastAsia="zh-CN"/>
        </w:rPr>
        <w:t>else</w:t>
      </w:r>
    </w:p>
    <w:p w14:paraId="5285A17F" w14:textId="77777777" w:rsidR="00C12335" w:rsidRPr="002625EB" w:rsidRDefault="00C12335" w:rsidP="00C12335">
      <w:pPr>
        <w:pStyle w:val="B3"/>
        <w:rPr>
          <w:lang w:eastAsia="zh-CN"/>
        </w:rPr>
      </w:pPr>
      <w:r w:rsidRPr="002625EB">
        <w:rPr>
          <w:position w:val="-12"/>
        </w:rPr>
        <w:object w:dxaOrig="639" w:dyaOrig="360" w14:anchorId="73EF285B">
          <v:shape id="_x0000_i1103" type="#_x0000_t75" style="width:26.25pt;height:15pt" o:ole="">
            <v:imagedata r:id="rId164" o:title=""/>
          </v:shape>
          <o:OLEObject Type="Embed" ProgID="Equation.3" ShapeID="_x0000_i1103" DrawAspect="Content" ObjectID="_1669465444" r:id="rId165"/>
        </w:object>
      </w:r>
      <w:r w:rsidRPr="002625EB">
        <w:rPr>
          <w:rFonts w:hint="eastAsia"/>
          <w:lang w:eastAsia="zh-CN"/>
        </w:rPr>
        <w:t>;</w:t>
      </w:r>
    </w:p>
    <w:p w14:paraId="6B9158D5" w14:textId="77777777" w:rsidR="00C12335" w:rsidRPr="002625EB" w:rsidRDefault="00C12335" w:rsidP="00C12335">
      <w:pPr>
        <w:pStyle w:val="B3"/>
        <w:rPr>
          <w:lang w:eastAsia="zh-CN"/>
        </w:rPr>
      </w:pPr>
      <w:r w:rsidRPr="002625EB">
        <w:rPr>
          <w:position w:val="-14"/>
        </w:rPr>
        <w:object w:dxaOrig="1820" w:dyaOrig="380" w14:anchorId="38EC2D96">
          <v:shape id="_x0000_i1104" type="#_x0000_t75" style="width:74.25pt;height:15pt" o:ole="">
            <v:imagedata r:id="rId166" o:title=""/>
          </v:shape>
          <o:OLEObject Type="Embed" ProgID="Equation.3" ShapeID="_x0000_i1104" DrawAspect="Content" ObjectID="_1669465445" r:id="rId167"/>
        </w:object>
      </w:r>
      <w:r w:rsidRPr="002625EB">
        <w:rPr>
          <w:rFonts w:hint="eastAsia"/>
          <w:lang w:eastAsia="zh-CN"/>
        </w:rPr>
        <w:t>;</w:t>
      </w:r>
    </w:p>
    <w:p w14:paraId="4209D01A" w14:textId="77777777" w:rsidR="00C12335" w:rsidRPr="002625EB" w:rsidRDefault="00C12335" w:rsidP="00C12335">
      <w:pPr>
        <w:pStyle w:val="B2"/>
        <w:rPr>
          <w:lang w:eastAsia="zh-CN"/>
        </w:rPr>
      </w:pPr>
      <w:r w:rsidRPr="002625EB">
        <w:rPr>
          <w:rFonts w:hint="eastAsia"/>
          <w:lang w:eastAsia="zh-CN"/>
        </w:rPr>
        <w:t>end if</w:t>
      </w:r>
    </w:p>
    <w:p w14:paraId="0D813E81" w14:textId="77777777" w:rsidR="00C12335" w:rsidRPr="002625EB" w:rsidRDefault="00C12335" w:rsidP="00C12335">
      <w:pPr>
        <w:pStyle w:val="B1"/>
        <w:rPr>
          <w:lang w:eastAsia="zh-CN"/>
        </w:rPr>
      </w:pPr>
      <w:r w:rsidRPr="002625EB">
        <w:rPr>
          <w:rFonts w:hint="eastAsia"/>
          <w:lang w:eastAsia="zh-CN"/>
        </w:rPr>
        <w:t>end for</w:t>
      </w:r>
    </w:p>
    <w:p w14:paraId="32479229" w14:textId="77777777" w:rsidR="00A76531" w:rsidRPr="002625EB" w:rsidRDefault="00A76531" w:rsidP="00A76531">
      <w:pPr>
        <w:pStyle w:val="B1"/>
        <w:rPr>
          <w:lang w:eastAsia="zh-CN"/>
        </w:rPr>
      </w:pPr>
      <w:r w:rsidRPr="002625EB">
        <w:rPr>
          <w:rFonts w:hint="eastAsia"/>
          <w:lang w:eastAsia="zh-CN"/>
        </w:rPr>
        <w:t>end for</w:t>
      </w:r>
    </w:p>
    <w:p w14:paraId="7EBF0AAE" w14:textId="77777777" w:rsidR="00A76531" w:rsidRPr="002625EB" w:rsidRDefault="00A76531" w:rsidP="00A76531">
      <w:pPr>
        <w:pStyle w:val="B1"/>
        <w:rPr>
          <w:lang w:eastAsia="zh-CN"/>
        </w:rPr>
      </w:pPr>
      <w:r w:rsidRPr="002625EB">
        <w:rPr>
          <w:lang w:eastAsia="zh-CN"/>
        </w:rPr>
        <w:t>3)</w:t>
      </w:r>
      <w:r w:rsidRPr="002625EB">
        <w:rPr>
          <w:lang w:eastAsia="zh-CN"/>
        </w:rPr>
        <w:tab/>
      </w:r>
      <w:r>
        <w:rPr>
          <w:rFonts w:hint="eastAsia"/>
          <w:lang w:eastAsia="zh-CN"/>
        </w:rPr>
        <w:t>产生</w:t>
      </w:r>
      <w:r w:rsidRPr="002625EB">
        <w:rPr>
          <w:rFonts w:hint="eastAsia"/>
          <w:lang w:eastAsia="zh-CN"/>
        </w:rPr>
        <w:t xml:space="preserve"> </w:t>
      </w:r>
      <w:r w:rsidRPr="002625EB">
        <w:rPr>
          <w:position w:val="-12"/>
        </w:rPr>
        <w:object w:dxaOrig="1260" w:dyaOrig="360" w14:anchorId="579D9727">
          <v:shape id="_x0000_i1105" type="#_x0000_t75" style="width:51pt;height:15pt" o:ole="">
            <v:imagedata r:id="rId168" o:title=""/>
          </v:shape>
          <o:OLEObject Type="Embed" ProgID="Equation.3" ShapeID="_x0000_i1105" DrawAspect="Content" ObjectID="_1669465446" r:id="rId169"/>
        </w:object>
      </w:r>
      <w:r>
        <w:rPr>
          <w:rFonts w:hint="eastAsia"/>
          <w:lang w:eastAsia="zh-CN"/>
        </w:rPr>
        <w:t>长的校验位</w:t>
      </w:r>
      <w:r w:rsidRPr="002625EB">
        <w:rPr>
          <w:rFonts w:hint="eastAsia"/>
          <w:lang w:eastAsia="zh-CN"/>
        </w:rPr>
        <w:t xml:space="preserve"> </w:t>
      </w:r>
      <w:r w:rsidRPr="002625EB">
        <w:rPr>
          <w:position w:val="-14"/>
        </w:rPr>
        <w:object w:dxaOrig="2920" w:dyaOrig="420" w14:anchorId="53BC8DD5">
          <v:shape id="_x0000_i1106" type="#_x0000_t75" style="width:123pt;height:18.75pt" o:ole="">
            <v:imagedata r:id="rId170" o:title=""/>
          </v:shape>
          <o:OLEObject Type="Embed" ProgID="Equation.3" ShapeID="_x0000_i1106" DrawAspect="Content" ObjectID="_1669465447" r:id="rId171"/>
        </w:object>
      </w:r>
      <w:r>
        <w:rPr>
          <w:rFonts w:hint="eastAsia"/>
          <w:lang w:eastAsia="zh-CN"/>
        </w:rPr>
        <w:t xml:space="preserve"> </w:t>
      </w:r>
      <w:r>
        <w:rPr>
          <w:rFonts w:hint="eastAsia"/>
          <w:lang w:eastAsia="zh-CN"/>
        </w:rPr>
        <w:t>使得</w:t>
      </w:r>
      <w:r w:rsidRPr="002625EB">
        <w:rPr>
          <w:rFonts w:hint="eastAsia"/>
          <w:lang w:eastAsia="zh-CN"/>
        </w:rPr>
        <w:t xml:space="preserve"> </w:t>
      </w:r>
      <w:r w:rsidRPr="002625EB">
        <w:rPr>
          <w:position w:val="-30"/>
        </w:rPr>
        <w:object w:dxaOrig="1200" w:dyaOrig="720" w14:anchorId="0399F5FB">
          <v:shape id="_x0000_i1107" type="#_x0000_t75" style="width:51pt;height:30.75pt" o:ole="">
            <v:imagedata r:id="rId172" o:title=""/>
          </v:shape>
          <o:OLEObject Type="Embed" ProgID="Equation.3" ShapeID="_x0000_i1107" DrawAspect="Content" ObjectID="_1669465448" r:id="rId173"/>
        </w:object>
      </w:r>
      <w:r w:rsidRPr="002625EB">
        <w:rPr>
          <w:rFonts w:hint="eastAsia"/>
          <w:lang w:eastAsia="zh-CN"/>
        </w:rPr>
        <w:t xml:space="preserve">, </w:t>
      </w:r>
      <w:r>
        <w:rPr>
          <w:rFonts w:hint="eastAsia"/>
          <w:lang w:eastAsia="zh-CN"/>
        </w:rPr>
        <w:t>其中</w:t>
      </w:r>
      <w:r w:rsidRPr="002625EB">
        <w:rPr>
          <w:rFonts w:hint="eastAsia"/>
          <w:lang w:eastAsia="zh-CN"/>
        </w:rPr>
        <w:t xml:space="preserve"> </w:t>
      </w:r>
      <w:r w:rsidRPr="002625EB">
        <w:rPr>
          <w:position w:val="-12"/>
        </w:rPr>
        <w:object w:dxaOrig="2079" w:dyaOrig="400" w14:anchorId="447E4A3E">
          <v:shape id="_x0000_i1108" type="#_x0000_t75" style="width:92.25pt;height:18.75pt" o:ole="">
            <v:imagedata r:id="rId174" o:title=""/>
          </v:shape>
          <o:OLEObject Type="Embed" ProgID="Equation.3" ShapeID="_x0000_i1108" DrawAspect="Content" ObjectID="_1669465449" r:id="rId175"/>
        </w:object>
      </w:r>
      <w:r w:rsidRPr="002625EB">
        <w:rPr>
          <w:rFonts w:hint="eastAsia"/>
          <w:lang w:eastAsia="zh-CN"/>
        </w:rPr>
        <w:t xml:space="preserve">; </w:t>
      </w:r>
      <w:r w:rsidRPr="00A76531">
        <w:rPr>
          <w:lang w:eastAsia="zh-CN"/>
        </w:rPr>
        <w:object w:dxaOrig="200" w:dyaOrig="279" w14:anchorId="3BF2FEDF">
          <v:shape id="_x0000_i1109" type="#_x0000_t75" style="width:9.75pt;height:11.25pt" o:ole="">
            <v:imagedata r:id="rId176" o:title=""/>
          </v:shape>
          <o:OLEObject Type="Embed" ProgID="Equation.3" ShapeID="_x0000_i1109" DrawAspect="Content" ObjectID="_1669465450" r:id="rId177"/>
        </w:object>
      </w:r>
      <w:r w:rsidRPr="00A76531">
        <w:rPr>
          <w:lang w:eastAsia="zh-CN"/>
        </w:rPr>
        <w:t>是列向量</w:t>
      </w:r>
      <w:r w:rsidRPr="00A76531">
        <w:rPr>
          <w:rFonts w:hint="eastAsia"/>
          <w:lang w:eastAsia="zh-CN"/>
        </w:rPr>
        <w:t>的</w:t>
      </w:r>
      <w:r w:rsidRPr="00A76531">
        <w:rPr>
          <w:lang w:eastAsia="zh-CN"/>
        </w:rPr>
        <w:t>所有元素等于</w:t>
      </w:r>
      <w:r w:rsidRPr="00A76531">
        <w:rPr>
          <w:lang w:eastAsia="zh-CN"/>
        </w:rPr>
        <w:t>0</w:t>
      </w:r>
      <w:r w:rsidRPr="00A76531">
        <w:rPr>
          <w:lang w:eastAsia="zh-CN"/>
        </w:rPr>
        <w:t>。编码在</w:t>
      </w:r>
      <w:r w:rsidRPr="00A76531">
        <w:rPr>
          <w:lang w:eastAsia="zh-CN"/>
        </w:rPr>
        <w:t>GF(2)</w:t>
      </w:r>
      <w:r w:rsidRPr="00A76531">
        <w:rPr>
          <w:lang w:eastAsia="zh-CN"/>
        </w:rPr>
        <w:t>中执行。</w:t>
      </w:r>
      <w:r w:rsidRPr="002625EB">
        <w:rPr>
          <w:rFonts w:hint="eastAsia"/>
          <w:lang w:eastAsia="zh-CN"/>
        </w:rPr>
        <w:t xml:space="preserve"> </w:t>
      </w:r>
    </w:p>
    <w:p w14:paraId="0209A29C" w14:textId="77777777" w:rsidR="00A76531" w:rsidRPr="002625EB" w:rsidRDefault="00A76531" w:rsidP="00A76531">
      <w:pPr>
        <w:pStyle w:val="B1"/>
        <w:rPr>
          <w:lang w:eastAsia="zh-CN"/>
        </w:rPr>
      </w:pPr>
      <w:r w:rsidRPr="002625EB">
        <w:rPr>
          <w:lang w:eastAsia="zh-CN"/>
        </w:rPr>
        <w:tab/>
      </w:r>
      <w:r>
        <w:rPr>
          <w:rFonts w:hint="eastAsia"/>
          <w:lang w:eastAsia="zh-CN"/>
        </w:rPr>
        <w:t>对于</w:t>
      </w:r>
      <w:r>
        <w:rPr>
          <w:rFonts w:hint="eastAsia"/>
          <w:lang w:eastAsia="zh-CN"/>
        </w:rPr>
        <w:t xml:space="preserve"> LDPC </w:t>
      </w:r>
      <w:r>
        <w:rPr>
          <w:rFonts w:hint="eastAsia"/>
          <w:lang w:eastAsia="zh-CN"/>
        </w:rPr>
        <w:t>基图</w:t>
      </w:r>
      <w:r w:rsidRPr="002625EB">
        <w:rPr>
          <w:rFonts w:hint="eastAsia"/>
          <w:lang w:eastAsia="zh-CN"/>
        </w:rPr>
        <w:t xml:space="preserve"> 1, </w:t>
      </w:r>
      <w:r>
        <w:rPr>
          <w:rFonts w:hint="eastAsia"/>
          <w:lang w:eastAsia="zh-CN"/>
        </w:rPr>
        <w:t>矩阵</w:t>
      </w:r>
      <w:r w:rsidRPr="002625EB">
        <w:rPr>
          <w:rFonts w:hint="eastAsia"/>
          <w:lang w:eastAsia="zh-CN"/>
        </w:rPr>
        <w:t xml:space="preserve"> </w:t>
      </w:r>
      <w:r w:rsidRPr="002625EB">
        <w:rPr>
          <w:position w:val="-12"/>
        </w:rPr>
        <w:object w:dxaOrig="480" w:dyaOrig="360" w14:anchorId="74287C63">
          <v:shape id="_x0000_i1110" type="#_x0000_t75" style="width:18.75pt;height:15pt" o:ole="">
            <v:imagedata r:id="rId178" o:title=""/>
          </v:shape>
          <o:OLEObject Type="Embed" ProgID="Equation.3" ShapeID="_x0000_i1110" DrawAspect="Content" ObjectID="_1669465451" r:id="rId179"/>
        </w:object>
      </w:r>
      <w:r w:rsidRPr="002625EB">
        <w:rPr>
          <w:rFonts w:hint="eastAsia"/>
          <w:lang w:eastAsia="zh-CN"/>
        </w:rPr>
        <w:t xml:space="preserve"> </w:t>
      </w:r>
      <w:r>
        <w:rPr>
          <w:rFonts w:hint="eastAsia"/>
          <w:lang w:eastAsia="zh-CN"/>
        </w:rPr>
        <w:t>由</w:t>
      </w:r>
      <w:r>
        <w:rPr>
          <w:rFonts w:hint="eastAsia"/>
          <w:lang w:eastAsia="zh-CN"/>
        </w:rPr>
        <w:t>46</w:t>
      </w:r>
      <w:r>
        <w:rPr>
          <w:rFonts w:hint="eastAsia"/>
          <w:lang w:eastAsia="zh-CN"/>
        </w:rPr>
        <w:t>行</w:t>
      </w:r>
      <w:r w:rsidRPr="002625EB">
        <w:rPr>
          <w:rFonts w:hint="eastAsia"/>
          <w:lang w:eastAsia="zh-CN"/>
        </w:rPr>
        <w:t xml:space="preserve"> </w:t>
      </w:r>
      <w:r w:rsidRPr="002625EB">
        <w:rPr>
          <w:position w:val="-10"/>
        </w:rPr>
        <w:object w:dxaOrig="1359" w:dyaOrig="320" w14:anchorId="5038D7D4">
          <v:shape id="_x0000_i1111" type="#_x0000_t75" style="width:63pt;height:14.25pt" o:ole="">
            <v:imagedata r:id="rId180" o:title=""/>
          </v:shape>
          <o:OLEObject Type="Embed" ProgID="Equation.3" ShapeID="_x0000_i1111" DrawAspect="Content" ObjectID="_1669465452" r:id="rId181"/>
        </w:object>
      </w:r>
      <w:r>
        <w:rPr>
          <w:rFonts w:hint="eastAsia"/>
          <w:lang w:eastAsia="zh-CN"/>
        </w:rPr>
        <w:t>和</w:t>
      </w:r>
      <w:r w:rsidRPr="002625EB">
        <w:rPr>
          <w:rFonts w:hint="eastAsia"/>
          <w:lang w:eastAsia="zh-CN"/>
        </w:rPr>
        <w:t xml:space="preserve"> 68 </w:t>
      </w:r>
      <w:r>
        <w:rPr>
          <w:rFonts w:hint="eastAsia"/>
          <w:lang w:eastAsia="zh-CN"/>
        </w:rPr>
        <w:t>列</w:t>
      </w:r>
      <w:r w:rsidRPr="002625EB">
        <w:rPr>
          <w:rFonts w:hint="eastAsia"/>
          <w:lang w:eastAsia="zh-CN"/>
        </w:rPr>
        <w:t xml:space="preserve"> </w:t>
      </w:r>
      <w:r w:rsidRPr="002625EB">
        <w:rPr>
          <w:position w:val="-10"/>
        </w:rPr>
        <w:object w:dxaOrig="1420" w:dyaOrig="320" w14:anchorId="2FBCAF37">
          <v:shape id="_x0000_i1112" type="#_x0000_t75" style="width:67.5pt;height:14.25pt" o:ole="">
            <v:imagedata r:id="rId182" o:title=""/>
          </v:shape>
          <o:OLEObject Type="Embed" ProgID="Equation.3" ShapeID="_x0000_i1112" DrawAspect="Content" ObjectID="_1669465453" r:id="rId183"/>
        </w:object>
      </w:r>
      <w:r>
        <w:rPr>
          <w:rFonts w:hint="eastAsia"/>
          <w:lang w:eastAsia="zh-CN"/>
        </w:rPr>
        <w:t>。</w:t>
      </w:r>
      <w:r w:rsidRPr="002625EB">
        <w:rPr>
          <w:rFonts w:hint="eastAsia"/>
          <w:lang w:eastAsia="zh-CN"/>
        </w:rPr>
        <w:t xml:space="preserve"> </w:t>
      </w:r>
      <w:r>
        <w:rPr>
          <w:rFonts w:hint="eastAsia"/>
          <w:lang w:eastAsia="zh-CN"/>
        </w:rPr>
        <w:t>对于</w:t>
      </w:r>
      <w:r w:rsidRPr="002625EB">
        <w:rPr>
          <w:rFonts w:hint="eastAsia"/>
          <w:lang w:eastAsia="zh-CN"/>
        </w:rPr>
        <w:t xml:space="preserve"> LDPC </w:t>
      </w:r>
      <w:r>
        <w:rPr>
          <w:rFonts w:hint="eastAsia"/>
          <w:lang w:eastAsia="zh-CN"/>
        </w:rPr>
        <w:t>基图</w:t>
      </w:r>
      <w:r w:rsidRPr="002625EB">
        <w:rPr>
          <w:rFonts w:hint="eastAsia"/>
          <w:lang w:eastAsia="zh-CN"/>
        </w:rPr>
        <w:t xml:space="preserve">2, </w:t>
      </w:r>
      <w:r>
        <w:rPr>
          <w:rFonts w:hint="eastAsia"/>
          <w:lang w:eastAsia="zh-CN"/>
        </w:rPr>
        <w:t>矩阵</w:t>
      </w:r>
      <w:r w:rsidRPr="002625EB">
        <w:rPr>
          <w:position w:val="-12"/>
        </w:rPr>
        <w:object w:dxaOrig="480" w:dyaOrig="360" w14:anchorId="749AAA98">
          <v:shape id="_x0000_i1113" type="#_x0000_t75" style="width:18.75pt;height:15pt" o:ole="">
            <v:imagedata r:id="rId178" o:title=""/>
          </v:shape>
          <o:OLEObject Type="Embed" ProgID="Equation.3" ShapeID="_x0000_i1113" DrawAspect="Content" ObjectID="_1669465454" r:id="rId184"/>
        </w:object>
      </w:r>
      <w:r w:rsidRPr="002625EB">
        <w:rPr>
          <w:rFonts w:hint="eastAsia"/>
          <w:lang w:eastAsia="zh-CN"/>
        </w:rPr>
        <w:t xml:space="preserve"> </w:t>
      </w:r>
      <w:r>
        <w:rPr>
          <w:rFonts w:hint="eastAsia"/>
          <w:lang w:eastAsia="zh-CN"/>
        </w:rPr>
        <w:t>由</w:t>
      </w:r>
      <w:r w:rsidRPr="002625EB">
        <w:rPr>
          <w:rFonts w:hint="eastAsia"/>
          <w:lang w:eastAsia="zh-CN"/>
        </w:rPr>
        <w:t xml:space="preserve"> 42 </w:t>
      </w:r>
      <w:r>
        <w:rPr>
          <w:rFonts w:hint="eastAsia"/>
          <w:lang w:eastAsia="zh-CN"/>
        </w:rPr>
        <w:t>行</w:t>
      </w:r>
      <w:r w:rsidRPr="002625EB">
        <w:rPr>
          <w:position w:val="-10"/>
        </w:rPr>
        <w:object w:dxaOrig="1340" w:dyaOrig="320" w14:anchorId="6C8F6C59">
          <v:shape id="_x0000_i1114" type="#_x0000_t75" style="width:63pt;height:14.25pt" o:ole="">
            <v:imagedata r:id="rId185" o:title=""/>
          </v:shape>
          <o:OLEObject Type="Embed" ProgID="Equation.3" ShapeID="_x0000_i1114" DrawAspect="Content" ObjectID="_1669465455" r:id="rId186"/>
        </w:object>
      </w:r>
      <w:r>
        <w:rPr>
          <w:rFonts w:hint="eastAsia"/>
          <w:lang w:eastAsia="zh-CN"/>
        </w:rPr>
        <w:t>和</w:t>
      </w:r>
      <w:r w:rsidRPr="002625EB">
        <w:rPr>
          <w:rFonts w:hint="eastAsia"/>
          <w:lang w:eastAsia="zh-CN"/>
        </w:rPr>
        <w:t xml:space="preserve"> 52 </w:t>
      </w:r>
      <w:r>
        <w:rPr>
          <w:rFonts w:hint="eastAsia"/>
          <w:lang w:eastAsia="zh-CN"/>
        </w:rPr>
        <w:t>列</w:t>
      </w:r>
      <w:r w:rsidRPr="002625EB">
        <w:rPr>
          <w:position w:val="-10"/>
        </w:rPr>
        <w:object w:dxaOrig="1400" w:dyaOrig="320" w14:anchorId="553C7829">
          <v:shape id="_x0000_i1115" type="#_x0000_t75" style="width:66pt;height:14.25pt" o:ole="">
            <v:imagedata r:id="rId187" o:title=""/>
          </v:shape>
          <o:OLEObject Type="Embed" ProgID="Equation.3" ShapeID="_x0000_i1115" DrawAspect="Content" ObjectID="_1669465456" r:id="rId188"/>
        </w:object>
      </w:r>
      <w:r>
        <w:rPr>
          <w:rFonts w:hint="eastAsia"/>
          <w:lang w:eastAsia="zh-CN"/>
        </w:rPr>
        <w:t>。至于</w:t>
      </w:r>
      <w:r w:rsidRPr="002625EB">
        <w:rPr>
          <w:position w:val="-12"/>
        </w:rPr>
        <w:object w:dxaOrig="480" w:dyaOrig="360" w14:anchorId="0BDA910B">
          <v:shape id="_x0000_i1116" type="#_x0000_t75" style="width:18.75pt;height:15pt" o:ole="">
            <v:imagedata r:id="rId178" o:title=""/>
          </v:shape>
          <o:OLEObject Type="Embed" ProgID="Equation.3" ShapeID="_x0000_i1116" DrawAspect="Content" ObjectID="_1669465457" r:id="rId189"/>
        </w:object>
      </w:r>
      <w:r>
        <w:rPr>
          <w:rFonts w:hint="eastAsia"/>
          <w:lang w:eastAsia="zh-CN"/>
        </w:rPr>
        <w:t>中的元素，在</w:t>
      </w:r>
      <w:r w:rsidRPr="002625EB">
        <w:rPr>
          <w:rFonts w:hint="eastAsia"/>
          <w:lang w:eastAsia="zh-CN"/>
        </w:rPr>
        <w:t>LDPC</w:t>
      </w:r>
      <w:r>
        <w:rPr>
          <w:rFonts w:hint="eastAsia"/>
          <w:lang w:eastAsia="zh-CN"/>
        </w:rPr>
        <w:t>基图</w:t>
      </w:r>
      <w:r>
        <w:rPr>
          <w:rFonts w:hint="eastAsia"/>
          <w:lang w:eastAsia="zh-CN"/>
        </w:rPr>
        <w:t>1</w:t>
      </w:r>
      <w:r>
        <w:rPr>
          <w:rFonts w:hint="eastAsia"/>
          <w:lang w:eastAsia="zh-CN"/>
        </w:rPr>
        <w:t>和</w:t>
      </w:r>
      <w:r w:rsidRPr="002625EB">
        <w:rPr>
          <w:rFonts w:hint="eastAsia"/>
          <w:lang w:eastAsia="zh-CN"/>
        </w:rPr>
        <w:t>LDPC</w:t>
      </w:r>
      <w:r>
        <w:rPr>
          <w:rFonts w:hint="eastAsia"/>
          <w:lang w:eastAsia="zh-CN"/>
        </w:rPr>
        <w:t>基图</w:t>
      </w:r>
      <w:r>
        <w:rPr>
          <w:rFonts w:hint="eastAsia"/>
          <w:lang w:eastAsia="zh-CN"/>
        </w:rPr>
        <w:t>2</w:t>
      </w:r>
      <w:r>
        <w:rPr>
          <w:rFonts w:hint="eastAsia"/>
          <w:lang w:eastAsia="zh-CN"/>
        </w:rPr>
        <w:t>中相对应的行列</w:t>
      </w:r>
      <w:r w:rsidR="001E53CF">
        <w:rPr>
          <w:rFonts w:hint="eastAsia"/>
          <w:lang w:eastAsia="zh-CN"/>
        </w:rPr>
        <w:t>值为</w:t>
      </w:r>
      <w:r w:rsidR="001E53CF">
        <w:rPr>
          <w:rFonts w:hint="eastAsia"/>
          <w:lang w:eastAsia="zh-CN"/>
        </w:rPr>
        <w:t>1</w:t>
      </w:r>
      <w:r w:rsidR="001E53CF">
        <w:rPr>
          <w:rFonts w:hint="eastAsia"/>
          <w:lang w:eastAsia="zh-CN"/>
        </w:rPr>
        <w:t>，</w:t>
      </w:r>
      <w:r w:rsidR="001E53CF" w:rsidRPr="002625EB">
        <w:rPr>
          <w:position w:val="-12"/>
        </w:rPr>
        <w:object w:dxaOrig="480" w:dyaOrig="360" w14:anchorId="5AFB05CC">
          <v:shape id="_x0000_i1117" type="#_x0000_t75" style="width:18.75pt;height:15pt" o:ole="">
            <v:imagedata r:id="rId178" o:title=""/>
          </v:shape>
          <o:OLEObject Type="Embed" ProgID="Equation.3" ShapeID="_x0000_i1117" DrawAspect="Content" ObjectID="_1669465458" r:id="rId190"/>
        </w:object>
      </w:r>
      <w:r w:rsidR="001E53CF">
        <w:rPr>
          <w:rFonts w:hint="eastAsia"/>
          <w:lang w:eastAsia="zh-CN"/>
        </w:rPr>
        <w:t>其他元素值为</w:t>
      </w:r>
      <w:r w:rsidR="001E53CF">
        <w:rPr>
          <w:rFonts w:hint="eastAsia"/>
          <w:lang w:eastAsia="zh-CN"/>
        </w:rPr>
        <w:t>0</w:t>
      </w:r>
      <w:r w:rsidRPr="002625EB">
        <w:rPr>
          <w:rFonts w:hint="eastAsia"/>
          <w:lang w:eastAsia="zh-CN"/>
        </w:rPr>
        <w:t xml:space="preserve"> </w:t>
      </w:r>
      <w:r w:rsidR="001E53CF">
        <w:rPr>
          <w:rFonts w:hint="eastAsia"/>
          <w:lang w:eastAsia="zh-CN"/>
        </w:rPr>
        <w:t>。</w:t>
      </w:r>
    </w:p>
    <w:p w14:paraId="46AFF5A4" w14:textId="77777777" w:rsidR="00605A77" w:rsidRPr="002625EB" w:rsidRDefault="00605A77" w:rsidP="00605A77">
      <w:pPr>
        <w:pStyle w:val="B1"/>
        <w:rPr>
          <w:lang w:eastAsia="zh-CN"/>
        </w:rPr>
      </w:pPr>
      <w:r w:rsidRPr="002625EB">
        <w:rPr>
          <w:position w:val="-4"/>
        </w:rPr>
        <w:object w:dxaOrig="260" w:dyaOrig="260" w14:anchorId="6B1A42CA">
          <v:shape id="_x0000_i1118" type="#_x0000_t75" style="width:11.25pt;height:11.25pt" o:ole="">
            <v:imagedata r:id="rId191" o:title=""/>
          </v:shape>
          <o:OLEObject Type="Embed" ProgID="Equation.3" ShapeID="_x0000_i1118" DrawAspect="Content" ObjectID="_1669465459" r:id="rId192"/>
        </w:object>
      </w:r>
      <w:r>
        <w:rPr>
          <w:rFonts w:hint="eastAsia"/>
          <w:lang w:eastAsia="zh-CN"/>
        </w:rPr>
        <w:t>矩阵通过用</w:t>
      </w:r>
      <w:r w:rsidRPr="002625EB">
        <w:rPr>
          <w:position w:val="-12"/>
        </w:rPr>
        <w:object w:dxaOrig="740" w:dyaOrig="360" w14:anchorId="69813DDC">
          <v:shape id="_x0000_i1119" type="#_x0000_t75" style="width:33pt;height:15pt" o:ole="">
            <v:imagedata r:id="rId193" o:title=""/>
          </v:shape>
          <o:OLEObject Type="Embed" ProgID="Equation.3" ShapeID="_x0000_i1119" DrawAspect="Content" ObjectID="_1669465460" r:id="rId194"/>
        </w:object>
      </w:r>
      <w:r>
        <w:rPr>
          <w:rFonts w:hint="eastAsia"/>
          <w:lang w:eastAsia="zh-CN"/>
        </w:rPr>
        <w:t>矩阵替换</w:t>
      </w:r>
      <w:r w:rsidRPr="002625EB">
        <w:rPr>
          <w:position w:val="-12"/>
        </w:rPr>
        <w:object w:dxaOrig="480" w:dyaOrig="360" w14:anchorId="1E2F1224">
          <v:shape id="_x0000_i1120" type="#_x0000_t75" style="width:18.75pt;height:15pt" o:ole="">
            <v:imagedata r:id="rId178" o:title=""/>
          </v:shape>
          <o:OLEObject Type="Embed" ProgID="Equation.3" ShapeID="_x0000_i1120" DrawAspect="Content" ObjectID="_1669465461" r:id="rId195"/>
        </w:object>
      </w:r>
      <w:r>
        <w:rPr>
          <w:rFonts w:hint="eastAsia"/>
          <w:lang w:eastAsia="zh-CN"/>
        </w:rPr>
        <w:t>每一个元素获得</w:t>
      </w:r>
      <w:r w:rsidRPr="002625EB">
        <w:rPr>
          <w:rFonts w:hint="eastAsia"/>
          <w:lang w:eastAsia="zh-CN"/>
        </w:rPr>
        <w:t xml:space="preserve">, </w:t>
      </w:r>
      <w:r w:rsidRPr="00605A77">
        <w:rPr>
          <w:lang w:eastAsia="zh-CN"/>
        </w:rPr>
        <w:t>按照以下规定</w:t>
      </w:r>
      <w:r w:rsidRPr="002625EB">
        <w:rPr>
          <w:rFonts w:hint="eastAsia"/>
          <w:lang w:eastAsia="zh-CN"/>
        </w:rPr>
        <w:t>:</w:t>
      </w:r>
    </w:p>
    <w:p w14:paraId="676F6C8B" w14:textId="77777777" w:rsidR="00605A77" w:rsidRPr="002625EB" w:rsidRDefault="00605A77" w:rsidP="00605A77">
      <w:pPr>
        <w:pStyle w:val="B2"/>
        <w:rPr>
          <w:lang w:eastAsia="zh-CN"/>
        </w:rPr>
      </w:pPr>
      <w:r w:rsidRPr="002625EB">
        <w:rPr>
          <w:lang w:eastAsia="zh-CN"/>
        </w:rPr>
        <w:t>-</w:t>
      </w:r>
      <w:r w:rsidRPr="002625EB">
        <w:rPr>
          <w:lang w:eastAsia="zh-CN"/>
        </w:rPr>
        <w:tab/>
      </w:r>
      <w:r w:rsidRPr="002625EB">
        <w:rPr>
          <w:position w:val="-12"/>
        </w:rPr>
        <w:object w:dxaOrig="480" w:dyaOrig="360" w14:anchorId="0ED7B42A">
          <v:shape id="_x0000_i1121" type="#_x0000_t75" style="width:18.75pt;height:15pt" o:ole="">
            <v:imagedata r:id="rId196" o:title=""/>
          </v:shape>
          <o:OLEObject Type="Embed" ProgID="Equation.3" ShapeID="_x0000_i1121" DrawAspect="Content" ObjectID="_1669465462" r:id="rId197"/>
        </w:object>
      </w:r>
      <w:r w:rsidR="002D6B7F">
        <w:rPr>
          <w:rFonts w:hint="eastAsia"/>
          <w:lang w:eastAsia="zh-CN"/>
        </w:rPr>
        <w:t>矩阵里边的</w:t>
      </w:r>
      <w:r w:rsidR="002D6B7F">
        <w:rPr>
          <w:rFonts w:hint="eastAsia"/>
          <w:lang w:eastAsia="zh-CN"/>
        </w:rPr>
        <w:t>0</w:t>
      </w:r>
      <w:r w:rsidR="002D6B7F">
        <w:rPr>
          <w:rFonts w:hint="eastAsia"/>
          <w:lang w:eastAsia="zh-CN"/>
        </w:rPr>
        <w:t>元素用大小为</w:t>
      </w:r>
      <w:r w:rsidR="002D6B7F" w:rsidRPr="002625EB">
        <w:rPr>
          <w:position w:val="-12"/>
        </w:rPr>
        <w:object w:dxaOrig="740" w:dyaOrig="360" w14:anchorId="042774DF">
          <v:shape id="_x0000_i1122" type="#_x0000_t75" style="width:33pt;height:15pt" o:ole="">
            <v:imagedata r:id="rId193" o:title=""/>
          </v:shape>
          <o:OLEObject Type="Embed" ProgID="Equation.3" ShapeID="_x0000_i1122" DrawAspect="Content" ObjectID="_1669465463" r:id="rId198"/>
        </w:object>
      </w:r>
      <w:r w:rsidRPr="002625EB">
        <w:rPr>
          <w:rFonts w:hint="eastAsia"/>
          <w:lang w:eastAsia="zh-CN"/>
        </w:rPr>
        <w:t xml:space="preserve"> </w:t>
      </w:r>
      <w:r w:rsidR="002D6B7F">
        <w:rPr>
          <w:rFonts w:hint="eastAsia"/>
          <w:lang w:eastAsia="zh-CN"/>
        </w:rPr>
        <w:t>元素为</w:t>
      </w:r>
      <w:r w:rsidR="002D6B7F">
        <w:rPr>
          <w:rFonts w:hint="eastAsia"/>
          <w:lang w:eastAsia="zh-CN"/>
        </w:rPr>
        <w:t>0</w:t>
      </w:r>
      <w:r w:rsidR="002D6B7F">
        <w:rPr>
          <w:rFonts w:hint="eastAsia"/>
          <w:lang w:eastAsia="zh-CN"/>
        </w:rPr>
        <w:t>的矩阵替换</w:t>
      </w:r>
      <w:r w:rsidRPr="002625EB">
        <w:rPr>
          <w:rFonts w:hint="eastAsia"/>
          <w:lang w:eastAsia="zh-CN"/>
        </w:rPr>
        <w:t>;</w:t>
      </w:r>
    </w:p>
    <w:p w14:paraId="38A40AC8" w14:textId="77777777" w:rsidR="00605A77" w:rsidRPr="002625EB" w:rsidRDefault="00605A77" w:rsidP="00605A77">
      <w:pPr>
        <w:pStyle w:val="B2"/>
        <w:rPr>
          <w:lang w:eastAsia="zh-CN"/>
        </w:rPr>
      </w:pPr>
      <w:r w:rsidRPr="002625EB">
        <w:rPr>
          <w:lang w:eastAsia="zh-CN"/>
        </w:rPr>
        <w:t>-</w:t>
      </w:r>
      <w:r w:rsidRPr="002625EB">
        <w:rPr>
          <w:lang w:eastAsia="zh-CN"/>
        </w:rPr>
        <w:tab/>
      </w:r>
      <w:r w:rsidRPr="002625EB">
        <w:rPr>
          <w:position w:val="-12"/>
        </w:rPr>
        <w:object w:dxaOrig="480" w:dyaOrig="360" w14:anchorId="78BB38AB">
          <v:shape id="_x0000_i1123" type="#_x0000_t75" style="width:18.75pt;height:15pt" o:ole="">
            <v:imagedata r:id="rId196" o:title=""/>
          </v:shape>
          <o:OLEObject Type="Embed" ProgID="Equation.3" ShapeID="_x0000_i1123" DrawAspect="Content" ObjectID="_1669465464" r:id="rId199"/>
        </w:object>
      </w:r>
      <w:r w:rsidR="00736843">
        <w:rPr>
          <w:rFonts w:hint="eastAsia"/>
          <w:lang w:eastAsia="zh-CN"/>
        </w:rPr>
        <w:t>矩阵里边的</w:t>
      </w:r>
      <w:r w:rsidR="00736843">
        <w:rPr>
          <w:rFonts w:hint="eastAsia"/>
          <w:lang w:eastAsia="zh-CN"/>
        </w:rPr>
        <w:t>1</w:t>
      </w:r>
      <w:r w:rsidR="00736843">
        <w:rPr>
          <w:rFonts w:hint="eastAsia"/>
          <w:lang w:eastAsia="zh-CN"/>
        </w:rPr>
        <w:t>元素用大小为</w:t>
      </w:r>
      <w:r w:rsidR="00736843" w:rsidRPr="002625EB">
        <w:rPr>
          <w:position w:val="-12"/>
        </w:rPr>
        <w:object w:dxaOrig="740" w:dyaOrig="360" w14:anchorId="4179F806">
          <v:shape id="_x0000_i1124" type="#_x0000_t75" style="width:33pt;height:15pt" o:ole="">
            <v:imagedata r:id="rId193" o:title=""/>
          </v:shape>
          <o:OLEObject Type="Embed" ProgID="Equation.3" ShapeID="_x0000_i1124" DrawAspect="Content" ObjectID="_1669465465" r:id="rId200"/>
        </w:object>
      </w:r>
      <w:r w:rsidR="00736843" w:rsidRPr="002625EB">
        <w:rPr>
          <w:rFonts w:hint="eastAsia"/>
          <w:lang w:eastAsia="zh-CN"/>
        </w:rPr>
        <w:t xml:space="preserve"> </w:t>
      </w:r>
      <w:r w:rsidR="00736843">
        <w:rPr>
          <w:rFonts w:hint="eastAsia"/>
          <w:lang w:eastAsia="zh-CN"/>
        </w:rPr>
        <w:t>的</w:t>
      </w:r>
      <w:r w:rsidR="00736843" w:rsidRPr="002625EB">
        <w:rPr>
          <w:position w:val="-14"/>
        </w:rPr>
        <w:object w:dxaOrig="600" w:dyaOrig="380" w14:anchorId="7F2CDA6A">
          <v:shape id="_x0000_i1125" type="#_x0000_t75" style="width:24.75pt;height:15pt" o:ole="">
            <v:imagedata r:id="rId201" o:title=""/>
          </v:shape>
          <o:OLEObject Type="Embed" ProgID="Equation.3" ShapeID="_x0000_i1125" DrawAspect="Content" ObjectID="_1669465466" r:id="rId202"/>
        </w:object>
      </w:r>
      <w:r w:rsidRPr="002625EB">
        <w:rPr>
          <w:rFonts w:hint="eastAsia"/>
          <w:lang w:eastAsia="zh-CN"/>
        </w:rPr>
        <w:t xml:space="preserve"> </w:t>
      </w:r>
      <w:r w:rsidR="00736843">
        <w:rPr>
          <w:rFonts w:hint="eastAsia"/>
          <w:lang w:eastAsia="zh-CN"/>
        </w:rPr>
        <w:t>矩阵置换，</w:t>
      </w:r>
      <w:r w:rsidR="007C3989">
        <w:rPr>
          <w:rFonts w:hint="eastAsia"/>
          <w:lang w:eastAsia="zh-CN"/>
        </w:rPr>
        <w:t>其中</w:t>
      </w:r>
      <w:r w:rsidRPr="002625EB">
        <w:rPr>
          <w:position w:val="-6"/>
        </w:rPr>
        <w:object w:dxaOrig="139" w:dyaOrig="260" w14:anchorId="76C40559">
          <v:shape id="_x0000_i1126" type="#_x0000_t75" style="width:6pt;height:11.25pt" o:ole="">
            <v:imagedata r:id="rId203" o:title=""/>
          </v:shape>
          <o:OLEObject Type="Embed" ProgID="Equation.3" ShapeID="_x0000_i1126" DrawAspect="Content" ObjectID="_1669465467" r:id="rId204"/>
        </w:object>
      </w:r>
      <w:r w:rsidR="007C3989">
        <w:rPr>
          <w:rFonts w:hint="eastAsia"/>
          <w:lang w:eastAsia="zh-CN"/>
        </w:rPr>
        <w:t xml:space="preserve"> </w:t>
      </w:r>
      <w:r w:rsidR="007C3989">
        <w:rPr>
          <w:rFonts w:hint="eastAsia"/>
          <w:lang w:eastAsia="zh-CN"/>
        </w:rPr>
        <w:t>和</w:t>
      </w:r>
      <w:r w:rsidRPr="002625EB">
        <w:rPr>
          <w:position w:val="-10"/>
        </w:rPr>
        <w:object w:dxaOrig="200" w:dyaOrig="300" w14:anchorId="590E1673">
          <v:shape id="_x0000_i1127" type="#_x0000_t75" style="width:9.75pt;height:11.25pt" o:ole="">
            <v:imagedata r:id="rId205" o:title=""/>
          </v:shape>
          <o:OLEObject Type="Embed" ProgID="Equation.3" ShapeID="_x0000_i1127" DrawAspect="Content" ObjectID="_1669465468" r:id="rId206"/>
        </w:object>
      </w:r>
      <w:r w:rsidRPr="002625EB">
        <w:rPr>
          <w:rFonts w:hint="eastAsia"/>
          <w:lang w:eastAsia="zh-CN"/>
        </w:rPr>
        <w:t xml:space="preserve"> </w:t>
      </w:r>
      <w:r w:rsidR="007C3989">
        <w:rPr>
          <w:rFonts w:ascii="Arial" w:hAnsi="Arial" w:cs="Arial"/>
          <w:color w:val="333333"/>
          <w:sz w:val="21"/>
          <w:szCs w:val="21"/>
          <w:shd w:val="clear" w:color="auto" w:fill="F7F8FA"/>
          <w:lang w:eastAsia="zh-CN"/>
        </w:rPr>
        <w:t>是元素的行和列索引</w:t>
      </w:r>
      <w:r w:rsidR="007C3989">
        <w:rPr>
          <w:rFonts w:hint="eastAsia"/>
          <w:lang w:eastAsia="zh-CN"/>
        </w:rPr>
        <w:t xml:space="preserve">, </w:t>
      </w:r>
      <w:r w:rsidRPr="002625EB">
        <w:rPr>
          <w:position w:val="-14"/>
        </w:rPr>
        <w:object w:dxaOrig="600" w:dyaOrig="380" w14:anchorId="0C802202">
          <v:shape id="_x0000_i1128" type="#_x0000_t75" style="width:24.75pt;height:15pt" o:ole="">
            <v:imagedata r:id="rId201" o:title=""/>
          </v:shape>
          <o:OLEObject Type="Embed" ProgID="Equation.3" ShapeID="_x0000_i1128" DrawAspect="Content" ObjectID="_1669465469" r:id="rId207"/>
        </w:object>
      </w:r>
      <w:r w:rsidRPr="002625EB">
        <w:rPr>
          <w:rFonts w:hint="eastAsia"/>
          <w:lang w:eastAsia="zh-CN"/>
        </w:rPr>
        <w:t xml:space="preserve"> </w:t>
      </w:r>
      <w:r w:rsidR="007C3989">
        <w:rPr>
          <w:rFonts w:hint="eastAsia"/>
          <w:lang w:eastAsia="zh-CN"/>
        </w:rPr>
        <w:t>由大小为</w:t>
      </w:r>
      <w:r w:rsidR="007C3989" w:rsidRPr="002625EB">
        <w:rPr>
          <w:position w:val="-12"/>
        </w:rPr>
        <w:object w:dxaOrig="740" w:dyaOrig="360" w14:anchorId="2AA54D3E">
          <v:shape id="_x0000_i1129" type="#_x0000_t75" style="width:33pt;height:15pt" o:ole="">
            <v:imagedata r:id="rId193" o:title=""/>
          </v:shape>
          <o:OLEObject Type="Embed" ProgID="Equation.3" ShapeID="_x0000_i1129" DrawAspect="Content" ObjectID="_1669465470" r:id="rId208"/>
        </w:object>
      </w:r>
      <w:r w:rsidR="007C3989">
        <w:rPr>
          <w:rFonts w:hint="eastAsia"/>
          <w:lang w:eastAsia="zh-CN"/>
        </w:rPr>
        <w:t>的单位矩阵</w:t>
      </w:r>
      <w:r w:rsidR="007C3989" w:rsidRPr="002625EB">
        <w:rPr>
          <w:position w:val="-4"/>
        </w:rPr>
        <w:object w:dxaOrig="180" w:dyaOrig="260" w14:anchorId="229104F0">
          <v:shape id="_x0000_i1130" type="#_x0000_t75" style="width:9pt;height:11.25pt" o:ole="">
            <v:imagedata r:id="rId209" o:title=""/>
          </v:shape>
          <o:OLEObject Type="Embed" ProgID="Equation.3" ShapeID="_x0000_i1130" DrawAspect="Content" ObjectID="_1669465471" r:id="rId210"/>
        </w:object>
      </w:r>
      <w:r w:rsidR="007C3989">
        <w:rPr>
          <w:rFonts w:hint="eastAsia"/>
          <w:lang w:eastAsia="zh-CN"/>
        </w:rPr>
        <w:t>矩阵</w:t>
      </w:r>
      <w:r w:rsidR="004040B7">
        <w:rPr>
          <w:rFonts w:hint="eastAsia"/>
          <w:lang w:eastAsia="zh-CN"/>
        </w:rPr>
        <w:t>向右循环移位</w:t>
      </w:r>
      <w:r w:rsidR="004040B7" w:rsidRPr="002625EB">
        <w:rPr>
          <w:position w:val="-14"/>
        </w:rPr>
        <w:object w:dxaOrig="360" w:dyaOrig="380" w14:anchorId="3077349E">
          <v:shape id="_x0000_i1131" type="#_x0000_t75" style="width:14.25pt;height:15pt" o:ole="">
            <v:imagedata r:id="rId211" o:title=""/>
          </v:shape>
          <o:OLEObject Type="Embed" ProgID="Equation.3" ShapeID="_x0000_i1131" DrawAspect="Content" ObjectID="_1669465472" r:id="rId212"/>
        </w:object>
      </w:r>
      <w:r w:rsidR="004040B7">
        <w:rPr>
          <w:rFonts w:hint="eastAsia"/>
          <w:lang w:eastAsia="zh-CN"/>
        </w:rPr>
        <w:t>次获得。</w:t>
      </w:r>
      <w:r w:rsidRPr="002625EB">
        <w:rPr>
          <w:position w:val="-14"/>
        </w:rPr>
        <w:object w:dxaOrig="360" w:dyaOrig="380" w14:anchorId="682A6B89">
          <v:shape id="_x0000_i1132" type="#_x0000_t75" style="width:14.25pt;height:15pt" o:ole="">
            <v:imagedata r:id="rId211" o:title=""/>
          </v:shape>
          <o:OLEObject Type="Embed" ProgID="Equation.3" ShapeID="_x0000_i1132" DrawAspect="Content" ObjectID="_1669465473" r:id="rId213"/>
        </w:object>
      </w:r>
      <w:r w:rsidRPr="002625EB">
        <w:rPr>
          <w:rFonts w:hint="eastAsia"/>
          <w:lang w:eastAsia="zh-CN"/>
        </w:rPr>
        <w:t xml:space="preserve"> </w:t>
      </w:r>
      <w:r w:rsidR="004040B7">
        <w:rPr>
          <w:rFonts w:hint="eastAsia"/>
          <w:lang w:eastAsia="zh-CN"/>
        </w:rPr>
        <w:t>的值由</w:t>
      </w:r>
      <w:r w:rsidRPr="002625EB">
        <w:rPr>
          <w:position w:val="-14"/>
        </w:rPr>
        <w:object w:dxaOrig="1800" w:dyaOrig="380" w14:anchorId="3E6C5451">
          <v:shape id="_x0000_i1133" type="#_x0000_t75" style="width:1in;height:15pt" o:ole="">
            <v:imagedata r:id="rId214" o:title=""/>
          </v:shape>
          <o:OLEObject Type="Embed" ProgID="Equation.3" ShapeID="_x0000_i1133" DrawAspect="Content" ObjectID="_1669465474" r:id="rId215"/>
        </w:object>
      </w:r>
      <w:r w:rsidR="004040B7">
        <w:rPr>
          <w:rFonts w:hint="eastAsia"/>
          <w:lang w:eastAsia="zh-CN"/>
        </w:rPr>
        <w:t>获得</w:t>
      </w:r>
      <w:r w:rsidRPr="002625EB">
        <w:rPr>
          <w:rFonts w:hint="eastAsia"/>
          <w:lang w:eastAsia="zh-CN"/>
        </w:rPr>
        <w:t xml:space="preserve">. </w:t>
      </w:r>
      <w:r w:rsidRPr="002625EB">
        <w:rPr>
          <w:position w:val="-14"/>
        </w:rPr>
        <w:object w:dxaOrig="360" w:dyaOrig="380" w14:anchorId="5CEB7054">
          <v:shape id="_x0000_i1134" type="#_x0000_t75" style="width:14.25pt;height:15pt" o:ole="">
            <v:imagedata r:id="rId216" o:title=""/>
          </v:shape>
          <o:OLEObject Type="Embed" ProgID="Equation.3" ShapeID="_x0000_i1134" DrawAspect="Content" ObjectID="_1669465475" r:id="rId217"/>
        </w:object>
      </w:r>
      <w:r w:rsidRPr="002625EB">
        <w:rPr>
          <w:rFonts w:hint="eastAsia"/>
          <w:lang w:eastAsia="zh-CN"/>
        </w:rPr>
        <w:t xml:space="preserve"> </w:t>
      </w:r>
      <w:r w:rsidR="004040B7">
        <w:rPr>
          <w:rFonts w:hint="eastAsia"/>
          <w:lang w:eastAsia="zh-CN"/>
        </w:rPr>
        <w:t>的值由</w:t>
      </w:r>
      <w:r w:rsidR="004040B7" w:rsidRPr="002625EB">
        <w:rPr>
          <w:rFonts w:hint="eastAsia"/>
          <w:lang w:eastAsia="zh-CN"/>
        </w:rPr>
        <w:t xml:space="preserve">LDPC </w:t>
      </w:r>
      <w:r w:rsidR="004040B7">
        <w:rPr>
          <w:rFonts w:hint="eastAsia"/>
          <w:lang w:eastAsia="zh-CN"/>
        </w:rPr>
        <w:t>相应基图表中</w:t>
      </w:r>
      <w:r w:rsidR="004040B7" w:rsidRPr="002625EB">
        <w:rPr>
          <w:position w:val="-12"/>
        </w:rPr>
        <w:object w:dxaOrig="300" w:dyaOrig="360" w14:anchorId="4F413C9A">
          <v:shape id="_x0000_i1135" type="#_x0000_t75" style="width:11.25pt;height:15pt" o:ole="">
            <v:imagedata r:id="rId103" o:title=""/>
          </v:shape>
          <o:OLEObject Type="Embed" ProgID="Equation.3" ShapeID="_x0000_i1135" DrawAspect="Content" ObjectID="_1669465476" r:id="rId218"/>
        </w:object>
      </w:r>
      <w:r w:rsidR="004040B7">
        <w:rPr>
          <w:rFonts w:hint="eastAsia"/>
          <w:lang w:eastAsia="zh-CN"/>
        </w:rPr>
        <w:t>索引查的。</w:t>
      </w:r>
    </w:p>
    <w:p w14:paraId="083E5EEB" w14:textId="77777777" w:rsidR="00E94152" w:rsidRDefault="00E94152" w:rsidP="00E94152">
      <w:pPr>
        <w:pStyle w:val="af7"/>
        <w:keepNext/>
        <w:jc w:val="center"/>
      </w:pPr>
      <w:bookmarkStart w:id="34" w:name="_Toc35510376"/>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2</w:t>
      </w:r>
      <w:r w:rsidR="0081569F">
        <w:fldChar w:fldCharType="end"/>
      </w:r>
      <w:r w:rsidRPr="001E5111">
        <w:rPr>
          <w:rFonts w:hint="eastAsia"/>
        </w:rPr>
        <w:t>设置</w:t>
      </w:r>
      <w:r w:rsidRPr="001E5111">
        <w:t xml:space="preserve"> LDPC lifting size</w:t>
      </w:r>
      <w:bookmarkEnd w:id="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751"/>
      </w:tblGrid>
      <w:tr w:rsidR="0044637D" w:rsidRPr="002625EB" w14:paraId="0D3B7FB0" w14:textId="77777777" w:rsidTr="00F47D43">
        <w:trPr>
          <w:jc w:val="center"/>
        </w:trPr>
        <w:tc>
          <w:tcPr>
            <w:tcW w:w="1620" w:type="dxa"/>
            <w:shd w:val="clear" w:color="auto" w:fill="E6E6E6"/>
            <w:vAlign w:val="center"/>
          </w:tcPr>
          <w:p w14:paraId="5BCC230E" w14:textId="77777777" w:rsidR="0044637D" w:rsidRPr="002625EB" w:rsidRDefault="0044637D" w:rsidP="004D5A93">
            <w:pPr>
              <w:rPr>
                <w:i/>
              </w:rPr>
            </w:pPr>
            <w:r w:rsidRPr="002625EB">
              <w:rPr>
                <w:i/>
              </w:rPr>
              <w:t>S</w:t>
            </w:r>
            <w:r w:rsidRPr="002625EB">
              <w:rPr>
                <w:rFonts w:hint="eastAsia"/>
                <w:i/>
              </w:rPr>
              <w:t>et index (</w:t>
            </w:r>
            <w:r w:rsidRPr="002625EB">
              <w:rPr>
                <w:position w:val="-12"/>
              </w:rPr>
              <w:object w:dxaOrig="300" w:dyaOrig="360" w14:anchorId="14BEC3FA">
                <v:shape id="_x0000_i1136" type="#_x0000_t75" style="width:14.25pt;height:17.25pt" o:ole="">
                  <v:imagedata r:id="rId103" o:title=""/>
                </v:shape>
                <o:OLEObject Type="Embed" ProgID="Equation.3" ShapeID="_x0000_i1136" DrawAspect="Content" ObjectID="_1669465477" r:id="rId219"/>
              </w:object>
            </w:r>
            <w:r w:rsidRPr="002625EB">
              <w:rPr>
                <w:rFonts w:hint="eastAsia"/>
                <w:i/>
              </w:rPr>
              <w:t xml:space="preserve">) </w:t>
            </w:r>
          </w:p>
        </w:tc>
        <w:tc>
          <w:tcPr>
            <w:tcW w:w="0" w:type="auto"/>
            <w:vAlign w:val="center"/>
          </w:tcPr>
          <w:p w14:paraId="4169A714" w14:textId="77777777" w:rsidR="0044637D" w:rsidRPr="002625EB" w:rsidRDefault="0044637D" w:rsidP="004D5A93">
            <w:pPr>
              <w:rPr>
                <w:i/>
              </w:rPr>
            </w:pPr>
            <w:r w:rsidRPr="002625EB">
              <w:rPr>
                <w:rFonts w:hint="eastAsia"/>
                <w:i/>
              </w:rPr>
              <w:t xml:space="preserve">Set of </w:t>
            </w:r>
            <w:r w:rsidRPr="002625EB">
              <w:rPr>
                <w:i/>
              </w:rPr>
              <w:t>lifting</w:t>
            </w:r>
            <w:r w:rsidRPr="002625EB">
              <w:rPr>
                <w:rFonts w:hint="eastAsia"/>
                <w:i/>
              </w:rPr>
              <w:t xml:space="preserve"> sizes (</w:t>
            </w:r>
            <w:r w:rsidRPr="002625EB">
              <w:rPr>
                <w:position w:val="-4"/>
              </w:rPr>
              <w:object w:dxaOrig="240" w:dyaOrig="260" w14:anchorId="7571141A">
                <v:shape id="_x0000_i1137" type="#_x0000_t75" style="width:11.25pt;height:11.25pt" o:ole="">
                  <v:imagedata r:id="rId105" o:title=""/>
                </v:shape>
                <o:OLEObject Type="Embed" ProgID="Equation.3" ShapeID="_x0000_i1137" DrawAspect="Content" ObjectID="_1669465478" r:id="rId220"/>
              </w:object>
            </w:r>
            <w:r w:rsidRPr="002625EB">
              <w:rPr>
                <w:rFonts w:hint="eastAsia"/>
                <w:i/>
              </w:rPr>
              <w:t>)</w:t>
            </w:r>
          </w:p>
        </w:tc>
      </w:tr>
      <w:tr w:rsidR="0044637D" w:rsidRPr="002625EB" w14:paraId="7B366C29" w14:textId="77777777" w:rsidTr="00F47D43">
        <w:trPr>
          <w:jc w:val="center"/>
        </w:trPr>
        <w:tc>
          <w:tcPr>
            <w:tcW w:w="1620" w:type="dxa"/>
            <w:shd w:val="clear" w:color="auto" w:fill="E6E6E6"/>
          </w:tcPr>
          <w:p w14:paraId="3E9E391C" w14:textId="77777777" w:rsidR="0044637D" w:rsidRPr="002625EB" w:rsidRDefault="0044637D" w:rsidP="004D5A93">
            <w:r w:rsidRPr="002625EB">
              <w:rPr>
                <w:rFonts w:hint="eastAsia"/>
              </w:rPr>
              <w:t>0</w:t>
            </w:r>
          </w:p>
        </w:tc>
        <w:tc>
          <w:tcPr>
            <w:tcW w:w="0" w:type="auto"/>
          </w:tcPr>
          <w:p w14:paraId="5701CD86" w14:textId="77777777" w:rsidR="0044637D" w:rsidRPr="002625EB" w:rsidRDefault="0044637D" w:rsidP="004D5A93">
            <w:r w:rsidRPr="002625EB">
              <w:rPr>
                <w:rFonts w:hint="eastAsia"/>
              </w:rPr>
              <w:t>{2, 4, 8, 16, 32, 64, 128, 256}</w:t>
            </w:r>
          </w:p>
        </w:tc>
      </w:tr>
      <w:tr w:rsidR="0044637D" w:rsidRPr="002625EB" w14:paraId="1A3795D9" w14:textId="77777777" w:rsidTr="00F47D43">
        <w:trPr>
          <w:jc w:val="center"/>
        </w:trPr>
        <w:tc>
          <w:tcPr>
            <w:tcW w:w="1620" w:type="dxa"/>
            <w:shd w:val="clear" w:color="auto" w:fill="E6E6E6"/>
          </w:tcPr>
          <w:p w14:paraId="71E062F8" w14:textId="77777777" w:rsidR="0044637D" w:rsidRPr="002625EB" w:rsidRDefault="0044637D" w:rsidP="004D5A93">
            <w:r w:rsidRPr="002625EB">
              <w:rPr>
                <w:rFonts w:hint="eastAsia"/>
              </w:rPr>
              <w:t>1</w:t>
            </w:r>
          </w:p>
        </w:tc>
        <w:tc>
          <w:tcPr>
            <w:tcW w:w="0" w:type="auto"/>
          </w:tcPr>
          <w:p w14:paraId="4841AA85" w14:textId="77777777" w:rsidR="0044637D" w:rsidRPr="002625EB" w:rsidRDefault="0044637D" w:rsidP="004D5A93">
            <w:r w:rsidRPr="002625EB">
              <w:rPr>
                <w:rFonts w:hint="eastAsia"/>
              </w:rPr>
              <w:t xml:space="preserve">{3, 6, </w:t>
            </w:r>
            <w:r w:rsidRPr="002625EB">
              <w:t>12</w:t>
            </w:r>
            <w:r w:rsidRPr="002625EB">
              <w:rPr>
                <w:rFonts w:hint="eastAsia"/>
              </w:rPr>
              <w:t>, 24, 48, 96, 192, 384}</w:t>
            </w:r>
          </w:p>
        </w:tc>
      </w:tr>
      <w:tr w:rsidR="0044637D" w:rsidRPr="002625EB" w14:paraId="7EAB0E02" w14:textId="77777777" w:rsidTr="00F47D43">
        <w:trPr>
          <w:jc w:val="center"/>
        </w:trPr>
        <w:tc>
          <w:tcPr>
            <w:tcW w:w="1620" w:type="dxa"/>
            <w:shd w:val="clear" w:color="auto" w:fill="E6E6E6"/>
          </w:tcPr>
          <w:p w14:paraId="617C5E07" w14:textId="77777777" w:rsidR="0044637D" w:rsidRPr="002625EB" w:rsidRDefault="0044637D" w:rsidP="004D5A93">
            <w:r w:rsidRPr="002625EB">
              <w:rPr>
                <w:rFonts w:hint="eastAsia"/>
              </w:rPr>
              <w:t>2</w:t>
            </w:r>
          </w:p>
        </w:tc>
        <w:tc>
          <w:tcPr>
            <w:tcW w:w="0" w:type="auto"/>
          </w:tcPr>
          <w:p w14:paraId="7B301538" w14:textId="77777777" w:rsidR="0044637D" w:rsidRPr="002625EB" w:rsidRDefault="0044637D" w:rsidP="004D5A93">
            <w:r w:rsidRPr="002625EB">
              <w:rPr>
                <w:rFonts w:hint="eastAsia"/>
              </w:rPr>
              <w:t>{5, 10, 20, 40, 80, 160, 320}</w:t>
            </w:r>
          </w:p>
        </w:tc>
      </w:tr>
      <w:tr w:rsidR="0044637D" w:rsidRPr="002625EB" w14:paraId="02EFFE20" w14:textId="77777777" w:rsidTr="00F47D43">
        <w:trPr>
          <w:jc w:val="center"/>
        </w:trPr>
        <w:tc>
          <w:tcPr>
            <w:tcW w:w="1620" w:type="dxa"/>
            <w:shd w:val="clear" w:color="auto" w:fill="E6E6E6"/>
          </w:tcPr>
          <w:p w14:paraId="03456EEC" w14:textId="77777777" w:rsidR="0044637D" w:rsidRPr="002625EB" w:rsidRDefault="0044637D" w:rsidP="004D5A93">
            <w:r w:rsidRPr="002625EB">
              <w:rPr>
                <w:rFonts w:hint="eastAsia"/>
              </w:rPr>
              <w:t>3</w:t>
            </w:r>
          </w:p>
        </w:tc>
        <w:tc>
          <w:tcPr>
            <w:tcW w:w="0" w:type="auto"/>
          </w:tcPr>
          <w:p w14:paraId="19BD0185" w14:textId="77777777" w:rsidR="0044637D" w:rsidRPr="002625EB" w:rsidRDefault="0044637D" w:rsidP="004D5A93">
            <w:r w:rsidRPr="002625EB">
              <w:rPr>
                <w:rFonts w:hint="eastAsia"/>
              </w:rPr>
              <w:t>{7, 14, 28, 56, 112, 224}</w:t>
            </w:r>
          </w:p>
        </w:tc>
      </w:tr>
      <w:tr w:rsidR="0044637D" w:rsidRPr="002625EB" w14:paraId="09FF0F2E" w14:textId="77777777" w:rsidTr="00F47D43">
        <w:trPr>
          <w:jc w:val="center"/>
        </w:trPr>
        <w:tc>
          <w:tcPr>
            <w:tcW w:w="1620" w:type="dxa"/>
            <w:shd w:val="clear" w:color="auto" w:fill="E6E6E6"/>
          </w:tcPr>
          <w:p w14:paraId="4BF4BB96" w14:textId="77777777" w:rsidR="0044637D" w:rsidRPr="002625EB" w:rsidRDefault="0044637D" w:rsidP="004D5A93">
            <w:r w:rsidRPr="002625EB">
              <w:rPr>
                <w:rFonts w:hint="eastAsia"/>
              </w:rPr>
              <w:t>4</w:t>
            </w:r>
          </w:p>
        </w:tc>
        <w:tc>
          <w:tcPr>
            <w:tcW w:w="0" w:type="auto"/>
          </w:tcPr>
          <w:p w14:paraId="06CD388C" w14:textId="77777777" w:rsidR="0044637D" w:rsidRPr="002625EB" w:rsidRDefault="0044637D" w:rsidP="004D5A93">
            <w:r w:rsidRPr="002625EB">
              <w:rPr>
                <w:rFonts w:hint="eastAsia"/>
              </w:rPr>
              <w:t>{9, 18, 36, 72, 144, 288}</w:t>
            </w:r>
          </w:p>
        </w:tc>
      </w:tr>
      <w:tr w:rsidR="0044637D" w:rsidRPr="002625EB" w14:paraId="0B2A8336" w14:textId="77777777" w:rsidTr="00F47D43">
        <w:trPr>
          <w:jc w:val="center"/>
        </w:trPr>
        <w:tc>
          <w:tcPr>
            <w:tcW w:w="1620" w:type="dxa"/>
            <w:shd w:val="clear" w:color="auto" w:fill="E6E6E6"/>
          </w:tcPr>
          <w:p w14:paraId="18F613A8" w14:textId="77777777" w:rsidR="0044637D" w:rsidRPr="002625EB" w:rsidRDefault="0044637D" w:rsidP="004D5A93">
            <w:r w:rsidRPr="002625EB">
              <w:rPr>
                <w:rFonts w:hint="eastAsia"/>
              </w:rPr>
              <w:t>5</w:t>
            </w:r>
          </w:p>
        </w:tc>
        <w:tc>
          <w:tcPr>
            <w:tcW w:w="0" w:type="auto"/>
          </w:tcPr>
          <w:p w14:paraId="335CD37F" w14:textId="77777777" w:rsidR="0044637D" w:rsidRPr="002625EB" w:rsidRDefault="0044637D" w:rsidP="004D5A93">
            <w:r w:rsidRPr="002625EB">
              <w:rPr>
                <w:rFonts w:hint="eastAsia"/>
              </w:rPr>
              <w:t>{11, 22, 44, 88, 176, 352}</w:t>
            </w:r>
          </w:p>
        </w:tc>
      </w:tr>
      <w:tr w:rsidR="0044637D" w:rsidRPr="002625EB" w14:paraId="691F18DE" w14:textId="77777777" w:rsidTr="00F47D43">
        <w:trPr>
          <w:jc w:val="center"/>
        </w:trPr>
        <w:tc>
          <w:tcPr>
            <w:tcW w:w="1620" w:type="dxa"/>
            <w:shd w:val="clear" w:color="auto" w:fill="E6E6E6"/>
          </w:tcPr>
          <w:p w14:paraId="78F85A72" w14:textId="77777777" w:rsidR="0044637D" w:rsidRPr="002625EB" w:rsidRDefault="0044637D" w:rsidP="004D5A93">
            <w:r w:rsidRPr="002625EB">
              <w:rPr>
                <w:rFonts w:hint="eastAsia"/>
              </w:rPr>
              <w:t>6</w:t>
            </w:r>
          </w:p>
        </w:tc>
        <w:tc>
          <w:tcPr>
            <w:tcW w:w="0" w:type="auto"/>
          </w:tcPr>
          <w:p w14:paraId="6AB2D194" w14:textId="77777777" w:rsidR="0044637D" w:rsidRPr="002625EB" w:rsidRDefault="0044637D" w:rsidP="004D5A93">
            <w:r w:rsidRPr="002625EB">
              <w:rPr>
                <w:rFonts w:hint="eastAsia"/>
              </w:rPr>
              <w:t>{13, 26, 52, 104, 208}</w:t>
            </w:r>
          </w:p>
        </w:tc>
      </w:tr>
      <w:tr w:rsidR="0044637D" w:rsidRPr="002625EB" w14:paraId="2EE9BCC5" w14:textId="77777777" w:rsidTr="00F47D43">
        <w:trPr>
          <w:jc w:val="center"/>
        </w:trPr>
        <w:tc>
          <w:tcPr>
            <w:tcW w:w="1620" w:type="dxa"/>
            <w:shd w:val="clear" w:color="auto" w:fill="E6E6E6"/>
          </w:tcPr>
          <w:p w14:paraId="6909F162" w14:textId="77777777" w:rsidR="0044637D" w:rsidRPr="002625EB" w:rsidRDefault="0044637D" w:rsidP="004D5A93">
            <w:r w:rsidRPr="002625EB">
              <w:rPr>
                <w:rFonts w:hint="eastAsia"/>
              </w:rPr>
              <w:t>7</w:t>
            </w:r>
          </w:p>
        </w:tc>
        <w:tc>
          <w:tcPr>
            <w:tcW w:w="0" w:type="auto"/>
          </w:tcPr>
          <w:p w14:paraId="3D7E3CA8" w14:textId="77777777" w:rsidR="0044637D" w:rsidRPr="002625EB" w:rsidRDefault="0044637D" w:rsidP="004D5A93">
            <w:r w:rsidRPr="002625EB">
              <w:rPr>
                <w:rFonts w:hint="eastAsia"/>
              </w:rPr>
              <w:t>{15, 30, 60, 120,</w:t>
            </w:r>
            <w:r w:rsidRPr="002625EB">
              <w:t xml:space="preserve"> 2</w:t>
            </w:r>
            <w:r w:rsidRPr="002625EB">
              <w:rPr>
                <w:rFonts w:hint="eastAsia"/>
              </w:rPr>
              <w:t>40}</w:t>
            </w:r>
          </w:p>
        </w:tc>
      </w:tr>
    </w:tbl>
    <w:p w14:paraId="57FB8CD5" w14:textId="77777777" w:rsidR="0098549A" w:rsidRDefault="0098549A" w:rsidP="004D5A93">
      <w:pPr>
        <w:rPr>
          <w:rFonts w:ascii="Times New Roman" w:eastAsia="宋体" w:hAnsi="Times New Roman" w:cs="Times New Roman"/>
          <w:kern w:val="0"/>
          <w:sz w:val="20"/>
          <w:szCs w:val="20"/>
          <w:lang w:val="en-GB" w:eastAsia="en-US"/>
        </w:rPr>
      </w:pPr>
    </w:p>
    <w:p w14:paraId="6856BB37" w14:textId="77777777" w:rsidR="00FC5E85" w:rsidRDefault="0098549A" w:rsidP="004D5A93">
      <w:r>
        <w:br w:type="page"/>
      </w:r>
      <w:r w:rsidR="00D71137" w:rsidRPr="00D71137">
        <w:rPr>
          <w:noProof/>
        </w:rPr>
        <w:lastRenderedPageBreak/>
        <w:drawing>
          <wp:inline distT="0" distB="0" distL="0" distR="0" wp14:anchorId="0E1D11D3" wp14:editId="0C41802E">
            <wp:extent cx="5274310" cy="3883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5274310" cy="3883000"/>
                    </a:xfrm>
                    <a:prstGeom prst="rect">
                      <a:avLst/>
                    </a:prstGeom>
                    <a:noFill/>
                    <a:ln>
                      <a:noFill/>
                    </a:ln>
                  </pic:spPr>
                </pic:pic>
              </a:graphicData>
            </a:graphic>
          </wp:inline>
        </w:drawing>
      </w:r>
      <w:r w:rsidR="00D71137" w:rsidRPr="00D71137">
        <w:rPr>
          <w:noProof/>
        </w:rPr>
        <w:drawing>
          <wp:inline distT="0" distB="0" distL="0" distR="0" wp14:anchorId="47DF24D9" wp14:editId="56958541">
            <wp:extent cx="5274310" cy="41737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5274310" cy="4173711"/>
                    </a:xfrm>
                    <a:prstGeom prst="rect">
                      <a:avLst/>
                    </a:prstGeom>
                    <a:noFill/>
                    <a:ln>
                      <a:noFill/>
                    </a:ln>
                  </pic:spPr>
                </pic:pic>
              </a:graphicData>
            </a:graphic>
          </wp:inline>
        </w:drawing>
      </w:r>
      <w:r w:rsidR="00D71137" w:rsidRPr="00D71137">
        <w:rPr>
          <w:noProof/>
        </w:rPr>
        <w:lastRenderedPageBreak/>
        <w:drawing>
          <wp:inline distT="0" distB="0" distL="0" distR="0" wp14:anchorId="4125E215" wp14:editId="655F26CE">
            <wp:extent cx="5274310" cy="474992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5274310" cy="4749929"/>
                    </a:xfrm>
                    <a:prstGeom prst="rect">
                      <a:avLst/>
                    </a:prstGeom>
                    <a:noFill/>
                    <a:ln>
                      <a:noFill/>
                    </a:ln>
                  </pic:spPr>
                </pic:pic>
              </a:graphicData>
            </a:graphic>
          </wp:inline>
        </w:drawing>
      </w:r>
      <w:r w:rsidR="00D71137" w:rsidRPr="00D71137">
        <w:rPr>
          <w:noProof/>
        </w:rPr>
        <w:drawing>
          <wp:inline distT="0" distB="0" distL="0" distR="0" wp14:anchorId="0E608B40" wp14:editId="28CAC4A2">
            <wp:extent cx="5274310" cy="190996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5274310" cy="1909966"/>
                    </a:xfrm>
                    <a:prstGeom prst="rect">
                      <a:avLst/>
                    </a:prstGeom>
                    <a:noFill/>
                    <a:ln>
                      <a:noFill/>
                    </a:ln>
                  </pic:spPr>
                </pic:pic>
              </a:graphicData>
            </a:graphic>
          </wp:inline>
        </w:drawing>
      </w:r>
    </w:p>
    <w:p w14:paraId="62592623" w14:textId="65F32B71" w:rsidR="0098549A" w:rsidRDefault="00DB727A" w:rsidP="00DB727A">
      <w:pPr>
        <w:pStyle w:val="af7"/>
        <w:jc w:val="center"/>
      </w:pPr>
      <w:bookmarkStart w:id="35" w:name="_Toc35510330"/>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4</w:t>
      </w:r>
      <w:r w:rsidR="0081569F">
        <w:fldChar w:fldCharType="end"/>
      </w:r>
      <w:r w:rsidRPr="00923DD1">
        <w:rPr>
          <w:rFonts w:hint="eastAsia"/>
        </w:rPr>
        <w:t>基图</w:t>
      </w:r>
      <w:r w:rsidRPr="00923DD1">
        <w:t xml:space="preserve">1 ( HBG) </w:t>
      </w:r>
      <w:r w:rsidRPr="00923DD1">
        <w:t>和它的校验矩阵</w:t>
      </w:r>
      <w:r w:rsidRPr="00923DD1">
        <w:t>(Vi,j )</w:t>
      </w:r>
      <w:bookmarkEnd w:id="35"/>
    </w:p>
    <w:p w14:paraId="111901E8" w14:textId="77777777" w:rsidR="00EA45C1" w:rsidRDefault="00AE2CE2" w:rsidP="00EA45C1">
      <w:pPr>
        <w:keepNext/>
        <w:widowControl/>
        <w:jc w:val="left"/>
      </w:pPr>
      <w:r w:rsidRPr="00AE2CE2">
        <w:rPr>
          <w:b/>
          <w:bCs/>
          <w:noProof/>
          <w:kern w:val="44"/>
          <w:sz w:val="44"/>
          <w:szCs w:val="44"/>
        </w:rPr>
        <w:lastRenderedPageBreak/>
        <w:drawing>
          <wp:inline distT="0" distB="0" distL="0" distR="0" wp14:anchorId="05E63F0A" wp14:editId="6D0D2158">
            <wp:extent cx="5274310" cy="40827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5274310" cy="4082725"/>
                    </a:xfrm>
                    <a:prstGeom prst="rect">
                      <a:avLst/>
                    </a:prstGeom>
                    <a:noFill/>
                    <a:ln>
                      <a:noFill/>
                    </a:ln>
                  </pic:spPr>
                </pic:pic>
              </a:graphicData>
            </a:graphic>
          </wp:inline>
        </w:drawing>
      </w:r>
      <w:r w:rsidRPr="00AE2CE2">
        <w:rPr>
          <w:b/>
          <w:bCs/>
          <w:kern w:val="44"/>
          <w:sz w:val="44"/>
          <w:szCs w:val="44"/>
        </w:rPr>
        <w:t xml:space="preserve"> </w:t>
      </w:r>
      <w:r w:rsidRPr="00AE2CE2">
        <w:rPr>
          <w:b/>
          <w:bCs/>
          <w:noProof/>
          <w:kern w:val="44"/>
          <w:sz w:val="44"/>
          <w:szCs w:val="44"/>
        </w:rPr>
        <w:drawing>
          <wp:inline distT="0" distB="0" distL="0" distR="0" wp14:anchorId="2BC52E72" wp14:editId="4693A075">
            <wp:extent cx="5274310" cy="39500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5274310" cy="3950029"/>
                    </a:xfrm>
                    <a:prstGeom prst="rect">
                      <a:avLst/>
                    </a:prstGeom>
                    <a:noFill/>
                    <a:ln>
                      <a:noFill/>
                    </a:ln>
                  </pic:spPr>
                </pic:pic>
              </a:graphicData>
            </a:graphic>
          </wp:inline>
        </w:drawing>
      </w:r>
      <w:r w:rsidR="004C1F83" w:rsidRPr="004C1F83">
        <w:rPr>
          <w:b/>
          <w:bCs/>
          <w:kern w:val="44"/>
          <w:sz w:val="44"/>
          <w:szCs w:val="44"/>
        </w:rPr>
        <w:t xml:space="preserve"> </w:t>
      </w:r>
      <w:r w:rsidR="004C1F83" w:rsidRPr="004C1F83">
        <w:rPr>
          <w:b/>
          <w:bCs/>
          <w:noProof/>
          <w:kern w:val="44"/>
          <w:sz w:val="44"/>
          <w:szCs w:val="44"/>
        </w:rPr>
        <w:lastRenderedPageBreak/>
        <w:drawing>
          <wp:inline distT="0" distB="0" distL="0" distR="0" wp14:anchorId="287F8890" wp14:editId="3FA6D0E8">
            <wp:extent cx="5274310" cy="138946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5274310" cy="1389469"/>
                    </a:xfrm>
                    <a:prstGeom prst="rect">
                      <a:avLst/>
                    </a:prstGeom>
                    <a:noFill/>
                    <a:ln>
                      <a:noFill/>
                    </a:ln>
                  </pic:spPr>
                </pic:pic>
              </a:graphicData>
            </a:graphic>
          </wp:inline>
        </w:drawing>
      </w:r>
    </w:p>
    <w:p w14:paraId="076AD80F" w14:textId="00A75D66" w:rsidR="00EA45C1" w:rsidRDefault="00DB727A" w:rsidP="00DB727A">
      <w:pPr>
        <w:pStyle w:val="af7"/>
        <w:jc w:val="center"/>
        <w:rPr>
          <w:rFonts w:ascii="Times New Roman" w:eastAsia="宋体" w:hAnsi="Times New Roman" w:cs="Times New Roman"/>
          <w:kern w:val="0"/>
          <w:lang w:val="en-GB"/>
        </w:rPr>
      </w:pPr>
      <w:bookmarkStart w:id="36" w:name="_Toc35510331"/>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5</w:t>
      </w:r>
      <w:r w:rsidR="0081569F">
        <w:fldChar w:fldCharType="end"/>
      </w:r>
      <w:r w:rsidRPr="00F34A5C">
        <w:t xml:space="preserve">LDPC </w:t>
      </w:r>
      <w:r w:rsidRPr="00F34A5C">
        <w:t>基图</w:t>
      </w:r>
      <w:r w:rsidRPr="00F34A5C">
        <w:t xml:space="preserve"> 2 (</w:t>
      </w:r>
      <w:r w:rsidR="00FD6BEA" w:rsidRPr="00923DD1">
        <w:t>HBG</w:t>
      </w:r>
      <w:r w:rsidRPr="00F34A5C">
        <w:t xml:space="preserve">) </w:t>
      </w:r>
      <w:r w:rsidRPr="00F34A5C">
        <w:t>和它的校验矩阵</w:t>
      </w:r>
      <w:r w:rsidRPr="00F34A5C">
        <w:t xml:space="preserve">( </w:t>
      </w:r>
      <w:r w:rsidR="00FD6BEA" w:rsidRPr="00923DD1">
        <w:t>Vi,j</w:t>
      </w:r>
      <w:r w:rsidRPr="00F34A5C">
        <w:t>)</w:t>
      </w:r>
      <w:bookmarkEnd w:id="36"/>
    </w:p>
    <w:p w14:paraId="28EF6276" w14:textId="77777777" w:rsidR="00FD3310" w:rsidRDefault="00FD3310">
      <w:pPr>
        <w:widowControl/>
        <w:jc w:val="left"/>
        <w:rPr>
          <w:rFonts w:asciiTheme="majorHAnsi" w:eastAsiaTheme="majorEastAsia" w:hAnsiTheme="majorHAnsi" w:cstheme="majorBidi"/>
          <w:b/>
          <w:bCs/>
          <w:sz w:val="32"/>
          <w:szCs w:val="32"/>
        </w:rPr>
      </w:pPr>
      <w:r>
        <w:br w:type="page"/>
      </w:r>
    </w:p>
    <w:p w14:paraId="02A10663" w14:textId="1B2C85CC" w:rsidR="009A7AE9" w:rsidRPr="00BC3990" w:rsidRDefault="00FD3310" w:rsidP="00A45160">
      <w:pPr>
        <w:pStyle w:val="2"/>
        <w:numPr>
          <w:ilvl w:val="1"/>
          <w:numId w:val="1"/>
        </w:numPr>
        <w:rPr>
          <w:color w:val="FF0000"/>
        </w:rPr>
      </w:pPr>
      <w:bookmarkStart w:id="37" w:name="_Toc35510276"/>
      <w:r w:rsidRPr="00BC3990">
        <w:rPr>
          <w:rFonts w:hint="eastAsia"/>
          <w:color w:val="FF0000"/>
        </w:rPr>
        <w:lastRenderedPageBreak/>
        <w:t>RS</w:t>
      </w:r>
      <w:r w:rsidRPr="00BC3990">
        <w:rPr>
          <w:rFonts w:hint="eastAsia"/>
          <w:color w:val="FF0000"/>
        </w:rPr>
        <w:t>纠错码</w:t>
      </w:r>
      <w:bookmarkEnd w:id="37"/>
    </w:p>
    <w:p w14:paraId="767EBC4F" w14:textId="77777777" w:rsidR="00CD504E" w:rsidRPr="00BC3990" w:rsidRDefault="00346BB2" w:rsidP="009820C4">
      <w:pPr>
        <w:rPr>
          <w:color w:val="FF0000"/>
        </w:rPr>
      </w:pPr>
      <w:r w:rsidRPr="00BC3990">
        <w:rPr>
          <w:color w:val="FF0000"/>
        </w:rPr>
        <w:t>RS</w:t>
      </w:r>
      <w:r w:rsidRPr="00BC3990">
        <w:rPr>
          <w:rFonts w:hint="eastAsia"/>
          <w:color w:val="FF0000"/>
        </w:rPr>
        <w:t>码</w:t>
      </w:r>
      <w:r w:rsidR="00CD504E" w:rsidRPr="00BC3990">
        <w:rPr>
          <w:color w:val="FF0000"/>
        </w:rPr>
        <w:t>是基于有限域的一种编码算法，有限域又称为</w:t>
      </w:r>
      <w:r w:rsidR="00CD504E" w:rsidRPr="00BC3990">
        <w:rPr>
          <w:color w:val="FF0000"/>
        </w:rPr>
        <w:t>Galois Field</w:t>
      </w:r>
      <w:r w:rsidR="00CD504E" w:rsidRPr="00BC3990">
        <w:rPr>
          <w:color w:val="FF0000"/>
        </w:rPr>
        <w:t>，是以法国著名数学家伽罗华（</w:t>
      </w:r>
      <w:r w:rsidR="00CD504E" w:rsidRPr="00BC3990">
        <w:rPr>
          <w:color w:val="FF0000"/>
        </w:rPr>
        <w:t>Galois</w:t>
      </w:r>
      <w:r w:rsidR="00CD504E" w:rsidRPr="00BC3990">
        <w:rPr>
          <w:color w:val="FF0000"/>
        </w:rPr>
        <w:t>）命名的，</w:t>
      </w:r>
      <w:r w:rsidR="007F70D5" w:rsidRPr="00BC3990">
        <w:rPr>
          <w:rFonts w:cs="Times New Roman"/>
          <w:color w:val="FF0000"/>
          <w:lang w:bidi="en-US"/>
        </w:rPr>
        <w:t>RS</w:t>
      </w:r>
      <w:r w:rsidR="007F70D5" w:rsidRPr="00BC3990">
        <w:rPr>
          <w:color w:val="FF0000"/>
        </w:rPr>
        <w:t>码应用于许多前向差错控制</w:t>
      </w:r>
      <w:r w:rsidR="007F70D5" w:rsidRPr="00BC3990">
        <w:rPr>
          <w:rFonts w:cs="宋体" w:hint="eastAsia"/>
          <w:color w:val="FF0000"/>
          <w:lang w:bidi="en-US"/>
        </w:rPr>
        <w:t>（</w:t>
      </w:r>
      <w:r w:rsidR="007F70D5" w:rsidRPr="00BC3990">
        <w:rPr>
          <w:rFonts w:cs="Times New Roman"/>
          <w:color w:val="FF0000"/>
          <w:lang w:bidi="en-US"/>
        </w:rPr>
        <w:t>FEC</w:t>
      </w:r>
      <w:r w:rsidR="007F70D5" w:rsidRPr="00BC3990">
        <w:rPr>
          <w:rFonts w:cs="宋体" w:hint="eastAsia"/>
          <w:color w:val="FF0000"/>
          <w:lang w:bidi="en-US"/>
        </w:rPr>
        <w:t>）</w:t>
      </w:r>
      <w:r w:rsidR="007F70D5" w:rsidRPr="00BC3990">
        <w:rPr>
          <w:color w:val="FF0000"/>
        </w:rPr>
        <w:t>应用以及传输数据在接收之前受到错误干扰的系统，如通信系统</w:t>
      </w:r>
      <w:r w:rsidR="007F70D5" w:rsidRPr="00BC3990">
        <w:rPr>
          <w:rFonts w:hint="eastAsia"/>
          <w:color w:val="FF0000"/>
        </w:rPr>
        <w:t>，</w:t>
      </w:r>
      <w:r w:rsidR="00CD504E" w:rsidRPr="00BC3990">
        <w:rPr>
          <w:color w:val="FF0000"/>
        </w:rPr>
        <w:t>RS code</w:t>
      </w:r>
      <w:r w:rsidR="00CD504E" w:rsidRPr="00BC3990">
        <w:rPr>
          <w:color w:val="FF0000"/>
        </w:rPr>
        <w:t>的编解码定义如下：</w:t>
      </w:r>
      <w:r w:rsidR="00CD504E" w:rsidRPr="00BC3990">
        <w:rPr>
          <w:color w:val="FF0000"/>
        </w:rPr>
        <w:t xml:space="preserve">  </w:t>
      </w:r>
    </w:p>
    <w:p w14:paraId="770B1351" w14:textId="77777777" w:rsidR="009820C4" w:rsidRPr="00BC3990" w:rsidRDefault="00CD504E" w:rsidP="009820C4">
      <w:pPr>
        <w:rPr>
          <w:color w:val="FF0000"/>
        </w:rPr>
      </w:pPr>
      <w:r w:rsidRPr="00BC3990">
        <w:rPr>
          <w:bCs/>
          <w:color w:val="FF0000"/>
        </w:rPr>
        <w:t>编码：</w:t>
      </w:r>
      <w:r w:rsidRPr="00BC3990">
        <w:rPr>
          <w:color w:val="FF0000"/>
        </w:rPr>
        <w:t>给定</w:t>
      </w:r>
      <w:r w:rsidRPr="00BC3990">
        <w:rPr>
          <w:color w:val="FF0000"/>
        </w:rPr>
        <w:t>n</w:t>
      </w:r>
      <w:r w:rsidRPr="00BC3990">
        <w:rPr>
          <w:color w:val="FF0000"/>
        </w:rPr>
        <w:t>个数据块（</w:t>
      </w:r>
      <w:r w:rsidRPr="00BC3990">
        <w:rPr>
          <w:color w:val="FF0000"/>
        </w:rPr>
        <w:t>Data block</w:t>
      </w:r>
      <w:r w:rsidRPr="00BC3990">
        <w:rPr>
          <w:color w:val="FF0000"/>
        </w:rPr>
        <w:t>）</w:t>
      </w:r>
      <w:r w:rsidRPr="00BC3990">
        <w:rPr>
          <w:color w:val="FF0000"/>
        </w:rPr>
        <w:t>D</w:t>
      </w:r>
      <w:r w:rsidRPr="00BC3990">
        <w:rPr>
          <w:color w:val="FF0000"/>
          <w:vertAlign w:val="subscript"/>
        </w:rPr>
        <w:t>1</w:t>
      </w:r>
      <w:r w:rsidRPr="00BC3990">
        <w:rPr>
          <w:color w:val="FF0000"/>
        </w:rPr>
        <w:t>、</w:t>
      </w:r>
      <w:r w:rsidRPr="00BC3990">
        <w:rPr>
          <w:color w:val="FF0000"/>
        </w:rPr>
        <w:t>D</w:t>
      </w:r>
      <w:r w:rsidRPr="00BC3990">
        <w:rPr>
          <w:color w:val="FF0000"/>
          <w:vertAlign w:val="subscript"/>
        </w:rPr>
        <w:t>2</w:t>
      </w:r>
      <w:r w:rsidRPr="00BC3990">
        <w:rPr>
          <w:color w:val="FF0000"/>
        </w:rPr>
        <w:t>……D</w:t>
      </w:r>
      <w:r w:rsidRPr="00BC3990">
        <w:rPr>
          <w:color w:val="FF0000"/>
          <w:vertAlign w:val="subscript"/>
        </w:rPr>
        <w:t>n</w:t>
      </w:r>
      <w:r w:rsidRPr="00BC3990">
        <w:rPr>
          <w:color w:val="FF0000"/>
        </w:rPr>
        <w:t>，和一个正整数</w:t>
      </w:r>
      <w:r w:rsidRPr="00BC3990">
        <w:rPr>
          <w:color w:val="FF0000"/>
        </w:rPr>
        <w:t>m</w:t>
      </w:r>
      <w:r w:rsidRPr="00BC3990">
        <w:rPr>
          <w:color w:val="FF0000"/>
        </w:rPr>
        <w:t>，</w:t>
      </w:r>
      <w:r w:rsidRPr="00BC3990">
        <w:rPr>
          <w:color w:val="FF0000"/>
        </w:rPr>
        <w:t>RS</w:t>
      </w:r>
      <w:r w:rsidRPr="00BC3990">
        <w:rPr>
          <w:color w:val="FF0000"/>
        </w:rPr>
        <w:t>根据</w:t>
      </w:r>
      <w:r w:rsidRPr="00BC3990">
        <w:rPr>
          <w:color w:val="FF0000"/>
        </w:rPr>
        <w:t>n</w:t>
      </w:r>
      <w:r w:rsidRPr="00BC3990">
        <w:rPr>
          <w:color w:val="FF0000"/>
        </w:rPr>
        <w:t>个数据块生成</w:t>
      </w:r>
      <w:r w:rsidRPr="00BC3990">
        <w:rPr>
          <w:color w:val="FF0000"/>
        </w:rPr>
        <w:t>m</w:t>
      </w:r>
      <w:r w:rsidRPr="00BC3990">
        <w:rPr>
          <w:color w:val="FF0000"/>
        </w:rPr>
        <w:t>个编码块（</w:t>
      </w:r>
      <w:r w:rsidRPr="00BC3990">
        <w:rPr>
          <w:color w:val="FF0000"/>
        </w:rPr>
        <w:t>Code block</w:t>
      </w:r>
      <w:r w:rsidRPr="00BC3990">
        <w:rPr>
          <w:color w:val="FF0000"/>
        </w:rPr>
        <w:t>），</w:t>
      </w:r>
      <w:r w:rsidRPr="00BC3990">
        <w:rPr>
          <w:color w:val="FF0000"/>
        </w:rPr>
        <w:t>C</w:t>
      </w:r>
      <w:r w:rsidRPr="00BC3990">
        <w:rPr>
          <w:color w:val="FF0000"/>
          <w:vertAlign w:val="subscript"/>
        </w:rPr>
        <w:t>1</w:t>
      </w:r>
      <w:r w:rsidRPr="00BC3990">
        <w:rPr>
          <w:color w:val="FF0000"/>
        </w:rPr>
        <w:t>、</w:t>
      </w:r>
      <w:r w:rsidRPr="00BC3990">
        <w:rPr>
          <w:color w:val="FF0000"/>
        </w:rPr>
        <w:t>C</w:t>
      </w:r>
      <w:r w:rsidRPr="00BC3990">
        <w:rPr>
          <w:color w:val="FF0000"/>
          <w:vertAlign w:val="subscript"/>
        </w:rPr>
        <w:t>2</w:t>
      </w:r>
      <w:r w:rsidRPr="00BC3990">
        <w:rPr>
          <w:color w:val="FF0000"/>
        </w:rPr>
        <w:t>……C</w:t>
      </w:r>
      <w:r w:rsidRPr="00BC3990">
        <w:rPr>
          <w:color w:val="FF0000"/>
          <w:vertAlign w:val="subscript"/>
        </w:rPr>
        <w:t>m</w:t>
      </w:r>
      <w:r w:rsidRPr="00BC3990">
        <w:rPr>
          <w:color w:val="FF0000"/>
        </w:rPr>
        <w:t>。</w:t>
      </w:r>
    </w:p>
    <w:p w14:paraId="7EF0FB7D" w14:textId="77777777" w:rsidR="00CD504E" w:rsidRPr="00BC3990" w:rsidRDefault="00CD504E" w:rsidP="009820C4">
      <w:pPr>
        <w:rPr>
          <w:color w:val="FF0000"/>
        </w:rPr>
      </w:pPr>
      <w:r w:rsidRPr="00BC3990">
        <w:rPr>
          <w:bCs/>
          <w:color w:val="FF0000"/>
        </w:rPr>
        <w:t>解码：</w:t>
      </w:r>
      <w:r w:rsidRPr="00BC3990">
        <w:rPr>
          <w:color w:val="FF0000"/>
        </w:rPr>
        <w:t>对于任意的</w:t>
      </w:r>
      <w:r w:rsidRPr="00BC3990">
        <w:rPr>
          <w:color w:val="FF0000"/>
        </w:rPr>
        <w:t>n</w:t>
      </w:r>
      <w:r w:rsidRPr="00BC3990">
        <w:rPr>
          <w:color w:val="FF0000"/>
        </w:rPr>
        <w:t>和</w:t>
      </w:r>
      <w:r w:rsidRPr="00BC3990">
        <w:rPr>
          <w:color w:val="FF0000"/>
        </w:rPr>
        <w:t>m</w:t>
      </w:r>
      <w:r w:rsidRPr="00BC3990">
        <w:rPr>
          <w:color w:val="FF0000"/>
        </w:rPr>
        <w:t>，从</w:t>
      </w:r>
      <w:r w:rsidRPr="00BC3990">
        <w:rPr>
          <w:color w:val="FF0000"/>
        </w:rPr>
        <w:t>n</w:t>
      </w:r>
      <w:r w:rsidRPr="00BC3990">
        <w:rPr>
          <w:color w:val="FF0000"/>
        </w:rPr>
        <w:t>个原始数据块和</w:t>
      </w:r>
      <w:r w:rsidRPr="00BC3990">
        <w:rPr>
          <w:color w:val="FF0000"/>
        </w:rPr>
        <w:t>m</w:t>
      </w:r>
      <w:r w:rsidRPr="00BC3990">
        <w:rPr>
          <w:color w:val="FF0000"/>
        </w:rPr>
        <w:t>个编码块中任取</w:t>
      </w:r>
      <w:r w:rsidRPr="00BC3990">
        <w:rPr>
          <w:color w:val="FF0000"/>
        </w:rPr>
        <w:t>n</w:t>
      </w:r>
      <w:r w:rsidRPr="00BC3990">
        <w:rPr>
          <w:color w:val="FF0000"/>
        </w:rPr>
        <w:t>块就能解码出原始数据，即</w:t>
      </w:r>
      <w:r w:rsidRPr="00BC3990">
        <w:rPr>
          <w:color w:val="FF0000"/>
        </w:rPr>
        <w:t>RS</w:t>
      </w:r>
      <w:r w:rsidRPr="00BC3990">
        <w:rPr>
          <w:color w:val="FF0000"/>
        </w:rPr>
        <w:t>最多容忍</w:t>
      </w:r>
      <w:r w:rsidRPr="00BC3990">
        <w:rPr>
          <w:color w:val="FF0000"/>
        </w:rPr>
        <w:t>m</w:t>
      </w:r>
      <w:r w:rsidRPr="00BC3990">
        <w:rPr>
          <w:color w:val="FF0000"/>
        </w:rPr>
        <w:t>个数据块或者编码块同时丢失。</w:t>
      </w:r>
    </w:p>
    <w:p w14:paraId="7DECEE5B" w14:textId="55FBCBF4" w:rsidR="007F70D5" w:rsidRPr="00BC3990" w:rsidRDefault="007F70D5" w:rsidP="009820C4">
      <w:pPr>
        <w:rPr>
          <w:bCs/>
          <w:color w:val="FF0000"/>
        </w:rPr>
      </w:pPr>
      <w:r w:rsidRPr="00BC3990">
        <w:rPr>
          <w:rFonts w:hint="eastAsia"/>
          <w:color w:val="FF0000"/>
        </w:rPr>
        <w:t>本方案中</w:t>
      </w:r>
      <w:r w:rsidR="00BC3990" w:rsidRPr="00BC3990">
        <w:rPr>
          <w:rFonts w:hint="eastAsia"/>
          <w:color w:val="FF0000"/>
        </w:rPr>
        <w:t>一期</w:t>
      </w:r>
      <w:r w:rsidRPr="00BC3990">
        <w:rPr>
          <w:rFonts w:hint="eastAsia"/>
          <w:color w:val="FF0000"/>
        </w:rPr>
        <w:t>RS</w:t>
      </w:r>
      <w:r w:rsidRPr="00BC3990">
        <w:rPr>
          <w:rFonts w:hint="eastAsia"/>
          <w:bCs/>
          <w:color w:val="FF0000"/>
        </w:rPr>
        <w:t>纠错码的硬件设计，采用</w:t>
      </w:r>
      <w:bookmarkStart w:id="38" w:name="_Hlk54942176"/>
      <w:r w:rsidRPr="00BC3990">
        <w:rPr>
          <w:rFonts w:hint="eastAsia"/>
          <w:bCs/>
          <w:color w:val="FF0000"/>
        </w:rPr>
        <w:t>xilinx</w:t>
      </w:r>
      <w:r w:rsidR="00493229" w:rsidRPr="00BC3990">
        <w:rPr>
          <w:bCs/>
          <w:color w:val="FF0000"/>
        </w:rPr>
        <w:t xml:space="preserve"> </w:t>
      </w:r>
      <w:r w:rsidRPr="00BC3990">
        <w:rPr>
          <w:rFonts w:hint="eastAsia"/>
          <w:bCs/>
          <w:color w:val="FF0000"/>
        </w:rPr>
        <w:t>IP</w:t>
      </w:r>
      <w:bookmarkEnd w:id="38"/>
      <w:r w:rsidRPr="00BC3990">
        <w:rPr>
          <w:bCs/>
          <w:color w:val="FF0000"/>
        </w:rPr>
        <w:t xml:space="preserve"> </w:t>
      </w:r>
      <w:r w:rsidRPr="00BC3990">
        <w:rPr>
          <w:rFonts w:hint="eastAsia"/>
          <w:bCs/>
          <w:color w:val="FF0000"/>
        </w:rPr>
        <w:t>core</w:t>
      </w:r>
      <w:r w:rsidRPr="00BC3990">
        <w:rPr>
          <w:rFonts w:hint="eastAsia"/>
          <w:bCs/>
          <w:color w:val="FF0000"/>
        </w:rPr>
        <w:t>实现，详细使用方法参照《</w:t>
      </w:r>
      <w:r w:rsidRPr="00BC3990">
        <w:rPr>
          <w:bCs/>
          <w:color w:val="FF0000"/>
        </w:rPr>
        <w:t>Reed-Solomon Encoder v9.0</w:t>
      </w:r>
      <w:r w:rsidRPr="00BC3990">
        <w:rPr>
          <w:rFonts w:hint="eastAsia"/>
          <w:bCs/>
          <w:color w:val="FF0000"/>
        </w:rPr>
        <w:t xml:space="preserve"> </w:t>
      </w:r>
      <w:r w:rsidRPr="00BC3990">
        <w:rPr>
          <w:bCs/>
          <w:color w:val="FF0000"/>
        </w:rPr>
        <w:t>LogiCORE IP Product Guide</w:t>
      </w:r>
      <w:r w:rsidRPr="00BC3990">
        <w:rPr>
          <w:rFonts w:hint="eastAsia"/>
          <w:bCs/>
          <w:color w:val="FF0000"/>
        </w:rPr>
        <w:t>.</w:t>
      </w:r>
      <w:r w:rsidRPr="00BC3990">
        <w:rPr>
          <w:bCs/>
          <w:color w:val="FF0000"/>
        </w:rPr>
        <w:t>PG025</w:t>
      </w:r>
      <w:r w:rsidRPr="00BC3990">
        <w:rPr>
          <w:rFonts w:hint="eastAsia"/>
          <w:bCs/>
          <w:color w:val="FF0000"/>
        </w:rPr>
        <w:t>》和</w:t>
      </w:r>
      <w:r w:rsidR="002A446C" w:rsidRPr="00BC3990">
        <w:rPr>
          <w:rFonts w:hint="eastAsia"/>
          <w:bCs/>
          <w:color w:val="FF0000"/>
        </w:rPr>
        <w:t>《</w:t>
      </w:r>
      <w:r w:rsidR="002A446C" w:rsidRPr="00BC3990">
        <w:rPr>
          <w:bCs/>
          <w:color w:val="FF0000"/>
        </w:rPr>
        <w:t>Reed-Solomon Decoder v9.0</w:t>
      </w:r>
      <w:r w:rsidR="002A446C" w:rsidRPr="00BC3990">
        <w:rPr>
          <w:rFonts w:hint="eastAsia"/>
          <w:bCs/>
          <w:color w:val="FF0000"/>
        </w:rPr>
        <w:t xml:space="preserve"> </w:t>
      </w:r>
      <w:r w:rsidR="002A446C" w:rsidRPr="00BC3990">
        <w:rPr>
          <w:bCs/>
          <w:color w:val="FF0000"/>
        </w:rPr>
        <w:t>LogiCORE IP Product Guide</w:t>
      </w:r>
      <w:r w:rsidR="002A446C" w:rsidRPr="00BC3990">
        <w:rPr>
          <w:rFonts w:hint="eastAsia"/>
          <w:bCs/>
          <w:color w:val="FF0000"/>
        </w:rPr>
        <w:t>.</w:t>
      </w:r>
      <w:r w:rsidR="002A446C" w:rsidRPr="00BC3990">
        <w:rPr>
          <w:bCs/>
          <w:color w:val="FF0000"/>
        </w:rPr>
        <w:t>PG107</w:t>
      </w:r>
      <w:r w:rsidR="002A446C" w:rsidRPr="00BC3990">
        <w:rPr>
          <w:rFonts w:hint="eastAsia"/>
          <w:bCs/>
          <w:color w:val="FF0000"/>
        </w:rPr>
        <w:t>》</w:t>
      </w:r>
      <w:r w:rsidR="00BC3990" w:rsidRPr="00BC3990">
        <w:rPr>
          <w:rFonts w:hint="eastAsia"/>
          <w:bCs/>
          <w:color w:val="FF0000"/>
        </w:rPr>
        <w:t>。</w:t>
      </w:r>
      <w:r w:rsidR="00BC3990" w:rsidRPr="00BC3990">
        <w:rPr>
          <w:rFonts w:hint="eastAsia"/>
          <w:color w:val="FF0000"/>
        </w:rPr>
        <w:t>二期</w:t>
      </w:r>
      <w:r w:rsidR="00BC3990" w:rsidRPr="00BC3990">
        <w:rPr>
          <w:rFonts w:hint="eastAsia"/>
          <w:color w:val="FF0000"/>
        </w:rPr>
        <w:t>RS</w:t>
      </w:r>
      <w:r w:rsidR="00BC3990" w:rsidRPr="00BC3990">
        <w:rPr>
          <w:rFonts w:hint="eastAsia"/>
          <w:bCs/>
          <w:color w:val="FF0000"/>
        </w:rPr>
        <w:t>纠错码的硬件自研设计以替换</w:t>
      </w:r>
      <w:r w:rsidR="00BC3990" w:rsidRPr="00BC3990">
        <w:rPr>
          <w:rFonts w:hint="eastAsia"/>
          <w:bCs/>
          <w:color w:val="FF0000"/>
        </w:rPr>
        <w:t>xilinx</w:t>
      </w:r>
      <w:r w:rsidR="00BC3990" w:rsidRPr="00BC3990">
        <w:rPr>
          <w:bCs/>
          <w:color w:val="FF0000"/>
        </w:rPr>
        <w:t xml:space="preserve"> </w:t>
      </w:r>
      <w:r w:rsidR="00BC3990" w:rsidRPr="00BC3990">
        <w:rPr>
          <w:rFonts w:hint="eastAsia"/>
          <w:bCs/>
          <w:color w:val="FF0000"/>
        </w:rPr>
        <w:t>RS</w:t>
      </w:r>
      <w:r w:rsidR="00BC3990" w:rsidRPr="00BC3990">
        <w:rPr>
          <w:bCs/>
          <w:color w:val="FF0000"/>
        </w:rPr>
        <w:t xml:space="preserve"> </w:t>
      </w:r>
      <w:r w:rsidR="00BC3990" w:rsidRPr="00BC3990">
        <w:rPr>
          <w:rFonts w:hint="eastAsia"/>
          <w:bCs/>
          <w:color w:val="FF0000"/>
        </w:rPr>
        <w:t>IP</w:t>
      </w:r>
      <w:r w:rsidR="00BC3990" w:rsidRPr="00BC3990">
        <w:rPr>
          <w:bCs/>
          <w:color w:val="FF0000"/>
        </w:rPr>
        <w:t xml:space="preserve"> </w:t>
      </w:r>
      <w:r w:rsidR="00BC3990" w:rsidRPr="00BC3990">
        <w:rPr>
          <w:rFonts w:hint="eastAsia"/>
          <w:bCs/>
          <w:color w:val="FF0000"/>
        </w:rPr>
        <w:t>，</w:t>
      </w:r>
      <w:r w:rsidR="00BC3990" w:rsidRPr="00BC3990">
        <w:rPr>
          <w:rFonts w:hint="eastAsia"/>
          <w:color w:val="FF0000"/>
        </w:rPr>
        <w:t>RS</w:t>
      </w:r>
      <w:r w:rsidR="00BC3990" w:rsidRPr="00BC3990">
        <w:rPr>
          <w:rFonts w:hint="eastAsia"/>
          <w:bCs/>
          <w:color w:val="FF0000"/>
        </w:rPr>
        <w:t>纠错码模块的</w:t>
      </w:r>
      <w:r w:rsidR="00BC3990" w:rsidRPr="00BC3990">
        <w:rPr>
          <w:rFonts w:hint="eastAsia"/>
          <w:color w:val="FF0000"/>
        </w:rPr>
        <w:t>输入输出接口遵循</w:t>
      </w:r>
      <w:r w:rsidR="00BC3990" w:rsidRPr="00BC3990">
        <w:rPr>
          <w:i/>
          <w:iCs/>
          <w:color w:val="FF0000"/>
        </w:rPr>
        <w:t>AXI4-Stream</w:t>
      </w:r>
      <w:r w:rsidR="00BC3990" w:rsidRPr="00BC3990">
        <w:rPr>
          <w:rFonts w:hint="eastAsia"/>
          <w:i/>
          <w:iCs/>
          <w:color w:val="FF0000"/>
        </w:rPr>
        <w:t>，</w:t>
      </w:r>
      <w:r w:rsidR="00BC3990" w:rsidRPr="00BC3990">
        <w:rPr>
          <w:i/>
          <w:iCs/>
          <w:color w:val="FF0000"/>
        </w:rPr>
        <w:t>AXI4-Stream</w:t>
      </w:r>
      <w:r w:rsidR="00BC3990" w:rsidRPr="00BC3990">
        <w:rPr>
          <w:rFonts w:hint="eastAsia"/>
          <w:color w:val="FF0000"/>
        </w:rPr>
        <w:t>接口详细介绍参考</w:t>
      </w:r>
      <w:r w:rsidR="00BC3990" w:rsidRPr="00BC3990">
        <w:rPr>
          <w:rFonts w:hint="eastAsia"/>
          <w:i/>
          <w:iCs/>
          <w:color w:val="FF0000"/>
        </w:rPr>
        <w:t>《</w:t>
      </w:r>
      <w:r w:rsidR="00BC3990" w:rsidRPr="00BC3990">
        <w:rPr>
          <w:i/>
          <w:iCs/>
          <w:color w:val="FF0000"/>
        </w:rPr>
        <w:t>AMBA® AXI4-Stream Protocol Specification</w:t>
      </w:r>
      <w:r w:rsidR="00BC3990" w:rsidRPr="00BC3990">
        <w:rPr>
          <w:rFonts w:hint="eastAsia"/>
          <w:i/>
          <w:iCs/>
          <w:color w:val="FF0000"/>
        </w:rPr>
        <w:t>》</w:t>
      </w:r>
      <w:r w:rsidR="00BC3990" w:rsidRPr="00BC3990">
        <w:rPr>
          <w:rFonts w:hint="eastAsia"/>
          <w:color w:val="FF0000"/>
        </w:rPr>
        <w:t>。</w:t>
      </w:r>
    </w:p>
    <w:p w14:paraId="05811452" w14:textId="283F2169" w:rsidR="00887B44" w:rsidRPr="00BC3990" w:rsidRDefault="003D5692" w:rsidP="001315D8">
      <w:pPr>
        <w:rPr>
          <w:color w:val="FF0000"/>
        </w:rPr>
      </w:pPr>
      <w:r w:rsidRPr="00BC3990">
        <w:rPr>
          <w:rFonts w:hint="eastAsia"/>
          <w:color w:val="FF0000"/>
        </w:rPr>
        <w:t>本方案中符号宽度设置为</w:t>
      </w:r>
      <w:r w:rsidRPr="00BC3990">
        <w:rPr>
          <w:rFonts w:hint="eastAsia"/>
          <w:color w:val="FF0000"/>
        </w:rPr>
        <w:t>8</w:t>
      </w:r>
      <w:r w:rsidRPr="00BC3990">
        <w:rPr>
          <w:rFonts w:hint="eastAsia"/>
          <w:color w:val="FF0000"/>
        </w:rPr>
        <w:t>，有效信息长度</w:t>
      </w:r>
      <w:r w:rsidRPr="00BC3990">
        <w:rPr>
          <w:rFonts w:hint="eastAsia"/>
          <w:color w:val="FF0000"/>
        </w:rPr>
        <w:t>k</w:t>
      </w:r>
      <w:r w:rsidRPr="00BC3990">
        <w:rPr>
          <w:rFonts w:hint="eastAsia"/>
          <w:color w:val="FF0000"/>
        </w:rPr>
        <w:t>设置为</w:t>
      </w:r>
      <w:r w:rsidR="00887B44" w:rsidRPr="00BC3990">
        <w:rPr>
          <w:rFonts w:hint="eastAsia"/>
          <w:color w:val="FF0000"/>
        </w:rPr>
        <w:t>239</w:t>
      </w:r>
      <w:r w:rsidRPr="00BC3990">
        <w:rPr>
          <w:rFonts w:hint="eastAsia"/>
          <w:color w:val="FF0000"/>
        </w:rPr>
        <w:t>，校验符号（</w:t>
      </w:r>
      <w:r w:rsidRPr="00BC3990">
        <w:rPr>
          <w:rFonts w:hint="eastAsia"/>
          <w:color w:val="FF0000"/>
        </w:rPr>
        <w:t>n-k</w:t>
      </w:r>
      <w:r w:rsidRPr="00BC3990">
        <w:rPr>
          <w:rFonts w:hint="eastAsia"/>
          <w:color w:val="FF0000"/>
        </w:rPr>
        <w:t>）设定为</w:t>
      </w:r>
      <w:r w:rsidR="00887B44" w:rsidRPr="00BC3990">
        <w:rPr>
          <w:rFonts w:hint="eastAsia"/>
          <w:color w:val="FF0000"/>
        </w:rPr>
        <w:t>16</w:t>
      </w:r>
      <w:r w:rsidR="00887B44" w:rsidRPr="00BC3990">
        <w:rPr>
          <w:rFonts w:hint="eastAsia"/>
          <w:color w:val="FF0000"/>
        </w:rPr>
        <w:t>，即采用</w:t>
      </w:r>
      <w:r w:rsidR="00887B44" w:rsidRPr="00BC3990">
        <w:rPr>
          <w:rFonts w:hint="eastAsia"/>
          <w:color w:val="FF0000"/>
        </w:rPr>
        <w:t>RS</w:t>
      </w:r>
      <w:r w:rsidR="00F55A69" w:rsidRPr="00BC3990">
        <w:rPr>
          <w:rFonts w:hint="eastAsia"/>
          <w:color w:val="FF0000"/>
        </w:rPr>
        <w:t>(</w:t>
      </w:r>
      <w:r w:rsidR="00887B44" w:rsidRPr="00BC3990">
        <w:rPr>
          <w:rFonts w:hint="eastAsia"/>
          <w:color w:val="FF0000"/>
        </w:rPr>
        <w:t>255</w:t>
      </w:r>
      <w:r w:rsidR="00CB3C58" w:rsidRPr="00BC3990">
        <w:rPr>
          <w:color w:val="FF0000"/>
        </w:rPr>
        <w:t>,</w:t>
      </w:r>
      <w:r w:rsidR="00887B44" w:rsidRPr="00BC3990">
        <w:rPr>
          <w:rFonts w:hint="eastAsia"/>
          <w:color w:val="FF0000"/>
        </w:rPr>
        <w:t>239</w:t>
      </w:r>
      <w:r w:rsidR="00F55A69" w:rsidRPr="00BC3990">
        <w:rPr>
          <w:rFonts w:hint="eastAsia"/>
          <w:color w:val="FF0000"/>
        </w:rPr>
        <w:t>)</w:t>
      </w:r>
      <w:r w:rsidR="00EB58C0" w:rsidRPr="00BC3990">
        <w:rPr>
          <w:rFonts w:hint="eastAsia"/>
          <w:color w:val="FF0000"/>
        </w:rPr>
        <w:t>模式</w:t>
      </w:r>
      <w:r w:rsidR="00887B44" w:rsidRPr="00BC3990">
        <w:rPr>
          <w:rFonts w:hint="eastAsia"/>
          <w:color w:val="FF0000"/>
        </w:rPr>
        <w:t>。</w:t>
      </w:r>
    </w:p>
    <w:p w14:paraId="43F5399F" w14:textId="41E7F408" w:rsidR="00CD504E" w:rsidRDefault="00281BA9" w:rsidP="00A45160">
      <w:pPr>
        <w:pStyle w:val="3"/>
        <w:numPr>
          <w:ilvl w:val="2"/>
          <w:numId w:val="1"/>
        </w:numPr>
      </w:pPr>
      <w:bookmarkStart w:id="39" w:name="_Toc35510277"/>
      <w:r>
        <w:rPr>
          <w:rFonts w:hint="eastAsia"/>
        </w:rPr>
        <w:t>RS</w:t>
      </w:r>
      <w:r>
        <w:rPr>
          <w:rFonts w:hint="eastAsia"/>
        </w:rPr>
        <w:t>编码</w:t>
      </w:r>
      <w:bookmarkEnd w:id="39"/>
    </w:p>
    <w:p w14:paraId="31B06C91" w14:textId="77777777" w:rsidR="009F08B5" w:rsidRPr="009F08B5" w:rsidRDefault="009F08B5" w:rsidP="00A45160">
      <w:pPr>
        <w:pStyle w:val="4"/>
        <w:numPr>
          <w:ilvl w:val="3"/>
          <w:numId w:val="1"/>
        </w:numPr>
      </w:pPr>
      <w:r>
        <w:rPr>
          <w:rFonts w:hint="eastAsia"/>
        </w:rPr>
        <w:t>RS</w:t>
      </w:r>
      <w:r>
        <w:rPr>
          <w:rFonts w:hint="eastAsia"/>
        </w:rPr>
        <w:t>编码原理</w:t>
      </w:r>
    </w:p>
    <w:p w14:paraId="5841CE6A" w14:textId="77952096" w:rsidR="00E44CDE" w:rsidRPr="00E44CDE" w:rsidRDefault="00E44CDE" w:rsidP="00E44CDE">
      <w:r w:rsidRPr="00E44CDE">
        <w:rPr>
          <w:rFonts w:ascii="Times New Roman" w:eastAsia="Times New Roman" w:hAnsi="Times New Roman" w:cs="Times New Roman"/>
          <w:lang w:bidi="en-US"/>
        </w:rPr>
        <w:t>RS</w:t>
      </w:r>
      <w:r w:rsidRPr="00E44CDE">
        <w:t>码是线性分组码，通常用</w:t>
      </w:r>
      <w:r w:rsidRPr="00E44CDE">
        <w:rPr>
          <w:rFonts w:hint="eastAsia"/>
        </w:rPr>
        <w:t>(</w:t>
      </w:r>
      <w:r w:rsidRPr="00E44CDE">
        <w:t>n,k)</w:t>
      </w:r>
      <w:r w:rsidRPr="00E44CDE">
        <w:t>码表示，其中</w:t>
      </w:r>
      <w:r w:rsidRPr="00E44CDE">
        <w:t>n</w:t>
      </w:r>
      <w:r w:rsidRPr="00E44CDE">
        <w:t>是码块中符号总数，</w:t>
      </w:r>
      <w:r w:rsidRPr="00E44CDE">
        <w:rPr>
          <w:rFonts w:hint="eastAsia"/>
        </w:rPr>
        <w:t>k</w:t>
      </w:r>
      <w:r w:rsidRPr="00E44CDE">
        <w:t>是信息符号或数据符号数。</w:t>
      </w:r>
      <w:r w:rsidRPr="00E44CDE">
        <w:rPr>
          <w:rFonts w:ascii="Times New Roman" w:eastAsia="Times New Roman" w:hAnsi="Times New Roman" w:cs="Times New Roman"/>
          <w:lang w:bidi="en-US"/>
        </w:rPr>
        <w:t>RS</w:t>
      </w:r>
      <w:r w:rsidRPr="00E44CDE">
        <w:t>码编码器</w:t>
      </w:r>
      <w:r w:rsidRPr="00E44CDE">
        <w:rPr>
          <w:rFonts w:ascii="Times New Roman" w:eastAsia="Times New Roman" w:hAnsi="Times New Roman" w:cs="Times New Roman"/>
          <w:lang w:bidi="en-US"/>
        </w:rPr>
        <w:t>IP</w:t>
      </w:r>
      <w:r w:rsidRPr="00E44CDE">
        <w:t>核生成系统码，完整的码块由</w:t>
      </w:r>
      <w:r w:rsidRPr="00E44CDE">
        <w:rPr>
          <w:iCs/>
          <w:lang w:bidi="en-US"/>
        </w:rPr>
        <w:t>k</w:t>
      </w:r>
      <w:r w:rsidRPr="00E44CDE">
        <w:t>个信息符号和（</w:t>
      </w:r>
      <w:r w:rsidRPr="00E44CDE">
        <w:t>n-k</w:t>
      </w:r>
      <w:r w:rsidRPr="00E44CDE">
        <w:t>）个校验符号组成。</w:t>
      </w:r>
      <w:r w:rsidR="00CB3541">
        <w:rPr>
          <w:rFonts w:hint="eastAsia"/>
        </w:rPr>
        <w:t>下图</w:t>
      </w:r>
      <w:r w:rsidRPr="00E44CDE">
        <w:t>给出了系统</w:t>
      </w:r>
      <w:r w:rsidRPr="00E44CDE">
        <w:rPr>
          <w:rFonts w:ascii="Times New Roman" w:eastAsia="Times New Roman" w:hAnsi="Times New Roman" w:cs="Times New Roman"/>
          <w:lang w:bidi="en-US"/>
        </w:rPr>
        <w:t>RS</w:t>
      </w:r>
      <w:r w:rsidRPr="00E44CDE">
        <w:t>码的编码结构。</w:t>
      </w:r>
    </w:p>
    <w:p w14:paraId="6F98AD3E" w14:textId="77777777" w:rsidR="00107978" w:rsidRDefault="00E44CDE" w:rsidP="00107978">
      <w:pPr>
        <w:keepNext/>
        <w:jc w:val="center"/>
      </w:pPr>
      <w:r w:rsidRPr="00E44CDE">
        <w:rPr>
          <w:noProof/>
        </w:rPr>
        <w:drawing>
          <wp:inline distT="0" distB="0" distL="0" distR="0" wp14:anchorId="7DA930E4" wp14:editId="5EC58826">
            <wp:extent cx="4207297" cy="1710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4222170" cy="1716532"/>
                    </a:xfrm>
                    <a:prstGeom prst="rect">
                      <a:avLst/>
                    </a:prstGeom>
                    <a:noFill/>
                    <a:ln>
                      <a:noFill/>
                    </a:ln>
                  </pic:spPr>
                </pic:pic>
              </a:graphicData>
            </a:graphic>
          </wp:inline>
        </w:drawing>
      </w:r>
    </w:p>
    <w:p w14:paraId="4F3B2393" w14:textId="6D6EBE55" w:rsidR="00E44CDE" w:rsidRDefault="00DB727A" w:rsidP="00DB727A">
      <w:pPr>
        <w:pStyle w:val="af7"/>
        <w:jc w:val="center"/>
      </w:pPr>
      <w:bookmarkStart w:id="40" w:name="_Ref27140986"/>
      <w:bookmarkStart w:id="41" w:name="_Ref27140938"/>
      <w:bookmarkStart w:id="42" w:name="_Toc35510332"/>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6</w:t>
      </w:r>
      <w:r w:rsidR="0081569F">
        <w:fldChar w:fldCharType="end"/>
      </w:r>
      <w:bookmarkEnd w:id="40"/>
      <w:r w:rsidRPr="00410B93">
        <w:t>RS</w:t>
      </w:r>
      <w:r w:rsidRPr="00410B93">
        <w:t>码编码结构</w:t>
      </w:r>
      <w:bookmarkEnd w:id="41"/>
      <w:bookmarkEnd w:id="42"/>
    </w:p>
    <w:p w14:paraId="2AD0A894" w14:textId="77777777" w:rsidR="00107978" w:rsidRDefault="00107978" w:rsidP="00E44CDE">
      <w:pPr>
        <w:jc w:val="center"/>
      </w:pPr>
    </w:p>
    <w:p w14:paraId="21DFF801" w14:textId="77777777" w:rsidR="00E44CDE" w:rsidRPr="00E44CDE" w:rsidRDefault="00E44CDE" w:rsidP="00C56FE6">
      <w:r w:rsidRPr="00E44CDE">
        <w:t>一个</w:t>
      </w:r>
      <w:r w:rsidRPr="00E44CDE">
        <w:rPr>
          <w:rFonts w:ascii="Times New Roman" w:eastAsia="Times New Roman" w:hAnsi="Times New Roman" w:cs="Times New Roman"/>
          <w:lang w:bidi="en-US"/>
        </w:rPr>
        <w:t>RS</w:t>
      </w:r>
      <w:r w:rsidRPr="00E44CDE">
        <w:t>符号由</w:t>
      </w:r>
      <w:r w:rsidRPr="00E44CDE">
        <w:rPr>
          <w:rFonts w:hint="eastAsia"/>
        </w:rPr>
        <w:t>J</w:t>
      </w:r>
      <w:r w:rsidRPr="00E44CDE">
        <w:t>个比特组成，因此总共有</w:t>
      </w:r>
      <w:r w:rsidRPr="00E44CDE">
        <w:rPr>
          <w:rFonts w:ascii="Times New Roman" w:eastAsia="Times New Roman" w:hAnsi="Times New Roman" w:cs="Times New Roman"/>
        </w:rPr>
        <w:t>2</w:t>
      </w:r>
      <w:r w:rsidRPr="00E44CDE">
        <w:rPr>
          <w:rFonts w:asciiTheme="minorEastAsia" w:hAnsiTheme="minorEastAsia" w:cs="Times New Roman" w:hint="eastAsia"/>
          <w:vertAlign w:val="superscript"/>
        </w:rPr>
        <w:t>J</w:t>
      </w:r>
      <w:r w:rsidRPr="00E44CDE">
        <w:t>个可能的</w:t>
      </w:r>
      <w:r w:rsidRPr="00E44CDE">
        <w:rPr>
          <w:rFonts w:ascii="Times New Roman" w:eastAsia="Times New Roman" w:hAnsi="Times New Roman" w:cs="Times New Roman"/>
          <w:lang w:bidi="en-US"/>
        </w:rPr>
        <w:t>RS</w:t>
      </w:r>
      <w:r w:rsidRPr="00E44CDE">
        <w:t>符号。</w:t>
      </w:r>
      <w:r w:rsidRPr="00E44CDE">
        <w:rPr>
          <w:rFonts w:ascii="Times New Roman" w:eastAsia="Times New Roman" w:hAnsi="Times New Roman" w:cs="Times New Roman"/>
          <w:lang w:bidi="en-US"/>
        </w:rPr>
        <w:t>RS</w:t>
      </w:r>
      <w:r w:rsidRPr="00E44CDE">
        <w:t>码的编码操作和译码操作都是基于</w:t>
      </w:r>
      <w:r w:rsidRPr="00E44CDE">
        <w:rPr>
          <w:rFonts w:ascii="Times New Roman" w:eastAsia="Times New Roman" w:hAnsi="Times New Roman" w:cs="Times New Roman"/>
          <w:lang w:bidi="en-US"/>
        </w:rPr>
        <w:t>RS</w:t>
      </w:r>
      <w:r w:rsidRPr="00E44CDE">
        <w:t>符号而非比特的。</w:t>
      </w:r>
      <w:r w:rsidRPr="00E44CDE">
        <w:rPr>
          <w:rFonts w:ascii="Times New Roman" w:eastAsia="Times New Roman" w:hAnsi="Times New Roman" w:cs="Times New Roman"/>
          <w:lang w:bidi="en-US"/>
        </w:rPr>
        <w:t>RS</w:t>
      </w:r>
      <w:r w:rsidRPr="00E44CDE">
        <w:t>码编码器的输入包括</w:t>
      </w:r>
      <w:r w:rsidRPr="00E44CDE">
        <w:rPr>
          <w:iCs/>
          <w:lang w:bidi="en-US"/>
        </w:rPr>
        <w:t>k</w:t>
      </w:r>
      <w:r w:rsidRPr="00E44CDE">
        <w:rPr>
          <w:rFonts w:ascii="Times New Roman" w:eastAsia="Times New Roman" w:hAnsi="Times New Roman" w:cs="Times New Roman"/>
          <w:lang w:bidi="en-US"/>
        </w:rPr>
        <w:t xml:space="preserve"> </w:t>
      </w:r>
      <w:r w:rsidRPr="00E44CDE">
        <w:rPr>
          <w:rFonts w:ascii="Times New Roman" w:eastAsia="Times New Roman" w:hAnsi="Times New Roman" w:cs="Times New Roman"/>
        </w:rPr>
        <w:t>=2</w:t>
      </w:r>
      <w:r w:rsidRPr="00E44CDE">
        <w:rPr>
          <w:rFonts w:asciiTheme="minorEastAsia" w:hAnsiTheme="minorEastAsia" w:cs="Times New Roman" w:hint="eastAsia"/>
          <w:vertAlign w:val="superscript"/>
        </w:rPr>
        <w:t>J</w:t>
      </w:r>
      <w:r w:rsidRPr="00E44CDE">
        <w:rPr>
          <w:rFonts w:asciiTheme="minorEastAsia" w:hAnsiTheme="minorEastAsia" w:cs="Times New Roman" w:hint="eastAsia"/>
        </w:rPr>
        <w:t>-1</w:t>
      </w:r>
      <w:r w:rsidRPr="00E44CDE">
        <w:rPr>
          <w:rFonts w:ascii="Times New Roman" w:eastAsia="Times New Roman" w:hAnsi="Times New Roman" w:cs="Times New Roman"/>
        </w:rPr>
        <w:t>-2</w:t>
      </w:r>
      <w:r w:rsidRPr="00E44CDE">
        <w:rPr>
          <w:rFonts w:asciiTheme="minorEastAsia" w:hAnsiTheme="minorEastAsia" w:cs="Times New Roman" w:hint="eastAsia"/>
        </w:rPr>
        <w:t>E</w:t>
      </w:r>
      <w:r w:rsidRPr="00E44CDE">
        <w:t>个信息符号</w:t>
      </w:r>
      <w:r w:rsidRPr="00E44CDE">
        <w:rPr>
          <w:iCs/>
          <w:lang w:bidi="en-US"/>
        </w:rPr>
        <w:t>（</w:t>
      </w:r>
      <w:r w:rsidRPr="00E44CDE">
        <w:rPr>
          <w:iCs/>
          <w:lang w:bidi="en-US"/>
        </w:rPr>
        <w:t xml:space="preserve">kJ </w:t>
      </w:r>
      <w:r w:rsidRPr="00E44CDE">
        <w:t>个信息比特），编码输出为</w:t>
      </w:r>
      <w:r w:rsidRPr="00E44CDE">
        <w:rPr>
          <w:rFonts w:hint="eastAsia"/>
        </w:rPr>
        <w:t>n</w:t>
      </w:r>
      <w:r w:rsidRPr="00E44CDE">
        <w:rPr>
          <w:rFonts w:ascii="Times New Roman" w:eastAsia="Times New Roman" w:hAnsi="Times New Roman" w:cs="Times New Roman"/>
        </w:rPr>
        <w:t>=2</w:t>
      </w:r>
      <w:r w:rsidRPr="00E44CDE">
        <w:rPr>
          <w:rFonts w:asciiTheme="minorEastAsia" w:hAnsiTheme="minorEastAsia" w:cs="Times New Roman" w:hint="eastAsia"/>
          <w:vertAlign w:val="superscript"/>
        </w:rPr>
        <w:t>J</w:t>
      </w:r>
      <w:r w:rsidRPr="00E44CDE">
        <w:t>-</w:t>
      </w:r>
      <w:r w:rsidRPr="00E44CDE">
        <w:rPr>
          <w:rFonts w:ascii="Times New Roman" w:eastAsia="Times New Roman" w:hAnsi="Times New Roman" w:cs="Times New Roman"/>
        </w:rPr>
        <w:t>1</w:t>
      </w:r>
      <w:r w:rsidRPr="00E44CDE">
        <w:t>个编码符号，其中前</w:t>
      </w:r>
      <w:r w:rsidRPr="00E44CDE">
        <w:rPr>
          <w:rFonts w:hint="eastAsia"/>
        </w:rPr>
        <w:t>k</w:t>
      </w:r>
      <w:r w:rsidRPr="00E44CDE">
        <w:t>个符号与编码输入的</w:t>
      </w:r>
      <w:r w:rsidRPr="00E44CDE">
        <w:rPr>
          <w:rFonts w:hint="eastAsia"/>
        </w:rPr>
        <w:t>k</w:t>
      </w:r>
      <w:r w:rsidRPr="00E44CDE">
        <w:t>个符号相同，最后输出</w:t>
      </w:r>
      <w:r w:rsidRPr="00E44CDE">
        <w:rPr>
          <w:rFonts w:ascii="Times New Roman" w:eastAsia="Times New Roman" w:hAnsi="Times New Roman" w:cs="Times New Roman"/>
        </w:rPr>
        <w:t>2</w:t>
      </w:r>
      <w:r w:rsidRPr="00E44CDE">
        <w:rPr>
          <w:rFonts w:asciiTheme="minorEastAsia" w:hAnsiTheme="minorEastAsia" w:cs="Times New Roman" w:hint="eastAsia"/>
        </w:rPr>
        <w:t>E</w:t>
      </w:r>
      <w:r w:rsidRPr="00E44CDE">
        <w:t>个校验符号，其中</w:t>
      </w:r>
      <w:r w:rsidRPr="00E44CDE">
        <w:rPr>
          <w:rFonts w:ascii="Times New Roman" w:eastAsia="Times New Roman" w:hAnsi="Times New Roman" w:cs="Times New Roman"/>
          <w:lang w:bidi="en-US"/>
        </w:rPr>
        <w:t>E</w:t>
      </w:r>
      <w:r w:rsidRPr="00E44CDE">
        <w:t>是一个</w:t>
      </w:r>
      <w:r w:rsidRPr="00E44CDE">
        <w:rPr>
          <w:rFonts w:ascii="Times New Roman" w:eastAsia="Times New Roman" w:hAnsi="Times New Roman" w:cs="Times New Roman"/>
          <w:lang w:bidi="en-US"/>
        </w:rPr>
        <w:t>RS</w:t>
      </w:r>
      <w:r w:rsidRPr="00E44CDE">
        <w:t>码字中可纠正的</w:t>
      </w:r>
      <w:r w:rsidRPr="00E44CDE">
        <w:rPr>
          <w:rFonts w:ascii="Times New Roman" w:eastAsia="Times New Roman" w:hAnsi="Times New Roman" w:cs="Times New Roman"/>
          <w:lang w:bidi="en-US"/>
        </w:rPr>
        <w:t>RS</w:t>
      </w:r>
      <w:r w:rsidRPr="00E44CDE">
        <w:t>符号错误。一个</w:t>
      </w:r>
      <w:r w:rsidRPr="00E44CDE">
        <w:rPr>
          <w:rFonts w:ascii="Times New Roman" w:eastAsia="Times New Roman" w:hAnsi="Times New Roman" w:cs="Times New Roman"/>
          <w:lang w:bidi="en-US"/>
        </w:rPr>
        <w:t>RS</w:t>
      </w:r>
      <w:r w:rsidRPr="00E44CDE">
        <w:t>符号有错是指组成符号的</w:t>
      </w:r>
      <w:r w:rsidRPr="00E44CDE">
        <w:rPr>
          <w:rFonts w:hint="eastAsia"/>
        </w:rPr>
        <w:t>J</w:t>
      </w:r>
      <w:r w:rsidRPr="00E44CDE">
        <w:t>个比特中的一个或多个出错。</w:t>
      </w:r>
    </w:p>
    <w:p w14:paraId="283A07B8" w14:textId="77777777" w:rsidR="00E44CDE" w:rsidRPr="00E44CDE" w:rsidRDefault="00E44CDE" w:rsidP="00C56FE6">
      <w:r w:rsidRPr="00E44CDE">
        <w:t>在一个码块中</w:t>
      </w:r>
      <w:r w:rsidRPr="00E44CDE">
        <w:rPr>
          <w:rFonts w:ascii="Times New Roman" w:eastAsia="Times New Roman" w:hAnsi="Times New Roman" w:cs="Times New Roman"/>
          <w:lang w:bidi="en-US"/>
        </w:rPr>
        <w:t>RS</w:t>
      </w:r>
      <w:r w:rsidRPr="00E44CDE">
        <w:t>码能纠正的符号错误的最大值是</w:t>
      </w:r>
      <w:r w:rsidRPr="00E44CDE">
        <w:rPr>
          <w:iCs/>
          <w:lang w:bidi="en-US"/>
        </w:rPr>
        <w:t>t=</w:t>
      </w:r>
      <w:r w:rsidRPr="00E44CDE">
        <w:rPr>
          <w:iCs/>
          <w:lang w:bidi="en-US"/>
        </w:rPr>
        <w:t>（</w:t>
      </w:r>
      <w:r w:rsidRPr="00E44CDE">
        <w:rPr>
          <w:iCs/>
          <w:lang w:bidi="en-US"/>
        </w:rPr>
        <w:t>n-k</w:t>
      </w:r>
      <w:r w:rsidRPr="00E44CDE">
        <w:rPr>
          <w:iCs/>
          <w:lang w:bidi="en-US"/>
        </w:rPr>
        <w:t>）</w:t>
      </w:r>
      <w:r w:rsidRPr="00E44CDE">
        <w:rPr>
          <w:iCs/>
          <w:lang w:bidi="en-US"/>
        </w:rPr>
        <w:t>/2,</w:t>
      </w:r>
      <w:r w:rsidRPr="00E44CDE">
        <w:t>这里一个符号错误中可以包含任意个（不超过符号位宽）比特错误。通常码块符号个数</w:t>
      </w:r>
      <w:r w:rsidRPr="00E44CDE">
        <w:rPr>
          <w:rFonts w:hint="eastAsia"/>
        </w:rPr>
        <w:t>n=2</w:t>
      </w:r>
      <w:r w:rsidRPr="00E44CDE">
        <w:rPr>
          <w:rFonts w:hint="eastAsia"/>
          <w:vertAlign w:val="superscript"/>
        </w:rPr>
        <w:t>（符号位宽）</w:t>
      </w:r>
      <w:r w:rsidRPr="00E44CDE">
        <w:rPr>
          <w:rFonts w:hint="eastAsia"/>
        </w:rPr>
        <w:t>-1</w:t>
      </w:r>
      <w:r w:rsidRPr="00E44CDE">
        <w:rPr>
          <w:rFonts w:hint="eastAsia"/>
        </w:rPr>
        <w:t>，</w:t>
      </w:r>
      <w:r w:rsidRPr="00E44CDE">
        <w:t>如果</w:t>
      </w:r>
      <w:r w:rsidRPr="00E44CDE">
        <w:rPr>
          <w:rFonts w:hint="eastAsia"/>
        </w:rPr>
        <w:t>n</w:t>
      </w:r>
      <w:r w:rsidRPr="00E44CDE">
        <w:t>小于这个</w:t>
      </w:r>
      <w:r w:rsidRPr="00E44CDE">
        <w:lastRenderedPageBreak/>
        <w:t>值，则得到的码为缩短码。</w:t>
      </w:r>
      <w:r w:rsidRPr="00E44CDE">
        <w:rPr>
          <w:rFonts w:ascii="Times New Roman" w:eastAsia="Times New Roman" w:hAnsi="Times New Roman" w:cs="Times New Roman"/>
          <w:lang w:bidi="en-US"/>
        </w:rPr>
        <w:t>RS</w:t>
      </w:r>
      <w:r w:rsidRPr="00E44CDE">
        <w:t>码编码器</w:t>
      </w:r>
      <w:r w:rsidRPr="00E44CDE">
        <w:rPr>
          <w:rFonts w:ascii="Times New Roman" w:eastAsia="Times New Roman" w:hAnsi="Times New Roman" w:cs="Times New Roman"/>
          <w:lang w:bidi="en-US"/>
        </w:rPr>
        <w:t>IP</w:t>
      </w:r>
      <w:r w:rsidRPr="00E44CDE">
        <w:t>核能够处理全长度码和缩短码。每个数据块的编码参数</w:t>
      </w:r>
      <w:r w:rsidRPr="00E44CDE">
        <w:rPr>
          <w:rFonts w:hint="eastAsia"/>
        </w:rPr>
        <w:t>n</w:t>
      </w:r>
      <w:r w:rsidRPr="00E44CDE">
        <w:t>、</w:t>
      </w:r>
      <w:r w:rsidRPr="00E44CDE">
        <w:rPr>
          <w:iCs/>
          <w:lang w:bidi="en-US"/>
        </w:rPr>
        <w:t>k</w:t>
      </w:r>
      <w:r w:rsidRPr="00E44CDE">
        <w:t>和（</w:t>
      </w:r>
      <w:r w:rsidRPr="00E44CDE">
        <w:rPr>
          <w:rFonts w:hint="eastAsia"/>
        </w:rPr>
        <w:t>n-k</w:t>
      </w:r>
      <w:r w:rsidRPr="00E44CDE">
        <w:rPr>
          <w:rFonts w:hint="eastAsia"/>
        </w:rPr>
        <w:t>）</w:t>
      </w:r>
      <w:r w:rsidRPr="00E44CDE">
        <w:t>都是可设置的，分别用</w:t>
      </w:r>
      <w:r w:rsidRPr="00E44CDE">
        <w:rPr>
          <w:rFonts w:ascii="Times New Roman" w:eastAsia="Times New Roman" w:hAnsi="Times New Roman" w:cs="Times New Roman"/>
          <w:lang w:bidi="en-US"/>
        </w:rPr>
        <w:t>n block, k block</w:t>
      </w:r>
      <w:r w:rsidRPr="00E44CDE">
        <w:t>和</w:t>
      </w:r>
      <w:r w:rsidRPr="00E44CDE">
        <w:rPr>
          <w:rFonts w:ascii="Times New Roman" w:eastAsia="Times New Roman" w:hAnsi="Times New Roman" w:cs="Times New Roman"/>
          <w:lang w:bidi="en-US"/>
        </w:rPr>
        <w:t>r block</w:t>
      </w:r>
      <w:r w:rsidRPr="00E44CDE">
        <w:t>表示。</w:t>
      </w:r>
    </w:p>
    <w:p w14:paraId="5546F103" w14:textId="77777777" w:rsidR="00E44CDE" w:rsidRDefault="00E44CDE" w:rsidP="00E44CDE">
      <w:r w:rsidRPr="00E44CDE">
        <w:rPr>
          <w:rFonts w:ascii="Times New Roman" w:eastAsia="Times New Roman" w:hAnsi="Times New Roman" w:cs="Times New Roman"/>
          <w:lang w:bidi="en-US"/>
        </w:rPr>
        <w:t>RS</w:t>
      </w:r>
      <w:r w:rsidRPr="00E44CDE">
        <w:t>码通常用两个多项式表征：域多项式和生成多项式。域多式定义有限域</w:t>
      </w:r>
      <w:r w:rsidRPr="00E44CDE">
        <w:rPr>
          <w:rFonts w:ascii="宋体" w:eastAsia="宋体" w:hAnsi="宋体" w:cs="宋体"/>
          <w:lang w:bidi="en-US"/>
        </w:rPr>
        <w:t>（</w:t>
      </w:r>
      <w:r w:rsidRPr="00E44CDE">
        <w:rPr>
          <w:rFonts w:ascii="Times New Roman" w:eastAsia="Times New Roman" w:hAnsi="Times New Roman" w:cs="Times New Roman"/>
          <w:lang w:bidi="en-US"/>
        </w:rPr>
        <w:t xml:space="preserve">Gabis </w:t>
      </w:r>
      <w:r w:rsidRPr="00E44CDE">
        <w:t>域），生成多项式定义如何生成校验符号，用这两个多项式可以定义任何指定设置的</w:t>
      </w:r>
      <w:r w:rsidRPr="00E44CDE">
        <w:rPr>
          <w:rFonts w:ascii="Times New Roman" w:eastAsia="Times New Roman" w:hAnsi="Times New Roman" w:cs="Times New Roman"/>
          <w:lang w:bidi="en-US"/>
        </w:rPr>
        <w:t>RS</w:t>
      </w:r>
      <w:r w:rsidRPr="00E44CDE">
        <w:t>码。</w:t>
      </w:r>
    </w:p>
    <w:p w14:paraId="1D98F1C2" w14:textId="77777777" w:rsidR="009F08B5" w:rsidRPr="00E44CDE" w:rsidRDefault="009F08B5" w:rsidP="00A45160">
      <w:pPr>
        <w:pStyle w:val="4"/>
        <w:numPr>
          <w:ilvl w:val="3"/>
          <w:numId w:val="1"/>
        </w:numPr>
        <w:jc w:val="left"/>
      </w:pPr>
      <w:r>
        <w:rPr>
          <w:rFonts w:hint="eastAsia"/>
        </w:rPr>
        <w:t>RS</w:t>
      </w:r>
      <w:r>
        <w:t xml:space="preserve"> </w:t>
      </w:r>
      <w:r>
        <w:rPr>
          <w:rFonts w:hint="eastAsia"/>
        </w:rPr>
        <w:t>编码</w:t>
      </w:r>
      <w:r>
        <w:rPr>
          <w:rFonts w:hint="eastAsia"/>
        </w:rPr>
        <w:t>IP</w:t>
      </w:r>
      <w:r w:rsidR="006725BB">
        <w:rPr>
          <w:rFonts w:hint="eastAsia"/>
        </w:rPr>
        <w:t>简介</w:t>
      </w:r>
    </w:p>
    <w:p w14:paraId="0F7F6803" w14:textId="6F2F86DC" w:rsidR="00004BA1" w:rsidRDefault="0042666C" w:rsidP="00004BA1">
      <w:pPr>
        <w:jc w:val="left"/>
        <w:rPr>
          <w:rStyle w:val="transsent"/>
          <w:rFonts w:ascii="Arial" w:hAnsi="Arial" w:cs="Arial"/>
          <w:color w:val="333333"/>
          <w:szCs w:val="21"/>
        </w:rPr>
      </w:pPr>
      <w:r>
        <w:rPr>
          <w:rStyle w:val="transsent"/>
          <w:rFonts w:ascii="Arial" w:hAnsi="Arial" w:cs="Arial"/>
          <w:color w:val="333333"/>
          <w:szCs w:val="21"/>
        </w:rPr>
        <w:t>Reed-Solomon</w:t>
      </w:r>
      <w:r>
        <w:rPr>
          <w:rStyle w:val="transsent"/>
          <w:rFonts w:ascii="Arial" w:hAnsi="Arial" w:cs="Arial"/>
          <w:color w:val="333333"/>
          <w:szCs w:val="21"/>
        </w:rPr>
        <w:t>编码器输入</w:t>
      </w:r>
      <w:r>
        <w:rPr>
          <w:rStyle w:val="transsent"/>
          <w:rFonts w:ascii="Arial" w:hAnsi="Arial" w:cs="Arial"/>
          <w:color w:val="333333"/>
          <w:szCs w:val="21"/>
        </w:rPr>
        <w:t>k</w:t>
      </w:r>
      <w:r>
        <w:rPr>
          <w:rStyle w:val="transsent"/>
          <w:rFonts w:ascii="Arial" w:hAnsi="Arial" w:cs="Arial"/>
          <w:color w:val="333333"/>
          <w:szCs w:val="21"/>
        </w:rPr>
        <w:t>个信息符号并附加</w:t>
      </w:r>
      <w:r>
        <w:rPr>
          <w:rStyle w:val="transsent"/>
          <w:rFonts w:ascii="Arial" w:hAnsi="Arial" w:cs="Arial"/>
          <w:color w:val="333333"/>
          <w:szCs w:val="21"/>
        </w:rPr>
        <w:t>n-k</w:t>
      </w:r>
      <w:r>
        <w:rPr>
          <w:rStyle w:val="transsent"/>
          <w:rFonts w:ascii="Arial" w:hAnsi="Arial" w:cs="Arial"/>
          <w:color w:val="333333"/>
          <w:szCs w:val="21"/>
        </w:rPr>
        <w:t>个校验符号。如</w:t>
      </w:r>
      <w:r w:rsidR="00FC308F">
        <w:rPr>
          <w:rStyle w:val="transsent"/>
          <w:rFonts w:ascii="Arial" w:hAnsi="Arial" w:cs="Arial" w:hint="eastAsia"/>
          <w:color w:val="333333"/>
          <w:szCs w:val="21"/>
        </w:rPr>
        <w:t>下图</w:t>
      </w:r>
      <w:r>
        <w:rPr>
          <w:rStyle w:val="transsent"/>
          <w:rFonts w:ascii="Arial" w:hAnsi="Arial" w:cs="Arial"/>
          <w:color w:val="333333"/>
          <w:szCs w:val="21"/>
        </w:rPr>
        <w:t>所示，</w:t>
      </w:r>
      <w:r>
        <w:rPr>
          <w:rStyle w:val="transsent"/>
          <w:rFonts w:ascii="Arial" w:hAnsi="Arial" w:cs="Arial" w:hint="eastAsia"/>
          <w:color w:val="333333"/>
          <w:szCs w:val="21"/>
        </w:rPr>
        <w:t>在</w:t>
      </w:r>
      <w:r w:rsidR="00FC308F">
        <w:rPr>
          <w:rStyle w:val="transsent"/>
          <w:rFonts w:ascii="Arial" w:hAnsi="Arial" w:cs="Arial" w:hint="eastAsia"/>
          <w:color w:val="333333"/>
          <w:szCs w:val="21"/>
        </w:rPr>
        <w:t>下图</w:t>
      </w:r>
      <w:r>
        <w:rPr>
          <w:rStyle w:val="transsent"/>
          <w:rFonts w:ascii="Arial" w:hAnsi="Arial" w:cs="Arial" w:hint="eastAsia"/>
          <w:color w:val="333333"/>
          <w:szCs w:val="21"/>
        </w:rPr>
        <w:t>中</w:t>
      </w:r>
      <w:r>
        <w:rPr>
          <w:rStyle w:val="transsent"/>
          <w:rFonts w:ascii="Arial" w:hAnsi="Arial" w:cs="Arial"/>
          <w:color w:val="333333"/>
          <w:szCs w:val="21"/>
        </w:rPr>
        <w:t>还展示了符号是如何被解释为多项式系数。生成检查符号</w:t>
      </w:r>
      <w:r>
        <w:rPr>
          <w:rStyle w:val="transsent"/>
          <w:rFonts w:ascii="Arial" w:hAnsi="Arial" w:cs="Arial" w:hint="eastAsia"/>
          <w:color w:val="333333"/>
          <w:szCs w:val="21"/>
        </w:rPr>
        <w:t>并</w:t>
      </w:r>
      <w:r>
        <w:rPr>
          <w:rStyle w:val="transsent"/>
          <w:rFonts w:ascii="Arial" w:hAnsi="Arial" w:cs="Arial"/>
          <w:color w:val="333333"/>
          <w:szCs w:val="21"/>
        </w:rPr>
        <w:t>形成</w:t>
      </w:r>
      <w:r>
        <w:rPr>
          <w:rStyle w:val="transsent"/>
          <w:rFonts w:ascii="Arial" w:hAnsi="Arial" w:cs="Arial"/>
          <w:color w:val="333333"/>
          <w:szCs w:val="21"/>
        </w:rPr>
        <w:t>c(x)</w:t>
      </w:r>
      <w:r>
        <w:rPr>
          <w:rStyle w:val="transsent"/>
          <w:rFonts w:ascii="Arial" w:hAnsi="Arial" w:cs="Arial"/>
          <w:color w:val="333333"/>
          <w:szCs w:val="21"/>
        </w:rPr>
        <w:t>，使</w:t>
      </w:r>
      <w:r>
        <w:rPr>
          <w:rStyle w:val="transsent"/>
          <w:rFonts w:ascii="Arial" w:hAnsi="Arial" w:cs="Arial"/>
          <w:color w:val="333333"/>
          <w:szCs w:val="21"/>
        </w:rPr>
        <w:t>c(x)</w:t>
      </w:r>
      <w:r>
        <w:rPr>
          <w:rStyle w:val="transsent"/>
          <w:rFonts w:ascii="Arial" w:hAnsi="Arial" w:cs="Arial"/>
          <w:color w:val="333333"/>
          <w:szCs w:val="21"/>
        </w:rPr>
        <w:t>能被发生多项式</w:t>
      </w:r>
      <w:r>
        <w:rPr>
          <w:rStyle w:val="transsent"/>
          <w:rFonts w:ascii="Arial" w:hAnsi="Arial" w:cs="Arial"/>
          <w:color w:val="333333"/>
          <w:szCs w:val="21"/>
        </w:rPr>
        <w:t>g(x)</w:t>
      </w:r>
      <w:r>
        <w:rPr>
          <w:rStyle w:val="transsent"/>
          <w:rFonts w:ascii="Arial" w:hAnsi="Arial" w:cs="Arial"/>
          <w:color w:val="333333"/>
          <w:szCs w:val="21"/>
        </w:rPr>
        <w:t>整除。如果接收到的码字不能被</w:t>
      </w:r>
      <w:r>
        <w:rPr>
          <w:rStyle w:val="transsent"/>
          <w:rFonts w:ascii="Arial" w:hAnsi="Arial" w:cs="Arial"/>
          <w:color w:val="333333"/>
          <w:szCs w:val="21"/>
        </w:rPr>
        <w:t>g(x)</w:t>
      </w:r>
      <w:r>
        <w:rPr>
          <w:rStyle w:val="transsent"/>
          <w:rFonts w:ascii="Arial" w:hAnsi="Arial" w:cs="Arial"/>
          <w:color w:val="333333"/>
          <w:szCs w:val="21"/>
        </w:rPr>
        <w:t>整除，代</w:t>
      </w:r>
      <w:r w:rsidR="00B27DA8">
        <w:rPr>
          <w:rStyle w:val="transsent"/>
          <w:rFonts w:ascii="Arial" w:hAnsi="Arial" w:cs="Arial" w:hint="eastAsia"/>
          <w:color w:val="333333"/>
          <w:szCs w:val="21"/>
        </w:rPr>
        <w:t>表</w:t>
      </w:r>
      <w:r>
        <w:rPr>
          <w:rStyle w:val="transsent"/>
          <w:rFonts w:ascii="Arial" w:hAnsi="Arial" w:cs="Arial"/>
          <w:color w:val="333333"/>
          <w:szCs w:val="21"/>
        </w:rPr>
        <w:t>码字包含错误。</w:t>
      </w:r>
    </w:p>
    <w:p w14:paraId="25C5E7F9" w14:textId="77777777" w:rsidR="00107978" w:rsidRDefault="00004BA1" w:rsidP="00107978">
      <w:pPr>
        <w:keepNext/>
        <w:jc w:val="center"/>
      </w:pPr>
      <w:r w:rsidRPr="0042666C">
        <w:rPr>
          <w:rStyle w:val="transsent"/>
          <w:rFonts w:ascii="Arial" w:hAnsi="Arial" w:cs="Arial"/>
          <w:noProof/>
          <w:color w:val="333333"/>
          <w:szCs w:val="21"/>
        </w:rPr>
        <w:drawing>
          <wp:inline distT="0" distB="0" distL="0" distR="0" wp14:anchorId="5B04F43E" wp14:editId="681AD194">
            <wp:extent cx="4186052" cy="15484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4217772" cy="1560228"/>
                    </a:xfrm>
                    <a:prstGeom prst="rect">
                      <a:avLst/>
                    </a:prstGeom>
                    <a:noFill/>
                    <a:ln>
                      <a:noFill/>
                    </a:ln>
                  </pic:spPr>
                </pic:pic>
              </a:graphicData>
            </a:graphic>
          </wp:inline>
        </w:drawing>
      </w:r>
    </w:p>
    <w:p w14:paraId="34610DBB" w14:textId="7EE576D1" w:rsidR="00004BA1" w:rsidRDefault="00DB727A" w:rsidP="00DB727A">
      <w:pPr>
        <w:pStyle w:val="af7"/>
        <w:jc w:val="center"/>
      </w:pPr>
      <w:bookmarkStart w:id="43" w:name="_Ref27141008"/>
      <w:bookmarkStart w:id="44" w:name="_Toc35510333"/>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7</w:t>
      </w:r>
      <w:r w:rsidR="0081569F">
        <w:fldChar w:fldCharType="end"/>
      </w:r>
      <w:bookmarkEnd w:id="43"/>
      <w:r w:rsidRPr="0043315F">
        <w:t>RS</w:t>
      </w:r>
      <w:r w:rsidRPr="0043315F">
        <w:t>码字格式</w:t>
      </w:r>
      <w:bookmarkEnd w:id="44"/>
    </w:p>
    <w:p w14:paraId="290114E4" w14:textId="5ACC6F34" w:rsidR="002A4394" w:rsidRPr="002A4394" w:rsidRDefault="002A4394" w:rsidP="002A4394">
      <w:pPr>
        <w:jc w:val="left"/>
        <w:rPr>
          <w:rFonts w:ascii="Arial" w:hAnsi="Arial" w:cs="Arial"/>
          <w:color w:val="333333"/>
          <w:szCs w:val="21"/>
        </w:rPr>
      </w:pPr>
      <w:r>
        <w:rPr>
          <w:rStyle w:val="transsent"/>
          <w:rFonts w:ascii="Arial" w:hAnsi="Arial" w:cs="Arial" w:hint="eastAsia"/>
          <w:color w:val="333333"/>
          <w:szCs w:val="21"/>
        </w:rPr>
        <w:t>下图</w:t>
      </w:r>
      <w:r>
        <w:rPr>
          <w:rStyle w:val="transsent"/>
          <w:rFonts w:ascii="Arial" w:hAnsi="Arial" w:cs="Arial"/>
          <w:color w:val="333333"/>
          <w:szCs w:val="21"/>
        </w:rPr>
        <w:t>说明了输入数据是如何通过</w:t>
      </w:r>
      <w:r>
        <w:rPr>
          <w:rStyle w:val="transsent"/>
          <w:rFonts w:ascii="Arial" w:hAnsi="Arial" w:cs="Arial" w:hint="eastAsia"/>
          <w:color w:val="333333"/>
          <w:szCs w:val="21"/>
        </w:rPr>
        <w:t>xilinx</w:t>
      </w:r>
      <w:r>
        <w:rPr>
          <w:rStyle w:val="transsent"/>
          <w:rFonts w:ascii="Arial" w:hAnsi="Arial" w:cs="Arial"/>
          <w:color w:val="333333"/>
          <w:szCs w:val="21"/>
        </w:rPr>
        <w:t xml:space="preserve"> </w:t>
      </w:r>
      <w:r>
        <w:rPr>
          <w:rStyle w:val="transsent"/>
          <w:rFonts w:ascii="Arial" w:hAnsi="Arial" w:cs="Arial" w:hint="eastAsia"/>
          <w:color w:val="333333"/>
          <w:szCs w:val="21"/>
        </w:rPr>
        <w:t>IP</w:t>
      </w:r>
      <w:r>
        <w:rPr>
          <w:rStyle w:val="transsent"/>
          <w:rFonts w:ascii="Arial" w:hAnsi="Arial" w:cs="Arial" w:hint="eastAsia"/>
          <w:color w:val="333333"/>
          <w:szCs w:val="21"/>
        </w:rPr>
        <w:t>核</w:t>
      </w:r>
      <w:r>
        <w:rPr>
          <w:rStyle w:val="transsent"/>
          <w:rFonts w:ascii="Arial" w:hAnsi="Arial" w:cs="Arial"/>
          <w:color w:val="333333"/>
          <w:szCs w:val="21"/>
        </w:rPr>
        <w:t>计算校验符号。当</w:t>
      </w:r>
      <w:r>
        <w:rPr>
          <w:rStyle w:val="transsent"/>
          <w:rFonts w:ascii="Arial" w:hAnsi="Arial" w:cs="Arial"/>
          <w:color w:val="333333"/>
          <w:szCs w:val="21"/>
        </w:rPr>
        <w:t>k</w:t>
      </w:r>
      <w:r>
        <w:rPr>
          <w:rStyle w:val="transsent"/>
          <w:rFonts w:ascii="Arial" w:hAnsi="Arial" w:cs="Arial"/>
          <w:color w:val="333333"/>
          <w:szCs w:val="21"/>
        </w:rPr>
        <w:t>个符号被输出时，多路复用器切换并输出</w:t>
      </w:r>
      <w:r>
        <w:rPr>
          <w:rStyle w:val="transsent"/>
          <w:rFonts w:ascii="Arial" w:hAnsi="Arial" w:cs="Arial"/>
          <w:color w:val="333333"/>
          <w:szCs w:val="21"/>
        </w:rPr>
        <w:t>(n-k)</w:t>
      </w:r>
      <w:r>
        <w:rPr>
          <w:rStyle w:val="transsent"/>
          <w:rFonts w:ascii="Arial" w:hAnsi="Arial" w:cs="Arial"/>
          <w:color w:val="333333"/>
          <w:szCs w:val="21"/>
        </w:rPr>
        <w:t>校验符号</w:t>
      </w:r>
    </w:p>
    <w:p w14:paraId="0A588359" w14:textId="77777777" w:rsidR="00DB727A" w:rsidRDefault="00CC7AF7" w:rsidP="00DB727A">
      <w:pPr>
        <w:keepNext/>
        <w:jc w:val="center"/>
      </w:pPr>
      <w:r w:rsidRPr="00CC7AF7">
        <w:rPr>
          <w:rStyle w:val="transsent"/>
          <w:rFonts w:ascii="Arial" w:hAnsi="Arial" w:cs="Arial"/>
          <w:color w:val="333333"/>
          <w:szCs w:val="21"/>
        </w:rPr>
        <w:t xml:space="preserve"> </w:t>
      </w:r>
      <w:r w:rsidRPr="00CC7AF7">
        <w:rPr>
          <w:rStyle w:val="transsent"/>
          <w:rFonts w:ascii="Arial" w:hAnsi="Arial" w:cs="Arial"/>
          <w:noProof/>
          <w:color w:val="333333"/>
          <w:szCs w:val="21"/>
        </w:rPr>
        <w:drawing>
          <wp:inline distT="0" distB="0" distL="0" distR="0" wp14:anchorId="67E6F98C" wp14:editId="23006772">
            <wp:extent cx="4209803" cy="139002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4244844" cy="1401592"/>
                    </a:xfrm>
                    <a:prstGeom prst="rect">
                      <a:avLst/>
                    </a:prstGeom>
                    <a:noFill/>
                    <a:ln>
                      <a:noFill/>
                    </a:ln>
                  </pic:spPr>
                </pic:pic>
              </a:graphicData>
            </a:graphic>
          </wp:inline>
        </w:drawing>
      </w:r>
    </w:p>
    <w:p w14:paraId="00B39A98" w14:textId="5DACDFAF" w:rsidR="00107978" w:rsidRDefault="00DB727A" w:rsidP="00DB727A">
      <w:pPr>
        <w:pStyle w:val="af7"/>
        <w:jc w:val="center"/>
      </w:pPr>
      <w:bookmarkStart w:id="45" w:name="_Ref27141044"/>
      <w:bookmarkStart w:id="46" w:name="_Toc35510334"/>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8</w:t>
      </w:r>
      <w:r w:rsidR="0081569F">
        <w:fldChar w:fldCharType="end"/>
      </w:r>
      <w:bookmarkEnd w:id="45"/>
      <w:r w:rsidRPr="00C02E16">
        <w:t xml:space="preserve">xilinx RS </w:t>
      </w:r>
      <w:r w:rsidRPr="00C02E16">
        <w:t>编码</w:t>
      </w:r>
      <w:r w:rsidRPr="00C02E16">
        <w:t>IP</w:t>
      </w:r>
      <w:r w:rsidRPr="00C02E16">
        <w:t>框图</w:t>
      </w:r>
      <w:bookmarkEnd w:id="46"/>
    </w:p>
    <w:p w14:paraId="053E619C" w14:textId="77777777" w:rsidR="00C6583B" w:rsidRDefault="006725BB" w:rsidP="00A45160">
      <w:pPr>
        <w:pStyle w:val="4"/>
        <w:numPr>
          <w:ilvl w:val="3"/>
          <w:numId w:val="1"/>
        </w:numPr>
      </w:pPr>
      <w:r>
        <w:rPr>
          <w:rFonts w:hint="eastAsia"/>
        </w:rPr>
        <w:lastRenderedPageBreak/>
        <w:t>RS</w:t>
      </w:r>
      <w:r>
        <w:t xml:space="preserve"> </w:t>
      </w:r>
      <w:r>
        <w:rPr>
          <w:rFonts w:hint="eastAsia"/>
        </w:rPr>
        <w:t>编码</w:t>
      </w:r>
      <w:r>
        <w:rPr>
          <w:rFonts w:hint="eastAsia"/>
        </w:rPr>
        <w:t>IP</w:t>
      </w:r>
      <w:r>
        <w:rPr>
          <w:rFonts w:hint="eastAsia"/>
        </w:rPr>
        <w:t>管脚描述</w:t>
      </w:r>
    </w:p>
    <w:p w14:paraId="45334D7A" w14:textId="77777777" w:rsidR="00DB727A" w:rsidRDefault="000A3B64" w:rsidP="00DB727A">
      <w:pPr>
        <w:keepNext/>
        <w:jc w:val="center"/>
      </w:pPr>
      <w:r w:rsidRPr="000A3B64">
        <w:rPr>
          <w:rFonts w:hint="eastAsia"/>
          <w:noProof/>
        </w:rPr>
        <w:drawing>
          <wp:inline distT="0" distB="0" distL="0" distR="0" wp14:anchorId="618D565B" wp14:editId="0636C804">
            <wp:extent cx="3038839" cy="2591522"/>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3050938" cy="2601840"/>
                    </a:xfrm>
                    <a:prstGeom prst="rect">
                      <a:avLst/>
                    </a:prstGeom>
                    <a:noFill/>
                    <a:ln>
                      <a:noFill/>
                    </a:ln>
                  </pic:spPr>
                </pic:pic>
              </a:graphicData>
            </a:graphic>
          </wp:inline>
        </w:drawing>
      </w:r>
    </w:p>
    <w:p w14:paraId="5C30224F" w14:textId="378302F4" w:rsidR="000A3B64" w:rsidRDefault="00DB727A" w:rsidP="00DB727A">
      <w:pPr>
        <w:pStyle w:val="af7"/>
        <w:jc w:val="center"/>
      </w:pPr>
      <w:bookmarkStart w:id="47" w:name="_Toc35510335"/>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9</w:t>
      </w:r>
      <w:r w:rsidR="0081569F">
        <w:fldChar w:fldCharType="end"/>
      </w:r>
      <w:r w:rsidRPr="000A6151">
        <w:t>RS</w:t>
      </w:r>
      <w:r w:rsidRPr="000A6151">
        <w:t>编码</w:t>
      </w:r>
      <w:r w:rsidRPr="000A6151">
        <w:t>IP</w:t>
      </w:r>
      <w:r w:rsidRPr="000A6151">
        <w:t>外部接口</w:t>
      </w:r>
      <w:bookmarkEnd w:id="47"/>
    </w:p>
    <w:p w14:paraId="3DA11B3F" w14:textId="77777777" w:rsidR="00141935" w:rsidRDefault="00141935" w:rsidP="00141935">
      <w:pPr>
        <w:pStyle w:val="af7"/>
        <w:keepNext/>
        <w:jc w:val="center"/>
      </w:pPr>
      <w:bookmarkStart w:id="48" w:name="_Toc35510377"/>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3</w:t>
      </w:r>
      <w:r w:rsidR="0081569F">
        <w:fldChar w:fldCharType="end"/>
      </w:r>
      <w:r w:rsidRPr="00D414E7">
        <w:t xml:space="preserve">RS </w:t>
      </w:r>
      <w:r w:rsidRPr="00D414E7">
        <w:t>编码</w:t>
      </w:r>
      <w:r w:rsidRPr="00D414E7">
        <w:t>IP</w:t>
      </w:r>
      <w:r w:rsidRPr="00D414E7">
        <w:t>管脚描述</w:t>
      </w:r>
      <w:bookmarkEnd w:id="48"/>
    </w:p>
    <w:tbl>
      <w:tblPr>
        <w:tblStyle w:val="a4"/>
        <w:tblW w:w="8522" w:type="dxa"/>
        <w:tblLook w:val="04A0" w:firstRow="1" w:lastRow="0" w:firstColumn="1" w:lastColumn="0" w:noHBand="0" w:noVBand="1"/>
      </w:tblPr>
      <w:tblGrid>
        <w:gridCol w:w="3015"/>
        <w:gridCol w:w="953"/>
        <w:gridCol w:w="692"/>
        <w:gridCol w:w="3862"/>
      </w:tblGrid>
      <w:tr w:rsidR="00560F21" w14:paraId="741056E5" w14:textId="77777777" w:rsidTr="00560F21">
        <w:tc>
          <w:tcPr>
            <w:tcW w:w="2839" w:type="dxa"/>
            <w:vAlign w:val="center"/>
          </w:tcPr>
          <w:p w14:paraId="689F24F6" w14:textId="77777777" w:rsidR="00560F21" w:rsidRPr="009F6C49" w:rsidRDefault="00560F21" w:rsidP="00501114">
            <w:r w:rsidRPr="009F6C49">
              <w:rPr>
                <w:rFonts w:hint="eastAsia"/>
              </w:rPr>
              <w:t>信号</w:t>
            </w:r>
          </w:p>
        </w:tc>
        <w:tc>
          <w:tcPr>
            <w:tcW w:w="955" w:type="dxa"/>
            <w:vAlign w:val="center"/>
          </w:tcPr>
          <w:p w14:paraId="3C59F2D8" w14:textId="77777777" w:rsidR="00560F21" w:rsidRPr="009F6C49" w:rsidRDefault="00560F21" w:rsidP="00501114">
            <w:r w:rsidRPr="009F6C49">
              <w:rPr>
                <w:rFonts w:hint="eastAsia"/>
              </w:rPr>
              <w:t>方向</w:t>
            </w:r>
          </w:p>
        </w:tc>
        <w:tc>
          <w:tcPr>
            <w:tcW w:w="709" w:type="dxa"/>
          </w:tcPr>
          <w:p w14:paraId="61C61D83" w14:textId="77777777" w:rsidR="00560F21" w:rsidRPr="009F6C49" w:rsidRDefault="00560F21" w:rsidP="00501114">
            <w:r w:rsidRPr="009F6C49">
              <w:rPr>
                <w:rFonts w:hint="eastAsia"/>
              </w:rPr>
              <w:t>选择</w:t>
            </w:r>
          </w:p>
        </w:tc>
        <w:tc>
          <w:tcPr>
            <w:tcW w:w="4019" w:type="dxa"/>
            <w:vAlign w:val="center"/>
          </w:tcPr>
          <w:p w14:paraId="08670AA7" w14:textId="77777777" w:rsidR="00560F21" w:rsidRPr="009F6C49" w:rsidRDefault="00560F21" w:rsidP="00501114">
            <w:r w:rsidRPr="009F6C49">
              <w:rPr>
                <w:rFonts w:hint="eastAsia"/>
              </w:rPr>
              <w:t>描述</w:t>
            </w:r>
          </w:p>
        </w:tc>
      </w:tr>
      <w:tr w:rsidR="00560F21" w14:paraId="0E5C23D0" w14:textId="77777777" w:rsidTr="00560F21">
        <w:tc>
          <w:tcPr>
            <w:tcW w:w="2839" w:type="dxa"/>
          </w:tcPr>
          <w:p w14:paraId="31E2922B" w14:textId="77777777" w:rsidR="00560F21" w:rsidRDefault="00560F21" w:rsidP="00501114">
            <w:r>
              <w:t xml:space="preserve">aclk </w:t>
            </w:r>
          </w:p>
        </w:tc>
        <w:tc>
          <w:tcPr>
            <w:tcW w:w="955" w:type="dxa"/>
          </w:tcPr>
          <w:p w14:paraId="5C0E4294" w14:textId="77777777" w:rsidR="00560F21" w:rsidRDefault="00560F21" w:rsidP="00501114">
            <w:r>
              <w:t xml:space="preserve">INPUT </w:t>
            </w:r>
          </w:p>
        </w:tc>
        <w:tc>
          <w:tcPr>
            <w:tcW w:w="709" w:type="dxa"/>
          </w:tcPr>
          <w:p w14:paraId="2A1D0221" w14:textId="77777777" w:rsidR="00560F21" w:rsidRPr="009F6C49" w:rsidRDefault="00560F21" w:rsidP="00501114">
            <w:r w:rsidRPr="009F6C49">
              <w:t xml:space="preserve">No </w:t>
            </w:r>
          </w:p>
        </w:tc>
        <w:tc>
          <w:tcPr>
            <w:tcW w:w="4019" w:type="dxa"/>
          </w:tcPr>
          <w:p w14:paraId="35E78813" w14:textId="77777777" w:rsidR="00560F21" w:rsidRDefault="00560F21" w:rsidP="00501114">
            <w:r w:rsidRPr="004D5A93">
              <w:rPr>
                <w:rFonts w:hint="eastAsia"/>
              </w:rPr>
              <w:t>上升沿有效</w:t>
            </w:r>
            <w:r w:rsidRPr="004D5A93">
              <w:t>的时钟</w:t>
            </w:r>
          </w:p>
        </w:tc>
      </w:tr>
      <w:tr w:rsidR="00560F21" w14:paraId="4C4AB25D" w14:textId="77777777" w:rsidTr="00560F21">
        <w:tc>
          <w:tcPr>
            <w:tcW w:w="2839" w:type="dxa"/>
            <w:vAlign w:val="center"/>
          </w:tcPr>
          <w:p w14:paraId="7FD68D0B" w14:textId="77777777" w:rsidR="00560F21" w:rsidRDefault="00560F21" w:rsidP="00501114">
            <w:r>
              <w:t xml:space="preserve">aclken </w:t>
            </w:r>
          </w:p>
        </w:tc>
        <w:tc>
          <w:tcPr>
            <w:tcW w:w="955" w:type="dxa"/>
            <w:vAlign w:val="center"/>
          </w:tcPr>
          <w:p w14:paraId="64EDDED2" w14:textId="77777777" w:rsidR="00560F21" w:rsidRDefault="00560F21" w:rsidP="00501114">
            <w:r>
              <w:t xml:space="preserve">INPUT </w:t>
            </w:r>
          </w:p>
        </w:tc>
        <w:tc>
          <w:tcPr>
            <w:tcW w:w="709" w:type="dxa"/>
            <w:vAlign w:val="center"/>
          </w:tcPr>
          <w:p w14:paraId="148A1A00" w14:textId="77777777" w:rsidR="00560F21" w:rsidRPr="009F6C49" w:rsidRDefault="00560F21" w:rsidP="00501114">
            <w:r w:rsidRPr="009F6C49">
              <w:t xml:space="preserve">Yes </w:t>
            </w:r>
          </w:p>
        </w:tc>
        <w:tc>
          <w:tcPr>
            <w:tcW w:w="4019" w:type="dxa"/>
            <w:vAlign w:val="center"/>
          </w:tcPr>
          <w:p w14:paraId="11142135" w14:textId="77777777" w:rsidR="00560F21" w:rsidRDefault="00560F21" w:rsidP="00501114">
            <w:r w:rsidRPr="009F6C49">
              <w:t>高电平时钟使</w:t>
            </w:r>
            <w:r w:rsidRPr="009F6C49">
              <w:rPr>
                <w:rFonts w:hint="eastAsia"/>
              </w:rPr>
              <w:t>能</w:t>
            </w:r>
          </w:p>
        </w:tc>
      </w:tr>
      <w:tr w:rsidR="00560F21" w14:paraId="7E01085A" w14:textId="77777777" w:rsidTr="00560F21">
        <w:tc>
          <w:tcPr>
            <w:tcW w:w="2839" w:type="dxa"/>
            <w:vAlign w:val="center"/>
          </w:tcPr>
          <w:p w14:paraId="68A977E5" w14:textId="77777777" w:rsidR="00560F21" w:rsidRDefault="00560F21" w:rsidP="00501114">
            <w:r>
              <w:t xml:space="preserve">aresetn </w:t>
            </w:r>
          </w:p>
        </w:tc>
        <w:tc>
          <w:tcPr>
            <w:tcW w:w="955" w:type="dxa"/>
            <w:vAlign w:val="center"/>
          </w:tcPr>
          <w:p w14:paraId="48696B6D" w14:textId="77777777" w:rsidR="00560F21" w:rsidRDefault="00560F21" w:rsidP="00501114">
            <w:r>
              <w:t xml:space="preserve">INPUT </w:t>
            </w:r>
          </w:p>
        </w:tc>
        <w:tc>
          <w:tcPr>
            <w:tcW w:w="709" w:type="dxa"/>
            <w:vAlign w:val="center"/>
          </w:tcPr>
          <w:p w14:paraId="0F4B0945" w14:textId="77777777" w:rsidR="00560F21" w:rsidRPr="009F6C49" w:rsidRDefault="00560F21" w:rsidP="00501114">
            <w:r w:rsidRPr="009F6C49">
              <w:t xml:space="preserve">Yes </w:t>
            </w:r>
          </w:p>
        </w:tc>
        <w:tc>
          <w:tcPr>
            <w:tcW w:w="4019" w:type="dxa"/>
          </w:tcPr>
          <w:p w14:paraId="4CAF5948" w14:textId="77777777" w:rsidR="00560F21" w:rsidRDefault="00560F21" w:rsidP="00501114">
            <w:r w:rsidRPr="009F6C49">
              <w:rPr>
                <w:rFonts w:hint="eastAsia"/>
              </w:rPr>
              <w:t>低有效</w:t>
            </w:r>
            <w:r w:rsidRPr="009F6C49">
              <w:t>同步</w:t>
            </w:r>
            <w:r w:rsidRPr="009F6C49">
              <w:rPr>
                <w:rFonts w:hint="eastAsia"/>
              </w:rPr>
              <w:t>复位</w:t>
            </w:r>
            <w:r w:rsidRPr="009F6C49">
              <w:t>(</w:t>
            </w:r>
            <w:r w:rsidRPr="009F6C49">
              <w:t>覆盖</w:t>
            </w:r>
            <w:r w:rsidRPr="009F6C49">
              <w:t>aclken)</w:t>
            </w:r>
            <w:r w:rsidRPr="009F6C49">
              <w:t>。</w:t>
            </w:r>
            <w:r w:rsidRPr="004D5A93">
              <w:t>aresetn</w:t>
            </w:r>
            <w:r w:rsidRPr="004D5A93">
              <w:t>必须为至少</w:t>
            </w:r>
            <w:r w:rsidRPr="004D5A93">
              <w:t>2</w:t>
            </w:r>
            <w:r w:rsidRPr="004D5A93">
              <w:t>个时钟周期断言。</w:t>
            </w:r>
          </w:p>
        </w:tc>
      </w:tr>
      <w:tr w:rsidR="00560F21" w14:paraId="349FA11A" w14:textId="77777777" w:rsidTr="00560F21">
        <w:tc>
          <w:tcPr>
            <w:tcW w:w="2839" w:type="dxa"/>
            <w:vAlign w:val="center"/>
          </w:tcPr>
          <w:p w14:paraId="08AA65CD" w14:textId="77777777" w:rsidR="00560F21" w:rsidRDefault="00560F21" w:rsidP="00501114">
            <w:r>
              <w:t xml:space="preserve">s_axis_input_tvalid </w:t>
            </w:r>
          </w:p>
        </w:tc>
        <w:tc>
          <w:tcPr>
            <w:tcW w:w="955" w:type="dxa"/>
            <w:vAlign w:val="center"/>
          </w:tcPr>
          <w:p w14:paraId="0C101BC1" w14:textId="77777777" w:rsidR="00560F21" w:rsidRDefault="00560F21" w:rsidP="00501114">
            <w:r>
              <w:t xml:space="preserve">INPUT </w:t>
            </w:r>
          </w:p>
        </w:tc>
        <w:tc>
          <w:tcPr>
            <w:tcW w:w="709" w:type="dxa"/>
            <w:vAlign w:val="center"/>
          </w:tcPr>
          <w:p w14:paraId="61056A04" w14:textId="77777777" w:rsidR="00560F21" w:rsidRPr="009F6C49" w:rsidRDefault="00560F21" w:rsidP="00501114">
            <w:r w:rsidRPr="009F6C49">
              <w:t xml:space="preserve">No </w:t>
            </w:r>
          </w:p>
        </w:tc>
        <w:tc>
          <w:tcPr>
            <w:tcW w:w="4019" w:type="dxa"/>
            <w:vAlign w:val="center"/>
          </w:tcPr>
          <w:p w14:paraId="27C1106B" w14:textId="77777777" w:rsidR="00560F21" w:rsidRDefault="00560F21" w:rsidP="00501114">
            <w:r w:rsidRPr="009F6C49">
              <w:t>TVALID</w:t>
            </w:r>
            <w:r w:rsidRPr="009F6C49">
              <w:rPr>
                <w:rFonts w:hint="eastAsia"/>
              </w:rPr>
              <w:t>信号针对</w:t>
            </w:r>
            <w:r w:rsidRPr="009F6C49">
              <w:t>S_AXIS_INPUT</w:t>
            </w:r>
            <w:r w:rsidR="00BB237F">
              <w:rPr>
                <w:rFonts w:hint="eastAsia"/>
              </w:rPr>
              <w:t>通道</w:t>
            </w:r>
          </w:p>
        </w:tc>
      </w:tr>
      <w:tr w:rsidR="00560F21" w14:paraId="70D37869" w14:textId="77777777" w:rsidTr="00560F21">
        <w:tc>
          <w:tcPr>
            <w:tcW w:w="2839" w:type="dxa"/>
            <w:vAlign w:val="center"/>
          </w:tcPr>
          <w:p w14:paraId="6AF4402E" w14:textId="77777777" w:rsidR="00560F21" w:rsidRDefault="00560F21" w:rsidP="00501114">
            <w:r>
              <w:t xml:space="preserve">s_axis_input_tready </w:t>
            </w:r>
          </w:p>
        </w:tc>
        <w:tc>
          <w:tcPr>
            <w:tcW w:w="955" w:type="dxa"/>
            <w:vAlign w:val="center"/>
          </w:tcPr>
          <w:p w14:paraId="374F0778" w14:textId="77777777" w:rsidR="00560F21" w:rsidRDefault="00560F21" w:rsidP="00501114">
            <w:r>
              <w:t xml:space="preserve">OUTPUT </w:t>
            </w:r>
          </w:p>
        </w:tc>
        <w:tc>
          <w:tcPr>
            <w:tcW w:w="709" w:type="dxa"/>
            <w:vAlign w:val="center"/>
          </w:tcPr>
          <w:p w14:paraId="6DDE49A7" w14:textId="77777777" w:rsidR="00560F21" w:rsidRPr="009F6C49" w:rsidRDefault="00560F21" w:rsidP="00501114">
            <w:r w:rsidRPr="009F6C49">
              <w:t xml:space="preserve">No </w:t>
            </w:r>
          </w:p>
        </w:tc>
        <w:tc>
          <w:tcPr>
            <w:tcW w:w="4019" w:type="dxa"/>
            <w:vAlign w:val="center"/>
          </w:tcPr>
          <w:p w14:paraId="03BC7B51" w14:textId="77777777" w:rsidR="00560F21" w:rsidRDefault="00560F21" w:rsidP="00501114">
            <w:r>
              <w:t>TREADY</w:t>
            </w:r>
            <w:r w:rsidR="009F1C48" w:rsidRPr="009F6C49">
              <w:rPr>
                <w:rFonts w:hint="eastAsia"/>
              </w:rPr>
              <w:t>信号针对</w:t>
            </w:r>
            <w:r>
              <w:t xml:space="preserve">S_AXIS_INPUT </w:t>
            </w:r>
            <w:r w:rsidR="00BB237F">
              <w:rPr>
                <w:rFonts w:hint="eastAsia"/>
              </w:rPr>
              <w:t>通道</w:t>
            </w:r>
          </w:p>
        </w:tc>
      </w:tr>
      <w:tr w:rsidR="00560F21" w14:paraId="5E816EDE" w14:textId="77777777" w:rsidTr="00560F21">
        <w:tc>
          <w:tcPr>
            <w:tcW w:w="2839" w:type="dxa"/>
            <w:vAlign w:val="center"/>
          </w:tcPr>
          <w:p w14:paraId="7BBF57DD" w14:textId="77777777" w:rsidR="00560F21" w:rsidRDefault="00560F21" w:rsidP="00501114">
            <w:r>
              <w:t xml:space="preserve">s_axis_input_tdata </w:t>
            </w:r>
          </w:p>
        </w:tc>
        <w:tc>
          <w:tcPr>
            <w:tcW w:w="955" w:type="dxa"/>
            <w:vAlign w:val="center"/>
          </w:tcPr>
          <w:p w14:paraId="769AC613" w14:textId="77777777" w:rsidR="00560F21" w:rsidRDefault="00560F21" w:rsidP="00501114">
            <w:r>
              <w:t xml:space="preserve">INPUT </w:t>
            </w:r>
          </w:p>
        </w:tc>
        <w:tc>
          <w:tcPr>
            <w:tcW w:w="709" w:type="dxa"/>
            <w:vAlign w:val="center"/>
          </w:tcPr>
          <w:p w14:paraId="2AADAC6F" w14:textId="77777777" w:rsidR="00560F21" w:rsidRPr="009F6C49" w:rsidRDefault="00560F21" w:rsidP="00501114">
            <w:r w:rsidRPr="009F6C49">
              <w:t xml:space="preserve">No </w:t>
            </w:r>
          </w:p>
        </w:tc>
        <w:tc>
          <w:tcPr>
            <w:tcW w:w="4019" w:type="dxa"/>
            <w:vAlign w:val="center"/>
          </w:tcPr>
          <w:p w14:paraId="63BCD698" w14:textId="5FF4FEC3" w:rsidR="00560F21" w:rsidRDefault="00943CC5" w:rsidP="00501114">
            <w:r w:rsidRPr="009F6C49">
              <w:t>输入数据和擦除标</w:t>
            </w:r>
            <w:r w:rsidRPr="009F6C49">
              <w:rPr>
                <w:rFonts w:hint="eastAsia"/>
              </w:rPr>
              <w:t>志</w:t>
            </w:r>
            <w:r w:rsidRPr="009F6C49">
              <w:t>，如果适用</w:t>
            </w:r>
          </w:p>
        </w:tc>
      </w:tr>
      <w:tr w:rsidR="00560F21" w14:paraId="746B1F26" w14:textId="77777777" w:rsidTr="00560F21">
        <w:tc>
          <w:tcPr>
            <w:tcW w:w="2839" w:type="dxa"/>
            <w:vAlign w:val="center"/>
          </w:tcPr>
          <w:p w14:paraId="268718D6" w14:textId="77777777" w:rsidR="00560F21" w:rsidRDefault="00560F21" w:rsidP="00501114">
            <w:r>
              <w:t xml:space="preserve">s_axis_input_tuser </w:t>
            </w:r>
          </w:p>
        </w:tc>
        <w:tc>
          <w:tcPr>
            <w:tcW w:w="955" w:type="dxa"/>
            <w:vAlign w:val="center"/>
          </w:tcPr>
          <w:p w14:paraId="27D08995" w14:textId="77777777" w:rsidR="00560F21" w:rsidRDefault="00560F21" w:rsidP="00501114">
            <w:r>
              <w:t xml:space="preserve">INPUT </w:t>
            </w:r>
          </w:p>
        </w:tc>
        <w:tc>
          <w:tcPr>
            <w:tcW w:w="709" w:type="dxa"/>
            <w:vAlign w:val="center"/>
          </w:tcPr>
          <w:p w14:paraId="063AE9AE" w14:textId="77777777" w:rsidR="00560F21" w:rsidRPr="009F6C49" w:rsidRDefault="00560F21" w:rsidP="00501114">
            <w:r w:rsidRPr="009F6C49">
              <w:t xml:space="preserve">Yes </w:t>
            </w:r>
          </w:p>
        </w:tc>
        <w:tc>
          <w:tcPr>
            <w:tcW w:w="4019" w:type="dxa"/>
            <w:vAlign w:val="center"/>
          </w:tcPr>
          <w:p w14:paraId="1D2375CE" w14:textId="77777777" w:rsidR="00560F21" w:rsidRDefault="009F1C48" w:rsidP="00501114">
            <w:r w:rsidRPr="009F6C49">
              <w:t>用户位，未修改</w:t>
            </w:r>
            <w:r w:rsidRPr="009F6C49">
              <w:rPr>
                <w:rFonts w:hint="eastAsia"/>
              </w:rPr>
              <w:t>直接旁路输出</w:t>
            </w:r>
            <w:r w:rsidRPr="009F6C49">
              <w:t>，延迟与</w:t>
            </w:r>
            <w:r w:rsidRPr="009F6C49">
              <w:t>s_axis_input_tdata</w:t>
            </w:r>
            <w:r w:rsidRPr="009F6C49">
              <w:t>相同</w:t>
            </w:r>
          </w:p>
        </w:tc>
      </w:tr>
      <w:tr w:rsidR="00560F21" w14:paraId="6628E15C" w14:textId="77777777" w:rsidTr="00560F21">
        <w:tc>
          <w:tcPr>
            <w:tcW w:w="2839" w:type="dxa"/>
            <w:vAlign w:val="center"/>
          </w:tcPr>
          <w:p w14:paraId="4C96E14D" w14:textId="77777777" w:rsidR="00560F21" w:rsidRDefault="00560F21" w:rsidP="00501114">
            <w:r>
              <w:t xml:space="preserve">s_axis_input_tlast </w:t>
            </w:r>
          </w:p>
        </w:tc>
        <w:tc>
          <w:tcPr>
            <w:tcW w:w="955" w:type="dxa"/>
            <w:vAlign w:val="center"/>
          </w:tcPr>
          <w:p w14:paraId="534E2169" w14:textId="77777777" w:rsidR="00560F21" w:rsidRDefault="00560F21" w:rsidP="00501114">
            <w:r>
              <w:t xml:space="preserve">INPUT </w:t>
            </w:r>
          </w:p>
        </w:tc>
        <w:tc>
          <w:tcPr>
            <w:tcW w:w="709" w:type="dxa"/>
            <w:vAlign w:val="center"/>
          </w:tcPr>
          <w:p w14:paraId="77649C32" w14:textId="77777777" w:rsidR="00560F21" w:rsidRPr="009F6C49" w:rsidRDefault="00560F21" w:rsidP="00501114">
            <w:r w:rsidRPr="009F6C49">
              <w:t xml:space="preserve">No </w:t>
            </w:r>
          </w:p>
        </w:tc>
        <w:tc>
          <w:tcPr>
            <w:tcW w:w="4019" w:type="dxa"/>
          </w:tcPr>
          <w:p w14:paraId="69C92F4F" w14:textId="77777777" w:rsidR="009F1C48" w:rsidRDefault="009F1C48" w:rsidP="00501114">
            <w:r w:rsidRPr="009F6C49">
              <w:t>标</w:t>
            </w:r>
            <w:r w:rsidR="004D5A93">
              <w:rPr>
                <w:rFonts w:hint="eastAsia"/>
              </w:rPr>
              <w:t>志</w:t>
            </w:r>
            <w:r w:rsidRPr="009F6C49">
              <w:t>输入块的最后一个符号。仅用于生成事件输出。如果不使用事件输出，则可以将其</w:t>
            </w:r>
            <w:r w:rsidRPr="009F6C49">
              <w:rPr>
                <w:rFonts w:hint="eastAsia"/>
              </w:rPr>
              <w:t>设置</w:t>
            </w:r>
            <w:r w:rsidRPr="009F6C49">
              <w:t>为高或低。</w:t>
            </w:r>
          </w:p>
        </w:tc>
      </w:tr>
      <w:tr w:rsidR="00560F21" w14:paraId="617A5899" w14:textId="77777777" w:rsidTr="00560F21">
        <w:tc>
          <w:tcPr>
            <w:tcW w:w="2839" w:type="dxa"/>
            <w:vAlign w:val="center"/>
          </w:tcPr>
          <w:p w14:paraId="495A6355" w14:textId="77777777" w:rsidR="00560F21" w:rsidRDefault="00560F21" w:rsidP="00501114">
            <w:r>
              <w:t xml:space="preserve">s_axis_ctrl_tvalid </w:t>
            </w:r>
          </w:p>
        </w:tc>
        <w:tc>
          <w:tcPr>
            <w:tcW w:w="955" w:type="dxa"/>
            <w:vAlign w:val="center"/>
          </w:tcPr>
          <w:p w14:paraId="2BA196B6" w14:textId="77777777" w:rsidR="00560F21" w:rsidRDefault="00560F21" w:rsidP="00501114">
            <w:r>
              <w:t xml:space="preserve">INPUT </w:t>
            </w:r>
          </w:p>
        </w:tc>
        <w:tc>
          <w:tcPr>
            <w:tcW w:w="709" w:type="dxa"/>
            <w:vAlign w:val="center"/>
          </w:tcPr>
          <w:p w14:paraId="711F8DFE" w14:textId="77777777" w:rsidR="00560F21" w:rsidRPr="009F6C49" w:rsidRDefault="00560F21" w:rsidP="00501114">
            <w:r w:rsidRPr="009F6C49">
              <w:t xml:space="preserve">Yes </w:t>
            </w:r>
          </w:p>
        </w:tc>
        <w:tc>
          <w:tcPr>
            <w:tcW w:w="4019" w:type="dxa"/>
          </w:tcPr>
          <w:p w14:paraId="62974D38" w14:textId="77777777" w:rsidR="00560F21" w:rsidRDefault="00560F21" w:rsidP="00501114">
            <w:r>
              <w:t xml:space="preserve">TVALID </w:t>
            </w:r>
            <w:r w:rsidR="00BB237F" w:rsidRPr="009F6C49">
              <w:rPr>
                <w:rFonts w:hint="eastAsia"/>
              </w:rPr>
              <w:t>信号针对</w:t>
            </w:r>
            <w:r>
              <w:t xml:space="preserve"> S_AXIS_CTRL</w:t>
            </w:r>
            <w:r w:rsidR="00BB237F">
              <w:rPr>
                <w:rFonts w:hint="eastAsia"/>
              </w:rPr>
              <w:t>通道，</w:t>
            </w:r>
            <w:r w:rsidR="00BB237F" w:rsidRPr="004D5A93">
              <w:t>此通道仅在</w:t>
            </w:r>
            <w:r w:rsidR="00BB237F" w:rsidRPr="004D5A93">
              <w:rPr>
                <w:rFonts w:hint="eastAsia"/>
              </w:rPr>
              <w:t>IP</w:t>
            </w:r>
            <w:r w:rsidR="00BB237F" w:rsidRPr="004D5A93">
              <w:t>核具有可变块长度或检查符号数目时才出现</w:t>
            </w:r>
          </w:p>
        </w:tc>
      </w:tr>
      <w:tr w:rsidR="00560F21" w14:paraId="6F221FC9" w14:textId="77777777" w:rsidTr="00560F21">
        <w:tc>
          <w:tcPr>
            <w:tcW w:w="2839" w:type="dxa"/>
            <w:vAlign w:val="center"/>
          </w:tcPr>
          <w:p w14:paraId="2DA5DE11" w14:textId="77777777" w:rsidR="00560F21" w:rsidRDefault="00560F21" w:rsidP="00501114">
            <w:r>
              <w:t xml:space="preserve">s_axis_ctrl_tready </w:t>
            </w:r>
          </w:p>
        </w:tc>
        <w:tc>
          <w:tcPr>
            <w:tcW w:w="955" w:type="dxa"/>
            <w:vAlign w:val="center"/>
          </w:tcPr>
          <w:p w14:paraId="4F450F03" w14:textId="77777777" w:rsidR="00560F21" w:rsidRDefault="00560F21" w:rsidP="00501114">
            <w:r>
              <w:t xml:space="preserve">OUTPUT </w:t>
            </w:r>
          </w:p>
        </w:tc>
        <w:tc>
          <w:tcPr>
            <w:tcW w:w="709" w:type="dxa"/>
            <w:vAlign w:val="center"/>
          </w:tcPr>
          <w:p w14:paraId="275DC1F4" w14:textId="77777777" w:rsidR="00560F21" w:rsidRPr="009F6C49" w:rsidRDefault="00560F21" w:rsidP="00501114">
            <w:r w:rsidRPr="009F6C49">
              <w:t xml:space="preserve">Yes </w:t>
            </w:r>
          </w:p>
        </w:tc>
        <w:tc>
          <w:tcPr>
            <w:tcW w:w="4019" w:type="dxa"/>
            <w:vAlign w:val="center"/>
          </w:tcPr>
          <w:p w14:paraId="52E67BA4" w14:textId="77777777" w:rsidR="00560F21" w:rsidRDefault="00560F21" w:rsidP="00501114">
            <w:r>
              <w:t>TREADY</w:t>
            </w:r>
            <w:r w:rsidR="00BB237F" w:rsidRPr="009F6C49">
              <w:rPr>
                <w:rFonts w:hint="eastAsia"/>
              </w:rPr>
              <w:t>信号针对</w:t>
            </w:r>
            <w:r>
              <w:t xml:space="preserve">S_AXIS_CTRL </w:t>
            </w:r>
            <w:r w:rsidR="00BB237F">
              <w:rPr>
                <w:rFonts w:hint="eastAsia"/>
              </w:rPr>
              <w:t>通道</w:t>
            </w:r>
          </w:p>
        </w:tc>
      </w:tr>
      <w:tr w:rsidR="00560F21" w14:paraId="4AA930F2" w14:textId="77777777" w:rsidTr="00560F21">
        <w:tc>
          <w:tcPr>
            <w:tcW w:w="2839" w:type="dxa"/>
            <w:vAlign w:val="center"/>
          </w:tcPr>
          <w:p w14:paraId="0B2A60BA" w14:textId="77777777" w:rsidR="00560F21" w:rsidRDefault="00560F21" w:rsidP="00501114">
            <w:r>
              <w:t xml:space="preserve">s_axis_ctrl_tdata </w:t>
            </w:r>
          </w:p>
        </w:tc>
        <w:tc>
          <w:tcPr>
            <w:tcW w:w="955" w:type="dxa"/>
            <w:vAlign w:val="center"/>
          </w:tcPr>
          <w:p w14:paraId="73CD790A" w14:textId="77777777" w:rsidR="00560F21" w:rsidRDefault="00560F21" w:rsidP="00501114">
            <w:r>
              <w:t xml:space="preserve">INPUT </w:t>
            </w:r>
          </w:p>
        </w:tc>
        <w:tc>
          <w:tcPr>
            <w:tcW w:w="709" w:type="dxa"/>
            <w:vAlign w:val="center"/>
          </w:tcPr>
          <w:p w14:paraId="2CA95AB0" w14:textId="77777777" w:rsidR="00560F21" w:rsidRPr="009F6C49" w:rsidRDefault="00560F21" w:rsidP="00501114">
            <w:r w:rsidRPr="009F6C49">
              <w:t xml:space="preserve">Yes </w:t>
            </w:r>
          </w:p>
        </w:tc>
        <w:tc>
          <w:tcPr>
            <w:tcW w:w="4019" w:type="dxa"/>
            <w:vAlign w:val="center"/>
          </w:tcPr>
          <w:p w14:paraId="05D4AACD" w14:textId="77777777" w:rsidR="00BB237F" w:rsidRDefault="00BB237F" w:rsidP="00501114">
            <w:r w:rsidRPr="009F6C49">
              <w:t>检查符号的块长度和数目</w:t>
            </w:r>
            <w:r w:rsidRPr="009F6C49">
              <w:t>(</w:t>
            </w:r>
            <w:r w:rsidRPr="009F6C49">
              <w:t>如适用</w:t>
            </w:r>
            <w:r w:rsidRPr="009F6C49">
              <w:t>)</w:t>
            </w:r>
          </w:p>
        </w:tc>
      </w:tr>
      <w:tr w:rsidR="00560F21" w14:paraId="77DE6739" w14:textId="77777777" w:rsidTr="00560F21">
        <w:tc>
          <w:tcPr>
            <w:tcW w:w="2839" w:type="dxa"/>
            <w:vAlign w:val="center"/>
          </w:tcPr>
          <w:p w14:paraId="57C78FC6" w14:textId="77777777" w:rsidR="00560F21" w:rsidRDefault="00560F21" w:rsidP="00501114">
            <w:r>
              <w:t xml:space="preserve">m_axis_output_tvalid </w:t>
            </w:r>
          </w:p>
        </w:tc>
        <w:tc>
          <w:tcPr>
            <w:tcW w:w="955" w:type="dxa"/>
            <w:vAlign w:val="center"/>
          </w:tcPr>
          <w:p w14:paraId="1DE3934C" w14:textId="77777777" w:rsidR="00560F21" w:rsidRDefault="00560F21" w:rsidP="00501114">
            <w:r>
              <w:t xml:space="preserve">OUTPUT </w:t>
            </w:r>
          </w:p>
        </w:tc>
        <w:tc>
          <w:tcPr>
            <w:tcW w:w="709" w:type="dxa"/>
            <w:vAlign w:val="center"/>
          </w:tcPr>
          <w:p w14:paraId="3E968175" w14:textId="77777777" w:rsidR="00560F21" w:rsidRPr="009F6C49" w:rsidRDefault="00560F21" w:rsidP="00501114">
            <w:r w:rsidRPr="009F6C49">
              <w:t xml:space="preserve">No </w:t>
            </w:r>
          </w:p>
        </w:tc>
        <w:tc>
          <w:tcPr>
            <w:tcW w:w="4019" w:type="dxa"/>
            <w:vAlign w:val="center"/>
          </w:tcPr>
          <w:p w14:paraId="2EF13DD9" w14:textId="77777777" w:rsidR="00560F21" w:rsidRDefault="00560F21" w:rsidP="00501114">
            <w:r>
              <w:t>TVALID</w:t>
            </w:r>
            <w:r w:rsidR="00BB237F" w:rsidRPr="009F6C49">
              <w:rPr>
                <w:rFonts w:hint="eastAsia"/>
              </w:rPr>
              <w:t>信号针对</w:t>
            </w:r>
            <w:r>
              <w:t xml:space="preserve">M_AXIS_OUTPUT </w:t>
            </w:r>
            <w:r w:rsidR="00BB237F">
              <w:rPr>
                <w:rFonts w:hint="eastAsia"/>
              </w:rPr>
              <w:t>通道</w:t>
            </w:r>
          </w:p>
        </w:tc>
      </w:tr>
      <w:tr w:rsidR="00560F21" w14:paraId="333F04F4" w14:textId="77777777" w:rsidTr="00560F21">
        <w:tc>
          <w:tcPr>
            <w:tcW w:w="2839" w:type="dxa"/>
            <w:vAlign w:val="center"/>
          </w:tcPr>
          <w:p w14:paraId="2A2AFB28" w14:textId="77777777" w:rsidR="00560F21" w:rsidRDefault="00560F21" w:rsidP="00501114">
            <w:r>
              <w:t xml:space="preserve">m_axis_output_tready </w:t>
            </w:r>
          </w:p>
        </w:tc>
        <w:tc>
          <w:tcPr>
            <w:tcW w:w="955" w:type="dxa"/>
            <w:vAlign w:val="center"/>
          </w:tcPr>
          <w:p w14:paraId="4DF1F457" w14:textId="77777777" w:rsidR="00560F21" w:rsidRDefault="00560F21" w:rsidP="00501114">
            <w:r>
              <w:t xml:space="preserve">INPUT </w:t>
            </w:r>
          </w:p>
        </w:tc>
        <w:tc>
          <w:tcPr>
            <w:tcW w:w="709" w:type="dxa"/>
            <w:vAlign w:val="center"/>
          </w:tcPr>
          <w:p w14:paraId="56377A08" w14:textId="77777777" w:rsidR="00560F21" w:rsidRPr="009F6C49" w:rsidRDefault="00560F21" w:rsidP="00501114">
            <w:r w:rsidRPr="009F6C49">
              <w:t xml:space="preserve">Yes </w:t>
            </w:r>
          </w:p>
        </w:tc>
        <w:tc>
          <w:tcPr>
            <w:tcW w:w="4019" w:type="dxa"/>
          </w:tcPr>
          <w:p w14:paraId="2951693D" w14:textId="77777777" w:rsidR="00560F21" w:rsidRDefault="00560F21" w:rsidP="00501114">
            <w:r>
              <w:t>TREADY</w:t>
            </w:r>
            <w:r w:rsidR="004D5A93" w:rsidRPr="009F6C49">
              <w:rPr>
                <w:rFonts w:hint="eastAsia"/>
              </w:rPr>
              <w:t>信号针对</w:t>
            </w:r>
            <w:r>
              <w:t>M_AXIS_OUTPUT</w:t>
            </w:r>
            <w:r w:rsidR="004D5A93">
              <w:rPr>
                <w:rFonts w:hint="eastAsia"/>
              </w:rPr>
              <w:t>通道。</w:t>
            </w:r>
            <w:r w:rsidR="001B3A9F">
              <w:rPr>
                <w:rFonts w:hint="eastAsia"/>
              </w:rPr>
              <w:t>设置为高，</w:t>
            </w:r>
            <w:r w:rsidR="004D5A93">
              <w:rPr>
                <w:rFonts w:hint="eastAsia"/>
              </w:rPr>
              <w:t>如果</w:t>
            </w:r>
            <w:r w:rsidR="004D5A93">
              <w:rPr>
                <w:rFonts w:hint="eastAsia"/>
              </w:rPr>
              <w:t>slave</w:t>
            </w:r>
            <w:r w:rsidR="004D5A93">
              <w:rPr>
                <w:rFonts w:hint="eastAsia"/>
              </w:rPr>
              <w:t>永远从</w:t>
            </w:r>
            <w:r w:rsidR="004D5A93">
              <w:t>M_AXIS_OUTPUT</w:t>
            </w:r>
            <w:r w:rsidR="004D5A93">
              <w:rPr>
                <w:rFonts w:hint="eastAsia"/>
              </w:rPr>
              <w:t>接收数据</w:t>
            </w:r>
            <w:r>
              <w:t xml:space="preserve"> </w:t>
            </w:r>
          </w:p>
        </w:tc>
      </w:tr>
      <w:tr w:rsidR="00560F21" w14:paraId="0E548E86" w14:textId="77777777" w:rsidTr="00560F21">
        <w:tc>
          <w:tcPr>
            <w:tcW w:w="2839" w:type="dxa"/>
            <w:vAlign w:val="center"/>
          </w:tcPr>
          <w:p w14:paraId="13ADDC89" w14:textId="77777777" w:rsidR="00560F21" w:rsidRDefault="00560F21" w:rsidP="00235DB2">
            <w:r>
              <w:t xml:space="preserve">m_axis_output_tdata </w:t>
            </w:r>
          </w:p>
        </w:tc>
        <w:tc>
          <w:tcPr>
            <w:tcW w:w="955" w:type="dxa"/>
            <w:vAlign w:val="center"/>
          </w:tcPr>
          <w:p w14:paraId="0FF229B9" w14:textId="77777777" w:rsidR="00560F21" w:rsidRDefault="00560F21" w:rsidP="00235DB2">
            <w:r>
              <w:t xml:space="preserve">OUTPUT </w:t>
            </w:r>
          </w:p>
        </w:tc>
        <w:tc>
          <w:tcPr>
            <w:tcW w:w="709" w:type="dxa"/>
            <w:vAlign w:val="center"/>
          </w:tcPr>
          <w:p w14:paraId="5837494A" w14:textId="77777777" w:rsidR="00560F21" w:rsidRPr="009F6C49" w:rsidRDefault="00560F21" w:rsidP="00235DB2">
            <w:r w:rsidRPr="009F6C49">
              <w:t xml:space="preserve">No </w:t>
            </w:r>
          </w:p>
        </w:tc>
        <w:tc>
          <w:tcPr>
            <w:tcW w:w="4019" w:type="dxa"/>
            <w:vAlign w:val="center"/>
          </w:tcPr>
          <w:p w14:paraId="5C0386BB" w14:textId="77777777" w:rsidR="00560F21" w:rsidRDefault="004D5A93" w:rsidP="00235DB2">
            <w:r w:rsidRPr="009F6C49">
              <w:t>纠正数据输出</w:t>
            </w:r>
          </w:p>
        </w:tc>
      </w:tr>
      <w:tr w:rsidR="00560F21" w14:paraId="3058FA31" w14:textId="77777777" w:rsidTr="00560F21">
        <w:tc>
          <w:tcPr>
            <w:tcW w:w="2839" w:type="dxa"/>
            <w:vAlign w:val="center"/>
          </w:tcPr>
          <w:p w14:paraId="5CEC754F" w14:textId="77777777" w:rsidR="00560F21" w:rsidRDefault="00560F21" w:rsidP="00235DB2">
            <w:r>
              <w:t xml:space="preserve">m_axis_output_tuser </w:t>
            </w:r>
          </w:p>
        </w:tc>
        <w:tc>
          <w:tcPr>
            <w:tcW w:w="955" w:type="dxa"/>
            <w:vAlign w:val="center"/>
          </w:tcPr>
          <w:p w14:paraId="765D2E3D" w14:textId="77777777" w:rsidR="00560F21" w:rsidRDefault="00560F21" w:rsidP="00235DB2">
            <w:r>
              <w:t xml:space="preserve">OUTPUT </w:t>
            </w:r>
          </w:p>
        </w:tc>
        <w:tc>
          <w:tcPr>
            <w:tcW w:w="709" w:type="dxa"/>
            <w:vAlign w:val="center"/>
          </w:tcPr>
          <w:p w14:paraId="6FC3D27E" w14:textId="77777777" w:rsidR="00560F21" w:rsidRPr="009F6C49" w:rsidRDefault="00560F21" w:rsidP="00235DB2">
            <w:r w:rsidRPr="009F6C49">
              <w:t xml:space="preserve">Yes </w:t>
            </w:r>
          </w:p>
        </w:tc>
        <w:tc>
          <w:tcPr>
            <w:tcW w:w="4019" w:type="dxa"/>
            <w:vAlign w:val="center"/>
          </w:tcPr>
          <w:p w14:paraId="466F2130" w14:textId="77777777" w:rsidR="00560F21" w:rsidRDefault="004D5A93" w:rsidP="00235DB2">
            <w:r w:rsidRPr="009F6C49">
              <w:t>s_axis_input_tuser</w:t>
            </w:r>
            <w:r w:rsidRPr="009F6C49">
              <w:t>被</w:t>
            </w:r>
            <w:r w:rsidRPr="009F6C49">
              <w:rPr>
                <w:rFonts w:hint="eastAsia"/>
              </w:rPr>
              <w:t>IP</w:t>
            </w:r>
            <w:r w:rsidRPr="009F6C49">
              <w:rPr>
                <w:rFonts w:hint="eastAsia"/>
              </w:rPr>
              <w:t>核</w:t>
            </w:r>
            <w:r w:rsidRPr="009F6C49">
              <w:t>延迟</w:t>
            </w:r>
          </w:p>
        </w:tc>
      </w:tr>
      <w:tr w:rsidR="00560F21" w14:paraId="7E05A052" w14:textId="77777777" w:rsidTr="00560F21">
        <w:tc>
          <w:tcPr>
            <w:tcW w:w="2839" w:type="dxa"/>
            <w:vAlign w:val="center"/>
          </w:tcPr>
          <w:p w14:paraId="6082F5C7" w14:textId="77777777" w:rsidR="00560F21" w:rsidRDefault="00560F21" w:rsidP="00235DB2">
            <w:r>
              <w:t xml:space="preserve">m_axis_output_tlast </w:t>
            </w:r>
          </w:p>
        </w:tc>
        <w:tc>
          <w:tcPr>
            <w:tcW w:w="955" w:type="dxa"/>
            <w:vAlign w:val="center"/>
          </w:tcPr>
          <w:p w14:paraId="1B1BB42E" w14:textId="77777777" w:rsidR="00560F21" w:rsidRDefault="00560F21" w:rsidP="00235DB2">
            <w:r>
              <w:t xml:space="preserve">OUTPUT </w:t>
            </w:r>
          </w:p>
        </w:tc>
        <w:tc>
          <w:tcPr>
            <w:tcW w:w="709" w:type="dxa"/>
            <w:vAlign w:val="center"/>
          </w:tcPr>
          <w:p w14:paraId="10DBF6DF" w14:textId="77777777" w:rsidR="00560F21" w:rsidRPr="009F6C49" w:rsidRDefault="00560F21" w:rsidP="00235DB2">
            <w:r w:rsidRPr="009F6C49">
              <w:t xml:space="preserve">No </w:t>
            </w:r>
          </w:p>
        </w:tc>
        <w:tc>
          <w:tcPr>
            <w:tcW w:w="4019" w:type="dxa"/>
            <w:vAlign w:val="center"/>
          </w:tcPr>
          <w:p w14:paraId="619A784A" w14:textId="77777777" w:rsidR="00560F21" w:rsidRDefault="004D5A93" w:rsidP="00235DB2">
            <w:r w:rsidRPr="009F6C49">
              <w:t>当最后一个通道的最后一个符号在</w:t>
            </w:r>
            <w:r w:rsidRPr="009F6C49">
              <w:lastRenderedPageBreak/>
              <w:t>m_axis_output_tdata</w:t>
            </w:r>
            <w:r w:rsidRPr="009F6C49">
              <w:t>上时为高</w:t>
            </w:r>
          </w:p>
        </w:tc>
      </w:tr>
      <w:tr w:rsidR="00560F21" w14:paraId="18C20802" w14:textId="77777777" w:rsidTr="00560F21">
        <w:tc>
          <w:tcPr>
            <w:tcW w:w="2839" w:type="dxa"/>
            <w:vAlign w:val="center"/>
          </w:tcPr>
          <w:p w14:paraId="38E46A24" w14:textId="77777777" w:rsidR="00560F21" w:rsidRDefault="00560F21" w:rsidP="00235DB2">
            <w:r>
              <w:lastRenderedPageBreak/>
              <w:t xml:space="preserve">event_s_input_tlast_missing </w:t>
            </w:r>
          </w:p>
        </w:tc>
        <w:tc>
          <w:tcPr>
            <w:tcW w:w="955" w:type="dxa"/>
            <w:vAlign w:val="center"/>
          </w:tcPr>
          <w:p w14:paraId="2DC8C6C3" w14:textId="77777777" w:rsidR="00560F21" w:rsidRDefault="00560F21" w:rsidP="00235DB2">
            <w:r>
              <w:t xml:space="preserve">OUTPUT </w:t>
            </w:r>
          </w:p>
        </w:tc>
        <w:tc>
          <w:tcPr>
            <w:tcW w:w="709" w:type="dxa"/>
            <w:vAlign w:val="center"/>
          </w:tcPr>
          <w:p w14:paraId="0A7DFEF6" w14:textId="77777777" w:rsidR="00560F21" w:rsidRPr="009F6C49" w:rsidRDefault="00560F21" w:rsidP="00235DB2">
            <w:r w:rsidRPr="009F6C49">
              <w:t xml:space="preserve">No </w:t>
            </w:r>
          </w:p>
        </w:tc>
        <w:tc>
          <w:tcPr>
            <w:tcW w:w="4019" w:type="dxa"/>
          </w:tcPr>
          <w:p w14:paraId="1EAAC7DC" w14:textId="77777777" w:rsidR="00560F21" w:rsidRDefault="004D5A93" w:rsidP="00235DB2">
            <w:r w:rsidRPr="009F6C49">
              <w:t>标</w:t>
            </w:r>
            <w:r w:rsidRPr="009F6C49">
              <w:rPr>
                <w:rFonts w:hint="eastAsia"/>
              </w:rPr>
              <w:t>志</w:t>
            </w:r>
            <w:r w:rsidRPr="009F6C49">
              <w:t>s_axis_input_tlast</w:t>
            </w:r>
            <w:r w:rsidRPr="009F6C49">
              <w:t>在预期的时候没有被断言。如果不需要，保持不连接。</w:t>
            </w:r>
          </w:p>
        </w:tc>
      </w:tr>
      <w:tr w:rsidR="00560F21" w14:paraId="0F136474" w14:textId="77777777" w:rsidTr="00560F21">
        <w:tc>
          <w:tcPr>
            <w:tcW w:w="2839" w:type="dxa"/>
            <w:vAlign w:val="center"/>
          </w:tcPr>
          <w:p w14:paraId="66B9FA55" w14:textId="77777777" w:rsidR="00560F21" w:rsidRDefault="00560F21" w:rsidP="00235DB2">
            <w:r>
              <w:t xml:space="preserve">event_s_input_tlast_unexpected </w:t>
            </w:r>
          </w:p>
        </w:tc>
        <w:tc>
          <w:tcPr>
            <w:tcW w:w="955" w:type="dxa"/>
            <w:vAlign w:val="center"/>
          </w:tcPr>
          <w:p w14:paraId="07C58545" w14:textId="77777777" w:rsidR="00560F21" w:rsidRDefault="00560F21" w:rsidP="00235DB2">
            <w:r>
              <w:t xml:space="preserve">OUTPUT </w:t>
            </w:r>
          </w:p>
        </w:tc>
        <w:tc>
          <w:tcPr>
            <w:tcW w:w="709" w:type="dxa"/>
            <w:vAlign w:val="center"/>
          </w:tcPr>
          <w:p w14:paraId="3F965B3E" w14:textId="77777777" w:rsidR="00560F21" w:rsidRPr="009F6C49" w:rsidRDefault="00560F21" w:rsidP="00235DB2">
            <w:r w:rsidRPr="009F6C49">
              <w:t xml:space="preserve">No </w:t>
            </w:r>
          </w:p>
        </w:tc>
        <w:tc>
          <w:tcPr>
            <w:tcW w:w="4019" w:type="dxa"/>
          </w:tcPr>
          <w:p w14:paraId="063735B0" w14:textId="77777777" w:rsidR="00560F21" w:rsidRDefault="004D5A93" w:rsidP="00235DB2">
            <w:r w:rsidRPr="009F6C49">
              <w:t>标</w:t>
            </w:r>
            <w:r w:rsidRPr="009F6C49">
              <w:rPr>
                <w:rFonts w:hint="eastAsia"/>
              </w:rPr>
              <w:t>志</w:t>
            </w:r>
            <w:r w:rsidRPr="009F6C49">
              <w:t>s_axis_input_tlast</w:t>
            </w:r>
            <w:r w:rsidRPr="009F6C49">
              <w:t>在非预期时被断言。如果不需要，保持不连接。</w:t>
            </w:r>
          </w:p>
        </w:tc>
      </w:tr>
      <w:tr w:rsidR="00560F21" w14:paraId="420D4B02" w14:textId="77777777" w:rsidTr="00560F21">
        <w:tc>
          <w:tcPr>
            <w:tcW w:w="2839" w:type="dxa"/>
            <w:vAlign w:val="center"/>
          </w:tcPr>
          <w:p w14:paraId="76015C80" w14:textId="77777777" w:rsidR="00560F21" w:rsidRDefault="00560F21" w:rsidP="00235DB2">
            <w:r>
              <w:t xml:space="preserve">event_s_ctrl_tdata_invalid </w:t>
            </w:r>
          </w:p>
        </w:tc>
        <w:tc>
          <w:tcPr>
            <w:tcW w:w="955" w:type="dxa"/>
            <w:vAlign w:val="center"/>
          </w:tcPr>
          <w:p w14:paraId="2D469AB4" w14:textId="77777777" w:rsidR="00560F21" w:rsidRDefault="00560F21" w:rsidP="00235DB2">
            <w:r>
              <w:t xml:space="preserve">OUTPUT </w:t>
            </w:r>
          </w:p>
        </w:tc>
        <w:tc>
          <w:tcPr>
            <w:tcW w:w="709" w:type="dxa"/>
            <w:vAlign w:val="center"/>
          </w:tcPr>
          <w:p w14:paraId="08A9BD24" w14:textId="77777777" w:rsidR="00560F21" w:rsidRPr="009F6C49" w:rsidRDefault="00560F21" w:rsidP="00235DB2">
            <w:r w:rsidRPr="009F6C49">
              <w:t xml:space="preserve">No </w:t>
            </w:r>
          </w:p>
        </w:tc>
        <w:tc>
          <w:tcPr>
            <w:tcW w:w="4019" w:type="dxa"/>
          </w:tcPr>
          <w:p w14:paraId="72C9C812" w14:textId="77777777" w:rsidR="00560F21" w:rsidRDefault="004D5A93" w:rsidP="00235DB2">
            <w:r w:rsidRPr="009F6C49">
              <w:rPr>
                <w:rFonts w:hint="eastAsia"/>
              </w:rPr>
              <w:t>标志</w:t>
            </w:r>
            <w:r w:rsidRPr="009F6C49">
              <w:t>s_axis_ctrl_tdata</w:t>
            </w:r>
            <w:r w:rsidRPr="009F6C49">
              <w:t>上提供的值是非法的。如果</w:t>
            </w:r>
            <w:r w:rsidRPr="009F6C49">
              <w:rPr>
                <w:rFonts w:hint="eastAsia"/>
              </w:rPr>
              <w:t>被</w:t>
            </w:r>
            <w:r w:rsidRPr="009F6C49">
              <w:t>断言，</w:t>
            </w:r>
            <w:r w:rsidRPr="009F6C49">
              <w:rPr>
                <w:rFonts w:hint="eastAsia"/>
              </w:rPr>
              <w:t>IP</w:t>
            </w:r>
            <w:r w:rsidRPr="009F6C49">
              <w:rPr>
                <w:rFonts w:hint="eastAsia"/>
              </w:rPr>
              <w:t>核</w:t>
            </w:r>
            <w:r w:rsidRPr="009F6C49">
              <w:t>必须重置。如果不需要，保持不连接。</w:t>
            </w:r>
          </w:p>
        </w:tc>
      </w:tr>
    </w:tbl>
    <w:p w14:paraId="130357EF" w14:textId="77777777" w:rsidR="00C34671" w:rsidRDefault="004E6D13" w:rsidP="00A45160">
      <w:pPr>
        <w:pStyle w:val="4"/>
        <w:numPr>
          <w:ilvl w:val="3"/>
          <w:numId w:val="1"/>
        </w:numPr>
      </w:pPr>
      <w:r>
        <w:rPr>
          <w:rFonts w:hint="eastAsia"/>
        </w:rPr>
        <w:t>RS</w:t>
      </w:r>
      <w:r>
        <w:t xml:space="preserve"> </w:t>
      </w:r>
      <w:r>
        <w:rPr>
          <w:rFonts w:hint="eastAsia"/>
        </w:rPr>
        <w:t>编码</w:t>
      </w:r>
      <w:r>
        <w:rPr>
          <w:rFonts w:hint="eastAsia"/>
        </w:rPr>
        <w:t>IP</w:t>
      </w:r>
      <w:r>
        <w:rPr>
          <w:rFonts w:hint="eastAsia"/>
        </w:rPr>
        <w:t>时序</w:t>
      </w:r>
    </w:p>
    <w:p w14:paraId="025114E4" w14:textId="22956471" w:rsidR="00256ED2" w:rsidRPr="00256ED2" w:rsidRDefault="00256ED2" w:rsidP="007D7746">
      <w:r w:rsidRPr="00256ED2">
        <w:t>当一个块的最后一个符号在</w:t>
      </w:r>
      <w:r w:rsidRPr="00256ED2">
        <w:t>m_axis_output_tdata(</w:t>
      </w:r>
      <w:r w:rsidRPr="00256ED2">
        <w:t>第</w:t>
      </w:r>
      <w:r w:rsidRPr="00256ED2">
        <w:t>n</w:t>
      </w:r>
      <w:r w:rsidRPr="00256ED2">
        <w:t>个</w:t>
      </w:r>
      <w:r w:rsidRPr="00256ED2">
        <w:t>)</w:t>
      </w:r>
      <w:r w:rsidRPr="00256ED2">
        <w:t>上时，</w:t>
      </w:r>
      <w:r w:rsidRPr="00256ED2">
        <w:t>m_axis_output_tlast</w:t>
      </w:r>
      <w:r w:rsidRPr="00256ED2">
        <w:t>输出是高。在多通道情况下，</w:t>
      </w:r>
      <w:r w:rsidRPr="00256ED2">
        <w:t>m_axis_output_tlast</w:t>
      </w:r>
      <w:r w:rsidRPr="00256ED2">
        <w:t>仅在最后一个通道的最后一个符号出现在</w:t>
      </w:r>
      <w:r w:rsidRPr="00256ED2">
        <w:t>m_axis_output_tdata</w:t>
      </w:r>
      <w:r w:rsidRPr="00256ED2">
        <w:t>上时断言为高。显示如</w:t>
      </w:r>
      <w:r w:rsidR="00A2509D">
        <w:rPr>
          <w:rFonts w:hint="eastAsia"/>
        </w:rPr>
        <w:t>下</w:t>
      </w:r>
      <w:r w:rsidR="0081569F">
        <w:fldChar w:fldCharType="begin"/>
      </w:r>
      <w:r w:rsidR="00F5354F">
        <w:instrText xml:space="preserve"> REF _Ref27141137 \h </w:instrText>
      </w:r>
      <w:r w:rsidR="0081569F">
        <w:fldChar w:fldCharType="separate"/>
      </w:r>
      <w:r w:rsidR="00F5354F">
        <w:rPr>
          <w:rFonts w:hint="eastAsia"/>
        </w:rPr>
        <w:t>图</w:t>
      </w:r>
      <w:r w:rsidR="0081569F">
        <w:fldChar w:fldCharType="end"/>
      </w:r>
      <w:r w:rsidRPr="00256ED2">
        <w:t>所示</w:t>
      </w:r>
    </w:p>
    <w:p w14:paraId="7B9B109E" w14:textId="77777777" w:rsidR="00256ED2" w:rsidRPr="00256ED2" w:rsidRDefault="00256ED2" w:rsidP="007D7746"/>
    <w:p w14:paraId="06D97A89" w14:textId="77777777" w:rsidR="00DB727A" w:rsidRDefault="004E6D13" w:rsidP="00DB727A">
      <w:pPr>
        <w:keepNext/>
      </w:pPr>
      <w:r w:rsidRPr="004E6D13">
        <w:rPr>
          <w:noProof/>
        </w:rPr>
        <w:drawing>
          <wp:inline distT="0" distB="0" distL="0" distR="0" wp14:anchorId="7EA3E497" wp14:editId="70857C53">
            <wp:extent cx="5274310" cy="286644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5274310" cy="2866441"/>
                    </a:xfrm>
                    <a:prstGeom prst="rect">
                      <a:avLst/>
                    </a:prstGeom>
                    <a:noFill/>
                    <a:ln>
                      <a:noFill/>
                    </a:ln>
                  </pic:spPr>
                </pic:pic>
              </a:graphicData>
            </a:graphic>
          </wp:inline>
        </w:drawing>
      </w:r>
    </w:p>
    <w:p w14:paraId="603E8AFF" w14:textId="0360AE69" w:rsidR="004E6D13" w:rsidRDefault="00DB727A" w:rsidP="00DB727A">
      <w:pPr>
        <w:pStyle w:val="af7"/>
        <w:jc w:val="center"/>
      </w:pPr>
      <w:bookmarkStart w:id="49" w:name="_Ref27141137"/>
      <w:bookmarkStart w:id="50" w:name="_Toc35510336"/>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10</w:t>
      </w:r>
      <w:r w:rsidR="0081569F">
        <w:fldChar w:fldCharType="end"/>
      </w:r>
      <w:bookmarkEnd w:id="49"/>
      <w:r w:rsidRPr="00C60B64">
        <w:rPr>
          <w:rFonts w:hint="eastAsia"/>
        </w:rPr>
        <w:t>块输入输出时序图</w:t>
      </w:r>
      <w:bookmarkEnd w:id="50"/>
    </w:p>
    <w:p w14:paraId="21994D2B" w14:textId="2B7C19C5" w:rsidR="00435F7E" w:rsidRDefault="00435F7E" w:rsidP="00435F7E">
      <w:pPr>
        <w:pStyle w:val="4"/>
        <w:numPr>
          <w:ilvl w:val="3"/>
          <w:numId w:val="1"/>
        </w:numPr>
      </w:pPr>
      <w:r>
        <w:rPr>
          <w:rFonts w:hint="eastAsia"/>
        </w:rPr>
        <w:t>Matlab</w:t>
      </w:r>
      <w:r>
        <w:rPr>
          <w:rFonts w:hint="eastAsia"/>
        </w:rPr>
        <w:t>仿真</w:t>
      </w:r>
    </w:p>
    <w:p w14:paraId="24663AB0" w14:textId="77777777" w:rsidR="00435F7E" w:rsidRDefault="00435F7E" w:rsidP="00435F7E">
      <w:r>
        <w:t>clear all</w:t>
      </w:r>
    </w:p>
    <w:p w14:paraId="00E630CE" w14:textId="3FC9EC52" w:rsidR="00435F7E" w:rsidRDefault="00435F7E" w:rsidP="00435F7E">
      <w:r>
        <w:rPr>
          <w:rFonts w:hint="eastAsia"/>
        </w:rPr>
        <w:t>m=8;</w:t>
      </w:r>
      <w:r>
        <w:tab/>
      </w:r>
      <w:r>
        <w:rPr>
          <w:rFonts w:hint="eastAsia"/>
        </w:rPr>
        <w:t>%</w:t>
      </w:r>
      <w:r>
        <w:rPr>
          <w:rFonts w:hint="eastAsia"/>
        </w:rPr>
        <w:t>每个信息符号包含的比特数</w:t>
      </w:r>
    </w:p>
    <w:p w14:paraId="19EB1186" w14:textId="6C476942" w:rsidR="00435F7E" w:rsidRDefault="00435F7E" w:rsidP="00435F7E">
      <w:r>
        <w:rPr>
          <w:rFonts w:hint="eastAsia"/>
        </w:rPr>
        <w:t>n=255;</w:t>
      </w:r>
      <w:r>
        <w:tab/>
      </w:r>
      <w:r>
        <w:rPr>
          <w:rFonts w:hint="eastAsia"/>
        </w:rPr>
        <w:t>%</w:t>
      </w:r>
      <w:r>
        <w:rPr>
          <w:rFonts w:hint="eastAsia"/>
        </w:rPr>
        <w:t>码字长度</w:t>
      </w:r>
    </w:p>
    <w:p w14:paraId="6A0C0E7B" w14:textId="6C6E3479" w:rsidR="00435F7E" w:rsidRDefault="00435F7E" w:rsidP="00435F7E">
      <w:r>
        <w:rPr>
          <w:rFonts w:hint="eastAsia"/>
        </w:rPr>
        <w:t>k=239;</w:t>
      </w:r>
      <w:r>
        <w:tab/>
      </w:r>
      <w:r>
        <w:rPr>
          <w:rFonts w:hint="eastAsia"/>
        </w:rPr>
        <w:t>%</w:t>
      </w:r>
      <w:r>
        <w:rPr>
          <w:rFonts w:hint="eastAsia"/>
        </w:rPr>
        <w:t>码字中的信息符号数</w:t>
      </w:r>
    </w:p>
    <w:p w14:paraId="6B9470FD" w14:textId="5BB8AE56" w:rsidR="00435F7E" w:rsidRDefault="00435F7E" w:rsidP="00435F7E">
      <w:r>
        <w:rPr>
          <w:rFonts w:hint="eastAsia"/>
        </w:rPr>
        <w:t>t=(n-k)/2;</w:t>
      </w:r>
      <w:r>
        <w:tab/>
      </w:r>
      <w:r>
        <w:rPr>
          <w:rFonts w:hint="eastAsia"/>
        </w:rPr>
        <w:t>%</w:t>
      </w:r>
      <w:r>
        <w:rPr>
          <w:rFonts w:hint="eastAsia"/>
        </w:rPr>
        <w:t>码的纠错能力</w:t>
      </w:r>
    </w:p>
    <w:p w14:paraId="38BF9C70" w14:textId="49ED6FBE" w:rsidR="00435F7E" w:rsidRDefault="00435F7E" w:rsidP="00435F7E">
      <w:r>
        <w:rPr>
          <w:rFonts w:hint="eastAsia"/>
        </w:rPr>
        <w:t>N=8;</w:t>
      </w:r>
      <w:r>
        <w:tab/>
      </w:r>
      <w:r>
        <w:tab/>
      </w:r>
      <w:r>
        <w:rPr>
          <w:rFonts w:hint="eastAsia"/>
        </w:rPr>
        <w:t>%</w:t>
      </w:r>
      <w:r>
        <w:rPr>
          <w:rFonts w:hint="eastAsia"/>
        </w:rPr>
        <w:t>信息符号的行数，</w:t>
      </w:r>
      <w:r>
        <w:rPr>
          <w:rFonts w:hint="eastAsia"/>
        </w:rPr>
        <w:t>8</w:t>
      </w:r>
      <w:r>
        <w:rPr>
          <w:rFonts w:hint="eastAsia"/>
        </w:rPr>
        <w:t>路</w:t>
      </w:r>
    </w:p>
    <w:p w14:paraId="29E13859" w14:textId="7D4EA32A" w:rsidR="00435F7E" w:rsidRDefault="00435F7E" w:rsidP="00435F7E">
      <w:r>
        <w:rPr>
          <w:rFonts w:hint="eastAsia"/>
        </w:rPr>
        <w:t>msg=randi(2^(m-1),N,k);</w:t>
      </w:r>
      <w:r>
        <w:tab/>
      </w:r>
      <w:r>
        <w:tab/>
      </w:r>
      <w:r>
        <w:rPr>
          <w:rFonts w:hint="eastAsia"/>
        </w:rPr>
        <w:t>%</w:t>
      </w:r>
      <w:r>
        <w:rPr>
          <w:rFonts w:hint="eastAsia"/>
        </w:rPr>
        <w:t>信息符号生成</w:t>
      </w:r>
    </w:p>
    <w:p w14:paraId="403B88FF" w14:textId="1A3AB0D4" w:rsidR="00435F7E" w:rsidRDefault="00435F7E" w:rsidP="00435F7E">
      <w:r>
        <w:t>msg1=gf(msg,m);</w:t>
      </w:r>
      <w:r>
        <w:tab/>
      </w:r>
      <w:r>
        <w:tab/>
      </w:r>
      <w:r>
        <w:tab/>
      </w:r>
      <w:r>
        <w:rPr>
          <w:rFonts w:hint="eastAsia"/>
        </w:rPr>
        <w:t>%</w:t>
      </w:r>
      <w:r>
        <w:rPr>
          <w:rFonts w:hint="eastAsia"/>
        </w:rPr>
        <w:t>将信息符号变换到</w:t>
      </w:r>
      <w:r w:rsidRPr="00435F7E">
        <w:rPr>
          <w:rFonts w:hint="eastAsia"/>
        </w:rPr>
        <w:t>伽罗华域</w:t>
      </w:r>
    </w:p>
    <w:p w14:paraId="0C4A2C5E" w14:textId="1494C926" w:rsidR="00435F7E" w:rsidRDefault="00435F7E" w:rsidP="00435F7E">
      <w:r>
        <w:rPr>
          <w:rFonts w:hint="eastAsia"/>
        </w:rPr>
        <w:lastRenderedPageBreak/>
        <w:t xml:space="preserve">msg1=rsenc(msg1,n,k).';  </w:t>
      </w:r>
      <w:r>
        <w:tab/>
      </w:r>
      <w:r>
        <w:rPr>
          <w:rFonts w:hint="eastAsia"/>
        </w:rPr>
        <w:t>%RS(255,239)</w:t>
      </w:r>
      <w:r>
        <w:rPr>
          <w:rFonts w:hint="eastAsia"/>
        </w:rPr>
        <w:t>编码</w:t>
      </w:r>
    </w:p>
    <w:p w14:paraId="52F55F20" w14:textId="374279DF" w:rsidR="00435F7E" w:rsidRPr="00435F7E" w:rsidRDefault="00435F7E" w:rsidP="00435F7E">
      <w:r>
        <w:t>msg1=reshape(msg1,n,N).';</w:t>
      </w:r>
    </w:p>
    <w:p w14:paraId="5A673F70" w14:textId="7D74AFBC" w:rsidR="00281BA9" w:rsidRDefault="00281BA9" w:rsidP="00A45160">
      <w:pPr>
        <w:pStyle w:val="3"/>
        <w:numPr>
          <w:ilvl w:val="2"/>
          <w:numId w:val="1"/>
        </w:numPr>
      </w:pPr>
      <w:bookmarkStart w:id="51" w:name="_Toc35510278"/>
      <w:r>
        <w:rPr>
          <w:rFonts w:hint="eastAsia"/>
        </w:rPr>
        <w:t>RS</w:t>
      </w:r>
      <w:r w:rsidR="00FD656B">
        <w:rPr>
          <w:rFonts w:hint="eastAsia"/>
        </w:rPr>
        <w:t>译</w:t>
      </w:r>
      <w:r>
        <w:rPr>
          <w:rFonts w:hint="eastAsia"/>
        </w:rPr>
        <w:t>码</w:t>
      </w:r>
      <w:bookmarkEnd w:id="51"/>
    </w:p>
    <w:p w14:paraId="45F98D9E" w14:textId="77777777" w:rsidR="002F0B38" w:rsidRPr="002F0B38" w:rsidRDefault="002F0B38" w:rsidP="00A45160">
      <w:pPr>
        <w:pStyle w:val="4"/>
        <w:numPr>
          <w:ilvl w:val="3"/>
          <w:numId w:val="1"/>
        </w:numPr>
      </w:pPr>
      <w:r>
        <w:rPr>
          <w:rFonts w:hint="eastAsia"/>
        </w:rPr>
        <w:t>RS</w:t>
      </w:r>
      <w:r>
        <w:rPr>
          <w:rFonts w:hint="eastAsia"/>
        </w:rPr>
        <w:t>译码原理</w:t>
      </w:r>
    </w:p>
    <w:p w14:paraId="11BACFC0" w14:textId="77777777" w:rsidR="00D90EEC" w:rsidRDefault="00D90EEC" w:rsidP="00D90EEC">
      <w:r w:rsidRPr="00D90EEC">
        <w:t>RS</w:t>
      </w:r>
      <w:r>
        <w:t>码译码器在</w:t>
      </w:r>
      <w:r w:rsidR="00857CBF">
        <w:rPr>
          <w:rFonts w:hint="eastAsia"/>
        </w:rPr>
        <w:t>input</w:t>
      </w:r>
      <w:r>
        <w:t>端口采样</w:t>
      </w:r>
      <w:r w:rsidRPr="00D90EEC">
        <w:t>n</w:t>
      </w:r>
      <w:r>
        <w:t>个符号并试图纠正其中的错误。纠正错误后的符号在一定延时后通过</w:t>
      </w:r>
      <w:r w:rsidR="00857CBF">
        <w:rPr>
          <w:rFonts w:hint="eastAsia"/>
        </w:rPr>
        <w:t>output</w:t>
      </w:r>
      <w:r>
        <w:t>端口输出。在一个码块中</w:t>
      </w:r>
      <w:r w:rsidRPr="00D90EEC">
        <w:t>RS</w:t>
      </w:r>
      <w:r>
        <w:t>码能纠正的符号错误的最大值是</w:t>
      </w:r>
      <w:r>
        <w:t xml:space="preserve"> </w:t>
      </w:r>
      <w:r w:rsidR="00857CBF">
        <w:rPr>
          <w:rFonts w:hint="eastAsia"/>
        </w:rPr>
        <w:t>t=</w:t>
      </w:r>
      <w:r w:rsidRPr="00D90EEC">
        <w:t>(n-k)/2,</w:t>
      </w:r>
      <w:r>
        <w:t>称为</w:t>
      </w:r>
      <w:r w:rsidRPr="00D90EEC">
        <w:t>RS</w:t>
      </w:r>
      <w:r>
        <w:t>码的</w:t>
      </w:r>
      <w:r w:rsidR="00857CBF">
        <w:rPr>
          <w:rFonts w:hint="eastAsia"/>
        </w:rPr>
        <w:t>纠</w:t>
      </w:r>
      <w:r>
        <w:t>错能力。这里一个符号错误中可以包含任意个</w:t>
      </w:r>
      <w:r>
        <w:t>(</w:t>
      </w:r>
      <w:r>
        <w:t>不超过符号位宽</w:t>
      </w:r>
      <w:r>
        <w:t xml:space="preserve">) </w:t>
      </w:r>
      <w:r>
        <w:t>比特错误。</w:t>
      </w:r>
      <w:r w:rsidRPr="00D90EEC">
        <w:t>t</w:t>
      </w:r>
      <w:r>
        <w:t>的值在</w:t>
      </w:r>
      <w:r>
        <w:t>(n-k)</w:t>
      </w:r>
      <w:r>
        <w:t>不是</w:t>
      </w:r>
      <w:r w:rsidRPr="00D90EEC">
        <w:t>2</w:t>
      </w:r>
      <w:r>
        <w:t>的倍数时向下取整。</w:t>
      </w:r>
      <w:r w:rsidRPr="00D90EEC">
        <w:t>RS</w:t>
      </w:r>
      <w:r>
        <w:t>码译码器</w:t>
      </w:r>
      <w:r w:rsidRPr="00D90EEC">
        <w:t>IP</w:t>
      </w:r>
      <w:r>
        <w:t>核实现完整的</w:t>
      </w:r>
      <w:r w:rsidRPr="00D90EEC">
        <w:t>RS</w:t>
      </w:r>
      <w:r>
        <w:t>算法，但是如果接收的码块中存在多于</w:t>
      </w:r>
      <w:r>
        <w:t>t</w:t>
      </w:r>
      <w:r>
        <w:t>个符号错误，则会译码失败。</w:t>
      </w:r>
    </w:p>
    <w:p w14:paraId="46C0BB10" w14:textId="77777777" w:rsidR="00857CBF" w:rsidRDefault="00857CBF" w:rsidP="00857CBF">
      <w:r w:rsidRPr="00857CBF">
        <w:t>RS</w:t>
      </w:r>
      <w:r>
        <w:t>码译码器算法可以检测出超过</w:t>
      </w:r>
      <w:r>
        <w:t>t</w:t>
      </w:r>
      <w:r>
        <w:t>个符号错误（虽然不能完全纠正这些错误），因此可以给出对码块译码失败的指示信号。但是也可能出现的情况是，虽然在码块中存在多于</w:t>
      </w:r>
      <w:r>
        <w:t>t</w:t>
      </w:r>
      <w:r>
        <w:t>个符号错误，但是译码算法在一定条件下会认为错误数在其纠错能力范围内，因此不会给出译码失败的提示。</w:t>
      </w:r>
    </w:p>
    <w:p w14:paraId="6AD52522" w14:textId="77777777" w:rsidR="00857CBF" w:rsidRPr="008E12D7" w:rsidRDefault="00857CBF" w:rsidP="00857CBF">
      <w:r w:rsidRPr="008E12D7">
        <w:t>通常码块符号个数</w:t>
      </w:r>
      <w:r w:rsidRPr="008E12D7">
        <w:t>n=2</w:t>
      </w:r>
      <w:r w:rsidRPr="008E12D7">
        <w:rPr>
          <w:vertAlign w:val="superscript"/>
        </w:rPr>
        <w:t>(</w:t>
      </w:r>
      <w:r w:rsidRPr="008E12D7">
        <w:rPr>
          <w:rFonts w:hint="eastAsia"/>
          <w:vertAlign w:val="superscript"/>
        </w:rPr>
        <w:t>符号位宽</w:t>
      </w:r>
      <w:r w:rsidRPr="008E12D7">
        <w:rPr>
          <w:vertAlign w:val="superscript"/>
        </w:rPr>
        <w:t>)</w:t>
      </w:r>
      <w:r w:rsidRPr="008E12D7">
        <w:t>-1</w:t>
      </w:r>
      <w:r w:rsidRPr="008E12D7">
        <w:t>。如果</w:t>
      </w:r>
      <w:r w:rsidRPr="008E12D7">
        <w:rPr>
          <w:rFonts w:hint="eastAsia"/>
        </w:rPr>
        <w:t>n</w:t>
      </w:r>
      <w:r w:rsidRPr="008E12D7">
        <w:t>小于这个值，则得到的码为缩短码。码的缩短不</w:t>
      </w:r>
      <w:r w:rsidRPr="008E12D7">
        <w:rPr>
          <w:rFonts w:hint="eastAsia"/>
        </w:rPr>
        <w:t>影</w:t>
      </w:r>
      <w:r w:rsidRPr="008E12D7">
        <w:t>响校验符号的个数以及</w:t>
      </w:r>
      <w:r w:rsidRPr="008E12D7">
        <w:t>RS</w:t>
      </w:r>
      <w:r w:rsidRPr="008E12D7">
        <w:t>码能够纠正错误的个数。</w:t>
      </w:r>
    </w:p>
    <w:p w14:paraId="0DFE7EC5" w14:textId="77777777" w:rsidR="00281BA9" w:rsidRDefault="002F0B38" w:rsidP="00A45160">
      <w:pPr>
        <w:pStyle w:val="4"/>
        <w:numPr>
          <w:ilvl w:val="3"/>
          <w:numId w:val="1"/>
        </w:numPr>
      </w:pPr>
      <w:r>
        <w:rPr>
          <w:rFonts w:hint="eastAsia"/>
        </w:rPr>
        <w:t>RS</w:t>
      </w:r>
      <w:r>
        <w:rPr>
          <w:rFonts w:hint="eastAsia"/>
        </w:rPr>
        <w:t>译码</w:t>
      </w:r>
      <w:r>
        <w:rPr>
          <w:rFonts w:hint="eastAsia"/>
        </w:rPr>
        <w:t>IP</w:t>
      </w:r>
      <w:r>
        <w:rPr>
          <w:rFonts w:hint="eastAsia"/>
        </w:rPr>
        <w:t>简介</w:t>
      </w:r>
    </w:p>
    <w:p w14:paraId="7751F0F4" w14:textId="54FA3294" w:rsidR="002F0B38" w:rsidRPr="002F0B38" w:rsidRDefault="002F0B38" w:rsidP="002F0B38">
      <w:r w:rsidRPr="002F0B38">
        <w:t>Reed-Solomon</w:t>
      </w:r>
      <w:r w:rsidRPr="002F0B38">
        <w:t>解码器输入</w:t>
      </w:r>
      <w:r w:rsidRPr="002F0B38">
        <w:t>n</w:t>
      </w:r>
      <w:r w:rsidRPr="002F0B38">
        <w:t>个符号，包括</w:t>
      </w:r>
      <w:r w:rsidRPr="002F0B38">
        <w:t>k</w:t>
      </w:r>
      <w:r w:rsidRPr="002F0B38">
        <w:t>个信息符号和</w:t>
      </w:r>
      <w:r w:rsidRPr="002F0B38">
        <w:t>n-k</w:t>
      </w:r>
      <w:r w:rsidRPr="002F0B38">
        <w:t>个</w:t>
      </w:r>
      <w:r>
        <w:rPr>
          <w:rFonts w:hint="eastAsia"/>
        </w:rPr>
        <w:t>校验</w:t>
      </w:r>
      <w:r w:rsidRPr="002F0B38">
        <w:t>符号。如</w:t>
      </w:r>
      <w:r w:rsidR="00A2509D">
        <w:rPr>
          <w:rFonts w:hint="eastAsia"/>
        </w:rPr>
        <w:t>下图</w:t>
      </w:r>
      <w:r w:rsidRPr="002F0B38">
        <w:t>所示，</w:t>
      </w:r>
      <w:r w:rsidR="00A2509D">
        <w:rPr>
          <w:rFonts w:hint="eastAsia"/>
        </w:rPr>
        <w:t>下图</w:t>
      </w:r>
      <w:r w:rsidRPr="002F0B38">
        <w:t>还显示了这些符号是如何</w:t>
      </w:r>
      <w:r>
        <w:t>解释为多项式系数。</w:t>
      </w:r>
      <w:r w:rsidRPr="002F0B38">
        <w:t>检查符号</w:t>
      </w:r>
      <w:r>
        <w:rPr>
          <w:rFonts w:hint="eastAsia"/>
        </w:rPr>
        <w:t>产生后</w:t>
      </w:r>
      <w:r w:rsidRPr="002F0B38">
        <w:t>生成</w:t>
      </w:r>
      <w:r w:rsidRPr="002F0B38">
        <w:t>c(x)</w:t>
      </w:r>
      <w:r>
        <w:rPr>
          <w:rFonts w:hint="eastAsia"/>
        </w:rPr>
        <w:t>，</w:t>
      </w:r>
      <w:r w:rsidRPr="002F0B38">
        <w:t>c(x)</w:t>
      </w:r>
      <w:r w:rsidRPr="002F0B38">
        <w:t>可以被生成多项式</w:t>
      </w:r>
      <w:r w:rsidRPr="002F0B38">
        <w:t>g(x)</w:t>
      </w:r>
      <w:r w:rsidRPr="002F0B38">
        <w:t>整除。如果接收到的码字不</w:t>
      </w:r>
      <w:r>
        <w:rPr>
          <w:rFonts w:hint="eastAsia"/>
        </w:rPr>
        <w:t>能</w:t>
      </w:r>
      <w:r w:rsidRPr="002F0B38">
        <w:t>被</w:t>
      </w:r>
      <w:r w:rsidRPr="002F0B38">
        <w:t>g(x)</w:t>
      </w:r>
      <w:r w:rsidRPr="002F0B38">
        <w:t>整除，则码字包含错误。</w:t>
      </w:r>
      <w:r>
        <w:rPr>
          <w:rFonts w:hint="eastAsia"/>
        </w:rPr>
        <w:t>IP</w:t>
      </w:r>
      <w:r>
        <w:rPr>
          <w:rFonts w:hint="eastAsia"/>
        </w:rPr>
        <w:t>核</w:t>
      </w:r>
      <w:r w:rsidRPr="002F0B38">
        <w:t>纠正错误和输出</w:t>
      </w:r>
      <w:r w:rsidRPr="002F0B38">
        <w:t>n</w:t>
      </w:r>
      <w:r w:rsidRPr="002F0B38">
        <w:t>个符号</w:t>
      </w:r>
      <w:r w:rsidRPr="002F0B38">
        <w:t>(</w:t>
      </w:r>
      <w:r>
        <w:rPr>
          <w:rFonts w:hint="eastAsia"/>
        </w:rPr>
        <w:t>或</w:t>
      </w:r>
      <w:r w:rsidRPr="002F0B38">
        <w:t>k</w:t>
      </w:r>
      <w:r w:rsidRPr="002F0B38">
        <w:t>个符号</w:t>
      </w:r>
      <w:r>
        <w:rPr>
          <w:rFonts w:hint="eastAsia"/>
        </w:rPr>
        <w:t>，如果</w:t>
      </w:r>
      <w:r w:rsidRPr="002F0B38">
        <w:t>没有选中</w:t>
      </w:r>
      <w:r w:rsidRPr="002F0B38">
        <w:t>output check</w:t>
      </w:r>
      <w:r w:rsidRPr="002F0B38">
        <w:t>符号选项</w:t>
      </w:r>
      <w:r w:rsidRPr="002F0B38">
        <w:t>)</w:t>
      </w:r>
      <w:r w:rsidRPr="002F0B38">
        <w:t>。</w:t>
      </w:r>
    </w:p>
    <w:p w14:paraId="1D95B2FC" w14:textId="77777777" w:rsidR="00DB727A" w:rsidRDefault="00F111D4" w:rsidP="00DB727A">
      <w:pPr>
        <w:keepNext/>
      </w:pPr>
      <w:r w:rsidRPr="00F111D4">
        <w:rPr>
          <w:rFonts w:hint="eastAsia"/>
          <w:noProof/>
        </w:rPr>
        <w:drawing>
          <wp:inline distT="0" distB="0" distL="0" distR="0" wp14:anchorId="4BFF6593" wp14:editId="1FE8A81F">
            <wp:extent cx="5274310" cy="178689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5274310" cy="1786896"/>
                    </a:xfrm>
                    <a:prstGeom prst="rect">
                      <a:avLst/>
                    </a:prstGeom>
                    <a:noFill/>
                    <a:ln>
                      <a:noFill/>
                    </a:ln>
                  </pic:spPr>
                </pic:pic>
              </a:graphicData>
            </a:graphic>
          </wp:inline>
        </w:drawing>
      </w:r>
    </w:p>
    <w:p w14:paraId="13002838" w14:textId="6390363B" w:rsidR="00F111D4" w:rsidRDefault="00DB727A" w:rsidP="00DB727A">
      <w:pPr>
        <w:pStyle w:val="af7"/>
        <w:jc w:val="center"/>
      </w:pPr>
      <w:bookmarkStart w:id="52" w:name="_Ref27141190"/>
      <w:bookmarkStart w:id="53" w:name="_Toc35510337"/>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11</w:t>
      </w:r>
      <w:r w:rsidR="0081569F">
        <w:fldChar w:fldCharType="end"/>
      </w:r>
      <w:bookmarkEnd w:id="52"/>
      <w:r w:rsidRPr="00B04DA8">
        <w:t>RS</w:t>
      </w:r>
      <w:r w:rsidRPr="00B04DA8">
        <w:t>码字格式</w:t>
      </w:r>
      <w:bookmarkEnd w:id="53"/>
    </w:p>
    <w:p w14:paraId="1D733E0C" w14:textId="77777777" w:rsidR="00FC22A9" w:rsidRPr="002F0B38" w:rsidRDefault="00FC22A9" w:rsidP="00FC22A9">
      <w:r>
        <w:rPr>
          <w:rFonts w:hint="eastAsia"/>
        </w:rPr>
        <w:t>下图</w:t>
      </w:r>
      <w:r w:rsidRPr="002F0B38">
        <w:t>显示了</w:t>
      </w:r>
      <w:r>
        <w:rPr>
          <w:rFonts w:hint="eastAsia"/>
        </w:rPr>
        <w:t>当</w:t>
      </w:r>
      <w:r>
        <w:t>错误值</w:t>
      </w:r>
      <w:r>
        <w:rPr>
          <w:rFonts w:hint="eastAsia"/>
        </w:rPr>
        <w:t>被</w:t>
      </w:r>
      <w:r w:rsidRPr="002F0B38">
        <w:t>计算</w:t>
      </w:r>
      <w:r>
        <w:rPr>
          <w:rFonts w:hint="eastAsia"/>
        </w:rPr>
        <w:t>时</w:t>
      </w:r>
      <w:r w:rsidRPr="002F0B38">
        <w:t>输入数据是如何通过</w:t>
      </w:r>
      <w:r>
        <w:rPr>
          <w:rFonts w:hint="eastAsia"/>
        </w:rPr>
        <w:t>IP</w:t>
      </w:r>
      <w:r>
        <w:rPr>
          <w:rFonts w:hint="eastAsia"/>
        </w:rPr>
        <w:t>核的</w:t>
      </w:r>
      <w:r w:rsidRPr="002F0B38">
        <w:t>。将错误值添加到接收的数据中以重构原始</w:t>
      </w:r>
      <w:r>
        <w:rPr>
          <w:rFonts w:hint="eastAsia"/>
        </w:rPr>
        <w:t>的</w:t>
      </w:r>
      <w:r w:rsidRPr="002F0B38">
        <w:t>传输数据。</w:t>
      </w:r>
      <w:r>
        <w:rPr>
          <w:rFonts w:hint="eastAsia"/>
        </w:rPr>
        <w:t>带错误地接收数据</w:t>
      </w:r>
      <w:r w:rsidRPr="002F0B38">
        <w:t>也可以选择输出。</w:t>
      </w:r>
    </w:p>
    <w:p w14:paraId="0813A871" w14:textId="77777777" w:rsidR="00F111D4" w:rsidRPr="00FC22A9" w:rsidRDefault="00F111D4" w:rsidP="00470A5F"/>
    <w:p w14:paraId="75319E16" w14:textId="77777777" w:rsidR="00DB727A" w:rsidRDefault="00F111D4" w:rsidP="00DB727A">
      <w:pPr>
        <w:keepNext/>
      </w:pPr>
      <w:r w:rsidRPr="00F111D4">
        <w:rPr>
          <w:rFonts w:hint="eastAsia"/>
          <w:noProof/>
        </w:rPr>
        <w:lastRenderedPageBreak/>
        <w:drawing>
          <wp:inline distT="0" distB="0" distL="0" distR="0" wp14:anchorId="3B86806F" wp14:editId="31F9EDA1">
            <wp:extent cx="5274310" cy="15338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5274310" cy="1533847"/>
                    </a:xfrm>
                    <a:prstGeom prst="rect">
                      <a:avLst/>
                    </a:prstGeom>
                    <a:noFill/>
                    <a:ln>
                      <a:noFill/>
                    </a:ln>
                  </pic:spPr>
                </pic:pic>
              </a:graphicData>
            </a:graphic>
          </wp:inline>
        </w:drawing>
      </w:r>
    </w:p>
    <w:p w14:paraId="0B8AA430" w14:textId="06772BD8" w:rsidR="00F111D4" w:rsidRDefault="00DB727A" w:rsidP="00DB727A">
      <w:pPr>
        <w:pStyle w:val="af7"/>
        <w:jc w:val="center"/>
      </w:pPr>
      <w:bookmarkStart w:id="54" w:name="_Ref27141214"/>
      <w:bookmarkStart w:id="55" w:name="_Toc35510338"/>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12</w:t>
      </w:r>
      <w:r w:rsidR="0081569F">
        <w:fldChar w:fldCharType="end"/>
      </w:r>
      <w:bookmarkEnd w:id="54"/>
      <w:r w:rsidRPr="00AC0F02">
        <w:t>RS</w:t>
      </w:r>
      <w:r w:rsidRPr="00AC0F02">
        <w:t>解码器原理框图</w:t>
      </w:r>
      <w:bookmarkEnd w:id="55"/>
    </w:p>
    <w:p w14:paraId="60C97205" w14:textId="77777777" w:rsidR="003B6017" w:rsidRDefault="006D4371" w:rsidP="00A45160">
      <w:pPr>
        <w:pStyle w:val="4"/>
        <w:numPr>
          <w:ilvl w:val="3"/>
          <w:numId w:val="1"/>
        </w:numPr>
      </w:pPr>
      <w:r>
        <w:rPr>
          <w:rFonts w:hint="eastAsia"/>
        </w:rPr>
        <w:t>RS</w:t>
      </w:r>
      <w:r>
        <w:rPr>
          <w:rFonts w:hint="eastAsia"/>
        </w:rPr>
        <w:t>译码</w:t>
      </w:r>
      <w:r>
        <w:rPr>
          <w:rFonts w:hint="eastAsia"/>
        </w:rPr>
        <w:t>IP</w:t>
      </w:r>
      <w:r>
        <w:rPr>
          <w:rFonts w:hint="eastAsia"/>
        </w:rPr>
        <w:t>管脚描述</w:t>
      </w:r>
    </w:p>
    <w:p w14:paraId="2B280694" w14:textId="77777777" w:rsidR="00BA1C9F" w:rsidRDefault="00BA1C9F" w:rsidP="00261120">
      <w:pPr>
        <w:jc w:val="center"/>
      </w:pPr>
      <w:r w:rsidRPr="00BA1C9F">
        <w:rPr>
          <w:rFonts w:hint="eastAsia"/>
          <w:noProof/>
        </w:rPr>
        <w:drawing>
          <wp:inline distT="0" distB="0" distL="0" distR="0" wp14:anchorId="5C1E0204" wp14:editId="06404D11">
            <wp:extent cx="3915384" cy="287967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3931097" cy="2891234"/>
                    </a:xfrm>
                    <a:prstGeom prst="rect">
                      <a:avLst/>
                    </a:prstGeom>
                    <a:noFill/>
                    <a:ln>
                      <a:noFill/>
                    </a:ln>
                  </pic:spPr>
                </pic:pic>
              </a:graphicData>
            </a:graphic>
          </wp:inline>
        </w:drawing>
      </w:r>
    </w:p>
    <w:p w14:paraId="399130A9" w14:textId="6AAE7A9C" w:rsidR="00BA1C9F" w:rsidRDefault="00DB727A" w:rsidP="00DB727A">
      <w:pPr>
        <w:pStyle w:val="af7"/>
        <w:jc w:val="center"/>
      </w:pPr>
      <w:bookmarkStart w:id="56" w:name="_Toc35510339"/>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13</w:t>
      </w:r>
      <w:r w:rsidR="0081569F">
        <w:fldChar w:fldCharType="end"/>
      </w:r>
      <w:r w:rsidRPr="008A076D">
        <w:t>RS</w:t>
      </w:r>
      <w:r w:rsidRPr="008A076D">
        <w:t>译码</w:t>
      </w:r>
      <w:r w:rsidRPr="008A076D">
        <w:t>IP</w:t>
      </w:r>
      <w:r w:rsidRPr="008A076D">
        <w:t>外部接口</w:t>
      </w:r>
      <w:bookmarkEnd w:id="56"/>
    </w:p>
    <w:p w14:paraId="12049585" w14:textId="77777777" w:rsidR="003907FA" w:rsidRDefault="003907FA" w:rsidP="003907FA">
      <w:pPr>
        <w:pStyle w:val="af7"/>
        <w:keepNext/>
        <w:jc w:val="center"/>
      </w:pPr>
      <w:bookmarkStart w:id="57" w:name="_Toc35510378"/>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4</w:t>
      </w:r>
      <w:r w:rsidR="0081569F">
        <w:fldChar w:fldCharType="end"/>
      </w:r>
      <w:r w:rsidRPr="00A908B9">
        <w:t>RS</w:t>
      </w:r>
      <w:r w:rsidRPr="00A908B9">
        <w:t>译码</w:t>
      </w:r>
      <w:r w:rsidRPr="00A908B9">
        <w:t>IP</w:t>
      </w:r>
      <w:r w:rsidRPr="00A908B9">
        <w:t>管脚描述</w:t>
      </w:r>
      <w:bookmarkEnd w:id="57"/>
    </w:p>
    <w:tbl>
      <w:tblPr>
        <w:tblW w:w="8731" w:type="dxa"/>
        <w:tblInd w:w="113" w:type="dxa"/>
        <w:tblLook w:val="04A0" w:firstRow="1" w:lastRow="0" w:firstColumn="1" w:lastColumn="0" w:noHBand="0" w:noVBand="1"/>
      </w:tblPr>
      <w:tblGrid>
        <w:gridCol w:w="2152"/>
        <w:gridCol w:w="997"/>
        <w:gridCol w:w="966"/>
        <w:gridCol w:w="4616"/>
      </w:tblGrid>
      <w:tr w:rsidR="009F6C49" w:rsidRPr="00CB0DAD" w14:paraId="68BCB5A6" w14:textId="77777777" w:rsidTr="001124F6">
        <w:trPr>
          <w:trHeight w:val="285"/>
        </w:trPr>
        <w:tc>
          <w:tcPr>
            <w:tcW w:w="21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E8C5CA" w14:textId="77777777" w:rsidR="009161C2" w:rsidRPr="009F6C49" w:rsidRDefault="009161C2" w:rsidP="00BA477C">
            <w:r w:rsidRPr="009F6C49">
              <w:rPr>
                <w:rFonts w:hint="eastAsia"/>
              </w:rPr>
              <w:t>信号</w:t>
            </w:r>
            <w:r w:rsidRPr="009F6C49">
              <w:rPr>
                <w:rFonts w:hint="eastAsia"/>
              </w:rPr>
              <w:t xml:space="preserve"> </w:t>
            </w:r>
          </w:p>
        </w:tc>
        <w:tc>
          <w:tcPr>
            <w:tcW w:w="997" w:type="dxa"/>
            <w:tcBorders>
              <w:top w:val="single" w:sz="4" w:space="0" w:color="auto"/>
              <w:left w:val="nil"/>
              <w:bottom w:val="single" w:sz="4" w:space="0" w:color="auto"/>
              <w:right w:val="single" w:sz="4" w:space="0" w:color="auto"/>
            </w:tcBorders>
            <w:shd w:val="clear" w:color="auto" w:fill="auto"/>
            <w:noWrap/>
            <w:vAlign w:val="center"/>
            <w:hideMark/>
          </w:tcPr>
          <w:p w14:paraId="00F8B240" w14:textId="77777777" w:rsidR="009161C2" w:rsidRPr="009F6C49" w:rsidRDefault="009161C2" w:rsidP="00BA477C">
            <w:r w:rsidRPr="009F6C49">
              <w:rPr>
                <w:rFonts w:hint="eastAsia"/>
              </w:rPr>
              <w:t>方向</w:t>
            </w:r>
            <w:r w:rsidRPr="009F6C49">
              <w:rPr>
                <w:rFonts w:hint="eastAsia"/>
              </w:rPr>
              <w:t xml:space="preserve"> </w:t>
            </w:r>
          </w:p>
        </w:tc>
        <w:tc>
          <w:tcPr>
            <w:tcW w:w="966" w:type="dxa"/>
            <w:tcBorders>
              <w:top w:val="single" w:sz="4" w:space="0" w:color="auto"/>
              <w:left w:val="nil"/>
              <w:bottom w:val="single" w:sz="4" w:space="0" w:color="auto"/>
              <w:right w:val="single" w:sz="4" w:space="0" w:color="auto"/>
            </w:tcBorders>
            <w:shd w:val="clear" w:color="auto" w:fill="auto"/>
            <w:noWrap/>
            <w:vAlign w:val="center"/>
            <w:hideMark/>
          </w:tcPr>
          <w:p w14:paraId="5FDAE8E3" w14:textId="77777777" w:rsidR="009161C2" w:rsidRPr="009F6C49" w:rsidRDefault="009161C2" w:rsidP="00BA477C">
            <w:r w:rsidRPr="009F6C49">
              <w:rPr>
                <w:rFonts w:hint="eastAsia"/>
              </w:rPr>
              <w:t>可选</w:t>
            </w:r>
          </w:p>
        </w:tc>
        <w:tc>
          <w:tcPr>
            <w:tcW w:w="4616" w:type="dxa"/>
            <w:tcBorders>
              <w:top w:val="single" w:sz="4" w:space="0" w:color="auto"/>
              <w:left w:val="nil"/>
              <w:bottom w:val="single" w:sz="4" w:space="0" w:color="auto"/>
              <w:right w:val="single" w:sz="4" w:space="0" w:color="auto"/>
            </w:tcBorders>
            <w:shd w:val="clear" w:color="auto" w:fill="auto"/>
            <w:noWrap/>
            <w:vAlign w:val="center"/>
            <w:hideMark/>
          </w:tcPr>
          <w:p w14:paraId="6C2529AD" w14:textId="77777777" w:rsidR="009161C2" w:rsidRPr="009F6C49" w:rsidRDefault="009161C2" w:rsidP="001124F6">
            <w:pPr>
              <w:jc w:val="left"/>
            </w:pPr>
            <w:r w:rsidRPr="009F6C49">
              <w:rPr>
                <w:rFonts w:hint="eastAsia"/>
              </w:rPr>
              <w:t>描述</w:t>
            </w:r>
          </w:p>
        </w:tc>
      </w:tr>
      <w:tr w:rsidR="009F6C49" w:rsidRPr="00CB0DAD" w14:paraId="60DCE97F"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2A919F69" w14:textId="77777777" w:rsidR="009161C2" w:rsidRPr="009F6C49" w:rsidRDefault="009161C2" w:rsidP="00BA477C">
            <w:r w:rsidRPr="009F6C49">
              <w:rPr>
                <w:rFonts w:hint="eastAsia"/>
              </w:rPr>
              <w:t xml:space="preserve">aclk </w:t>
            </w:r>
          </w:p>
        </w:tc>
        <w:tc>
          <w:tcPr>
            <w:tcW w:w="997" w:type="dxa"/>
            <w:tcBorders>
              <w:top w:val="nil"/>
              <w:left w:val="nil"/>
              <w:bottom w:val="single" w:sz="4" w:space="0" w:color="auto"/>
              <w:right w:val="single" w:sz="4" w:space="0" w:color="auto"/>
            </w:tcBorders>
            <w:shd w:val="clear" w:color="auto" w:fill="auto"/>
            <w:noWrap/>
            <w:vAlign w:val="center"/>
            <w:hideMark/>
          </w:tcPr>
          <w:p w14:paraId="2F9D4D85"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40B3C101"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B002D76" w14:textId="77777777" w:rsidR="009161C2" w:rsidRPr="009F6C49" w:rsidRDefault="009161C2" w:rsidP="001124F6">
            <w:pPr>
              <w:jc w:val="left"/>
            </w:pPr>
            <w:r w:rsidRPr="009F6C49">
              <w:rPr>
                <w:rFonts w:hint="eastAsia"/>
              </w:rPr>
              <w:t>上升沿有效</w:t>
            </w:r>
            <w:r w:rsidRPr="009F6C49">
              <w:t>的时钟</w:t>
            </w:r>
          </w:p>
        </w:tc>
      </w:tr>
      <w:tr w:rsidR="009F6C49" w:rsidRPr="00CB0DAD" w14:paraId="072B03D8"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15F6A0FB" w14:textId="77777777" w:rsidR="009161C2" w:rsidRPr="009F6C49" w:rsidRDefault="009161C2" w:rsidP="00BA477C">
            <w:r w:rsidRPr="009F6C49">
              <w:rPr>
                <w:rFonts w:hint="eastAsia"/>
              </w:rPr>
              <w:t xml:space="preserve">aclken </w:t>
            </w:r>
          </w:p>
        </w:tc>
        <w:tc>
          <w:tcPr>
            <w:tcW w:w="997" w:type="dxa"/>
            <w:tcBorders>
              <w:top w:val="nil"/>
              <w:left w:val="nil"/>
              <w:bottom w:val="single" w:sz="4" w:space="0" w:color="auto"/>
              <w:right w:val="single" w:sz="4" w:space="0" w:color="auto"/>
            </w:tcBorders>
            <w:shd w:val="clear" w:color="auto" w:fill="auto"/>
            <w:noWrap/>
            <w:vAlign w:val="center"/>
            <w:hideMark/>
          </w:tcPr>
          <w:p w14:paraId="318A699E"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2602A13A"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4DEFE4D8" w14:textId="77777777" w:rsidR="009161C2" w:rsidRPr="009F6C49" w:rsidRDefault="009161C2" w:rsidP="001124F6">
            <w:pPr>
              <w:jc w:val="left"/>
            </w:pPr>
            <w:r w:rsidRPr="009F6C49">
              <w:t>高电平时钟使</w:t>
            </w:r>
            <w:r w:rsidRPr="009F6C49">
              <w:rPr>
                <w:rFonts w:hint="eastAsia"/>
              </w:rPr>
              <w:t>能</w:t>
            </w:r>
          </w:p>
        </w:tc>
      </w:tr>
      <w:tr w:rsidR="009F6C49" w:rsidRPr="00CB0DAD" w14:paraId="14CED5B8"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183F32FD" w14:textId="77777777" w:rsidR="009161C2" w:rsidRPr="009F6C49" w:rsidRDefault="009161C2" w:rsidP="00BA477C">
            <w:r w:rsidRPr="009F6C49">
              <w:rPr>
                <w:rFonts w:hint="eastAsia"/>
              </w:rPr>
              <w:t xml:space="preserve">aresetn </w:t>
            </w:r>
          </w:p>
        </w:tc>
        <w:tc>
          <w:tcPr>
            <w:tcW w:w="997" w:type="dxa"/>
            <w:tcBorders>
              <w:top w:val="nil"/>
              <w:left w:val="nil"/>
              <w:bottom w:val="single" w:sz="4" w:space="0" w:color="auto"/>
              <w:right w:val="single" w:sz="4" w:space="0" w:color="auto"/>
            </w:tcBorders>
            <w:shd w:val="clear" w:color="auto" w:fill="auto"/>
            <w:noWrap/>
            <w:vAlign w:val="center"/>
            <w:hideMark/>
          </w:tcPr>
          <w:p w14:paraId="4B93CC41"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000FCA3C"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78CE137F" w14:textId="77777777" w:rsidR="009161C2" w:rsidRPr="009F6C49" w:rsidRDefault="009161C2" w:rsidP="001124F6">
            <w:pPr>
              <w:jc w:val="left"/>
            </w:pPr>
            <w:r w:rsidRPr="009F6C49">
              <w:rPr>
                <w:rFonts w:hint="eastAsia"/>
              </w:rPr>
              <w:t>低有效</w:t>
            </w:r>
            <w:r w:rsidRPr="009F6C49">
              <w:t>同步清除</w:t>
            </w:r>
          </w:p>
        </w:tc>
      </w:tr>
      <w:tr w:rsidR="009F6C49" w:rsidRPr="00CB0DAD" w14:paraId="6131FF12"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5DE9A838" w14:textId="77777777" w:rsidR="009161C2" w:rsidRPr="009F6C49" w:rsidRDefault="009161C2" w:rsidP="00BA477C">
            <w:r w:rsidRPr="009F6C49">
              <w:rPr>
                <w:rFonts w:hint="eastAsia"/>
              </w:rPr>
              <w:t xml:space="preserve">s_axis_input_tvalid </w:t>
            </w:r>
          </w:p>
        </w:tc>
        <w:tc>
          <w:tcPr>
            <w:tcW w:w="997" w:type="dxa"/>
            <w:tcBorders>
              <w:top w:val="nil"/>
              <w:left w:val="nil"/>
              <w:bottom w:val="single" w:sz="4" w:space="0" w:color="auto"/>
              <w:right w:val="single" w:sz="4" w:space="0" w:color="auto"/>
            </w:tcBorders>
            <w:shd w:val="clear" w:color="auto" w:fill="auto"/>
            <w:noWrap/>
            <w:vAlign w:val="center"/>
            <w:hideMark/>
          </w:tcPr>
          <w:p w14:paraId="67E744E8"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2E4B6CF2"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1E9F52A3" w14:textId="77777777" w:rsidR="009161C2" w:rsidRPr="009F6C49" w:rsidRDefault="009161C2" w:rsidP="001124F6">
            <w:pPr>
              <w:jc w:val="left"/>
            </w:pPr>
            <w:r w:rsidRPr="009F6C49">
              <w:rPr>
                <w:rFonts w:hint="eastAsia"/>
              </w:rPr>
              <w:t>TVALID</w:t>
            </w:r>
            <w:r w:rsidRPr="009F6C49">
              <w:rPr>
                <w:rFonts w:hint="eastAsia"/>
              </w:rPr>
              <w:t>信号针对</w:t>
            </w:r>
            <w:r w:rsidRPr="009F6C49">
              <w:rPr>
                <w:rFonts w:hint="eastAsia"/>
              </w:rPr>
              <w:t>S_AXIS_INPUT</w:t>
            </w:r>
            <w:r w:rsidRPr="009F6C49">
              <w:rPr>
                <w:rFonts w:hint="eastAsia"/>
              </w:rPr>
              <w:t>通道</w:t>
            </w:r>
            <w:r w:rsidRPr="009F6C49">
              <w:rPr>
                <w:rFonts w:hint="eastAsia"/>
              </w:rPr>
              <w:t xml:space="preserve"> </w:t>
            </w:r>
          </w:p>
        </w:tc>
      </w:tr>
      <w:tr w:rsidR="009F6C49" w:rsidRPr="00CB0DAD" w14:paraId="62E14D7E"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561336CC" w14:textId="77777777" w:rsidR="009161C2" w:rsidRPr="009F6C49" w:rsidRDefault="009161C2" w:rsidP="00BA477C">
            <w:r w:rsidRPr="009F6C49">
              <w:rPr>
                <w:rFonts w:hint="eastAsia"/>
              </w:rPr>
              <w:t xml:space="preserve">s_axis_input_tready </w:t>
            </w:r>
          </w:p>
        </w:tc>
        <w:tc>
          <w:tcPr>
            <w:tcW w:w="997" w:type="dxa"/>
            <w:tcBorders>
              <w:top w:val="nil"/>
              <w:left w:val="nil"/>
              <w:bottom w:val="single" w:sz="4" w:space="0" w:color="auto"/>
              <w:right w:val="single" w:sz="4" w:space="0" w:color="auto"/>
            </w:tcBorders>
            <w:shd w:val="clear" w:color="auto" w:fill="auto"/>
            <w:noWrap/>
            <w:vAlign w:val="center"/>
            <w:hideMark/>
          </w:tcPr>
          <w:p w14:paraId="3A2A011C" w14:textId="77777777" w:rsidR="009161C2" w:rsidRPr="009F6C49" w:rsidRDefault="009161C2"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8795035"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106F491" w14:textId="77777777" w:rsidR="009161C2" w:rsidRPr="009F6C49" w:rsidRDefault="009161C2" w:rsidP="001124F6">
            <w:pPr>
              <w:jc w:val="left"/>
            </w:pPr>
            <w:r w:rsidRPr="009F6C49">
              <w:rPr>
                <w:rFonts w:hint="eastAsia"/>
              </w:rPr>
              <w:t>TREADY</w:t>
            </w:r>
            <w:r w:rsidRPr="009F6C49">
              <w:rPr>
                <w:rFonts w:hint="eastAsia"/>
              </w:rPr>
              <w:t>信号针对</w:t>
            </w:r>
            <w:r w:rsidRPr="009F6C49">
              <w:rPr>
                <w:rFonts w:hint="eastAsia"/>
              </w:rPr>
              <w:t>S_AXIS_INPUT</w:t>
            </w:r>
            <w:r w:rsidRPr="009F6C49">
              <w:rPr>
                <w:rFonts w:hint="eastAsia"/>
              </w:rPr>
              <w:t>通道</w:t>
            </w:r>
          </w:p>
        </w:tc>
      </w:tr>
      <w:tr w:rsidR="009F6C49" w:rsidRPr="00CB0DAD" w14:paraId="5935CEE7"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7866CD69" w14:textId="77777777" w:rsidR="009161C2" w:rsidRPr="009F6C49" w:rsidRDefault="009161C2" w:rsidP="00BA477C">
            <w:r w:rsidRPr="009F6C49">
              <w:rPr>
                <w:rFonts w:hint="eastAsia"/>
              </w:rPr>
              <w:t xml:space="preserve">s_axis_input_tdata </w:t>
            </w:r>
          </w:p>
        </w:tc>
        <w:tc>
          <w:tcPr>
            <w:tcW w:w="997" w:type="dxa"/>
            <w:tcBorders>
              <w:top w:val="nil"/>
              <w:left w:val="nil"/>
              <w:bottom w:val="single" w:sz="4" w:space="0" w:color="auto"/>
              <w:right w:val="single" w:sz="4" w:space="0" w:color="auto"/>
            </w:tcBorders>
            <w:shd w:val="clear" w:color="auto" w:fill="auto"/>
            <w:noWrap/>
            <w:vAlign w:val="center"/>
            <w:hideMark/>
          </w:tcPr>
          <w:p w14:paraId="1AE331E7"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18FE2F08"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A5EFDA7" w14:textId="77777777" w:rsidR="009161C2" w:rsidRPr="009F6C49" w:rsidRDefault="009161C2" w:rsidP="001124F6">
            <w:pPr>
              <w:jc w:val="left"/>
            </w:pPr>
            <w:r w:rsidRPr="009F6C49">
              <w:t>输入数据和擦除标</w:t>
            </w:r>
            <w:r w:rsidRPr="009F6C49">
              <w:rPr>
                <w:rFonts w:hint="eastAsia"/>
              </w:rPr>
              <w:t>志</w:t>
            </w:r>
            <w:r w:rsidRPr="009F6C49">
              <w:t>，如果适用</w:t>
            </w:r>
          </w:p>
        </w:tc>
      </w:tr>
      <w:tr w:rsidR="009F6C49" w:rsidRPr="00CB0DAD" w14:paraId="4B69B2CA"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004F4897" w14:textId="77777777" w:rsidR="009161C2" w:rsidRPr="009F6C49" w:rsidRDefault="009161C2" w:rsidP="00BA477C">
            <w:r w:rsidRPr="009F6C49">
              <w:rPr>
                <w:rFonts w:hint="eastAsia"/>
              </w:rPr>
              <w:t xml:space="preserve">s_axis_input_tuser </w:t>
            </w:r>
          </w:p>
        </w:tc>
        <w:tc>
          <w:tcPr>
            <w:tcW w:w="997" w:type="dxa"/>
            <w:tcBorders>
              <w:top w:val="nil"/>
              <w:left w:val="nil"/>
              <w:bottom w:val="single" w:sz="4" w:space="0" w:color="auto"/>
              <w:right w:val="single" w:sz="4" w:space="0" w:color="auto"/>
            </w:tcBorders>
            <w:shd w:val="clear" w:color="auto" w:fill="auto"/>
            <w:noWrap/>
            <w:vAlign w:val="center"/>
            <w:hideMark/>
          </w:tcPr>
          <w:p w14:paraId="7CA08612"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354449BE"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17CDC0CA" w14:textId="77777777" w:rsidR="009161C2" w:rsidRPr="009F6C49" w:rsidRDefault="009161C2" w:rsidP="001124F6">
            <w:pPr>
              <w:jc w:val="left"/>
            </w:pPr>
            <w:r w:rsidRPr="009F6C49">
              <w:t>用户位，未修改</w:t>
            </w:r>
            <w:r w:rsidRPr="009F6C49">
              <w:rPr>
                <w:rFonts w:hint="eastAsia"/>
              </w:rPr>
              <w:t>的</w:t>
            </w:r>
            <w:r w:rsidRPr="009F6C49">
              <w:t>通过</w:t>
            </w:r>
            <w:r w:rsidRPr="009F6C49">
              <w:rPr>
                <w:rFonts w:hint="eastAsia"/>
              </w:rPr>
              <w:t>IP</w:t>
            </w:r>
            <w:r w:rsidRPr="009F6C49">
              <w:rPr>
                <w:rFonts w:hint="eastAsia"/>
              </w:rPr>
              <w:t>核</w:t>
            </w:r>
            <w:r w:rsidRPr="009F6C49">
              <w:t>，延迟与</w:t>
            </w:r>
            <w:r w:rsidRPr="009F6C49">
              <w:t>s_axis_input_tdata</w:t>
            </w:r>
            <w:r w:rsidRPr="009F6C49">
              <w:t>相同</w:t>
            </w:r>
          </w:p>
        </w:tc>
      </w:tr>
      <w:tr w:rsidR="009F6C49" w:rsidRPr="00CB0DAD" w14:paraId="6B2D5D20"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30FCCC12" w14:textId="77777777" w:rsidR="009161C2" w:rsidRPr="009F6C49" w:rsidRDefault="009161C2" w:rsidP="00BA477C">
            <w:r w:rsidRPr="009F6C49">
              <w:rPr>
                <w:rFonts w:hint="eastAsia"/>
              </w:rPr>
              <w:t xml:space="preserve">s_axis_input_tlast </w:t>
            </w:r>
          </w:p>
        </w:tc>
        <w:tc>
          <w:tcPr>
            <w:tcW w:w="997" w:type="dxa"/>
            <w:tcBorders>
              <w:top w:val="nil"/>
              <w:left w:val="nil"/>
              <w:bottom w:val="single" w:sz="4" w:space="0" w:color="auto"/>
              <w:right w:val="single" w:sz="4" w:space="0" w:color="auto"/>
            </w:tcBorders>
            <w:shd w:val="clear" w:color="auto" w:fill="auto"/>
            <w:noWrap/>
            <w:vAlign w:val="center"/>
            <w:hideMark/>
          </w:tcPr>
          <w:p w14:paraId="6D2D9C76"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09D8577A"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BA0997E" w14:textId="77777777" w:rsidR="009161C2" w:rsidRPr="009F6C49" w:rsidRDefault="009161C2" w:rsidP="001124F6">
            <w:pPr>
              <w:jc w:val="left"/>
            </w:pPr>
            <w:r w:rsidRPr="009F6C49">
              <w:t>标记输入块的最后一个符号。仅用于生成事件输出。如果不使用事件输出，则可以将其绑定为高或低。</w:t>
            </w:r>
          </w:p>
        </w:tc>
      </w:tr>
      <w:tr w:rsidR="009F6C49" w:rsidRPr="00CB0DAD" w14:paraId="433AD7EE"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465A731C" w14:textId="77777777" w:rsidR="009161C2" w:rsidRPr="009F6C49" w:rsidRDefault="009161C2" w:rsidP="00BA477C">
            <w:r w:rsidRPr="009F6C49">
              <w:rPr>
                <w:rFonts w:hint="eastAsia"/>
              </w:rPr>
              <w:t xml:space="preserve">s_axis_ctrl_tvalid </w:t>
            </w:r>
          </w:p>
        </w:tc>
        <w:tc>
          <w:tcPr>
            <w:tcW w:w="997" w:type="dxa"/>
            <w:tcBorders>
              <w:top w:val="nil"/>
              <w:left w:val="nil"/>
              <w:bottom w:val="single" w:sz="4" w:space="0" w:color="auto"/>
              <w:right w:val="single" w:sz="4" w:space="0" w:color="auto"/>
            </w:tcBorders>
            <w:shd w:val="clear" w:color="auto" w:fill="auto"/>
            <w:noWrap/>
            <w:vAlign w:val="center"/>
            <w:hideMark/>
          </w:tcPr>
          <w:p w14:paraId="16FED4F6"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493CA866"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37153263" w14:textId="77777777" w:rsidR="009161C2" w:rsidRPr="009F6C49" w:rsidRDefault="009161C2" w:rsidP="001124F6">
            <w:pPr>
              <w:jc w:val="left"/>
            </w:pPr>
            <w:r w:rsidRPr="009F6C49">
              <w:rPr>
                <w:rFonts w:hint="eastAsia"/>
              </w:rPr>
              <w:t>TVALID</w:t>
            </w:r>
            <w:r w:rsidRPr="009F6C49">
              <w:rPr>
                <w:rFonts w:hint="eastAsia"/>
              </w:rPr>
              <w:t>信号针对</w:t>
            </w:r>
            <w:r w:rsidRPr="009F6C49">
              <w:rPr>
                <w:rFonts w:hint="eastAsia"/>
              </w:rPr>
              <w:t>S_AXIS_CTRL</w:t>
            </w:r>
            <w:r w:rsidRPr="009F6C49">
              <w:rPr>
                <w:rFonts w:hint="eastAsia"/>
              </w:rPr>
              <w:t>通道，</w:t>
            </w:r>
            <w:r w:rsidRPr="009F6C49">
              <w:t>此通道仅在</w:t>
            </w:r>
            <w:r w:rsidRPr="009F6C49">
              <w:rPr>
                <w:rFonts w:hint="eastAsia"/>
              </w:rPr>
              <w:t>IP</w:t>
            </w:r>
            <w:r w:rsidRPr="009F6C49">
              <w:rPr>
                <w:rFonts w:hint="eastAsia"/>
              </w:rPr>
              <w:t>核</w:t>
            </w:r>
            <w:r w:rsidRPr="009F6C49">
              <w:t>具有可变块长</w:t>
            </w:r>
            <w:r w:rsidRPr="009F6C49">
              <w:rPr>
                <w:rFonts w:hint="eastAsia"/>
              </w:rPr>
              <w:t>的情况下存在</w:t>
            </w:r>
          </w:p>
        </w:tc>
      </w:tr>
      <w:tr w:rsidR="009F6C49" w:rsidRPr="00CB0DAD" w14:paraId="18D25835"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437AA8BE" w14:textId="77777777" w:rsidR="009161C2" w:rsidRPr="009F6C49" w:rsidRDefault="009161C2" w:rsidP="00BA477C">
            <w:r w:rsidRPr="009F6C49">
              <w:rPr>
                <w:rFonts w:hint="eastAsia"/>
              </w:rPr>
              <w:lastRenderedPageBreak/>
              <w:t xml:space="preserve">s_axis_ctrl_tready </w:t>
            </w:r>
          </w:p>
        </w:tc>
        <w:tc>
          <w:tcPr>
            <w:tcW w:w="997" w:type="dxa"/>
            <w:tcBorders>
              <w:top w:val="nil"/>
              <w:left w:val="nil"/>
              <w:bottom w:val="single" w:sz="4" w:space="0" w:color="auto"/>
              <w:right w:val="single" w:sz="4" w:space="0" w:color="auto"/>
            </w:tcBorders>
            <w:shd w:val="clear" w:color="auto" w:fill="auto"/>
            <w:noWrap/>
            <w:vAlign w:val="center"/>
            <w:hideMark/>
          </w:tcPr>
          <w:p w14:paraId="53A84E59" w14:textId="77777777" w:rsidR="009161C2" w:rsidRPr="009F6C49" w:rsidRDefault="009161C2"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AD2978D"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7C0CF9A6" w14:textId="77777777" w:rsidR="009161C2" w:rsidRPr="009F6C49" w:rsidRDefault="009161C2" w:rsidP="001124F6">
            <w:pPr>
              <w:jc w:val="left"/>
            </w:pPr>
            <w:r w:rsidRPr="009F6C49">
              <w:rPr>
                <w:rFonts w:hint="eastAsia"/>
              </w:rPr>
              <w:t>TREADY</w:t>
            </w:r>
            <w:r w:rsidRPr="009F6C49">
              <w:rPr>
                <w:rFonts w:hint="eastAsia"/>
              </w:rPr>
              <w:t>信号针对</w:t>
            </w:r>
            <w:r w:rsidRPr="009F6C49">
              <w:rPr>
                <w:rFonts w:hint="eastAsia"/>
              </w:rPr>
              <w:t xml:space="preserve"> s_axis_ctrl</w:t>
            </w:r>
            <w:r w:rsidRPr="009F6C49">
              <w:rPr>
                <w:rFonts w:hint="eastAsia"/>
              </w:rPr>
              <w:t>通道</w:t>
            </w:r>
          </w:p>
        </w:tc>
      </w:tr>
      <w:tr w:rsidR="009F6C49" w:rsidRPr="00CB0DAD" w14:paraId="2441B63B"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588EA951" w14:textId="77777777" w:rsidR="009161C2" w:rsidRPr="009F6C49" w:rsidRDefault="009161C2" w:rsidP="00BA477C">
            <w:r w:rsidRPr="009F6C49">
              <w:rPr>
                <w:rFonts w:hint="eastAsia"/>
              </w:rPr>
              <w:t xml:space="preserve">s_axis_ctrl_tdata </w:t>
            </w:r>
          </w:p>
        </w:tc>
        <w:tc>
          <w:tcPr>
            <w:tcW w:w="997" w:type="dxa"/>
            <w:tcBorders>
              <w:top w:val="nil"/>
              <w:left w:val="nil"/>
              <w:bottom w:val="single" w:sz="4" w:space="0" w:color="auto"/>
              <w:right w:val="single" w:sz="4" w:space="0" w:color="auto"/>
            </w:tcBorders>
            <w:shd w:val="clear" w:color="auto" w:fill="auto"/>
            <w:noWrap/>
            <w:vAlign w:val="center"/>
            <w:hideMark/>
          </w:tcPr>
          <w:p w14:paraId="74026DE0"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1C3E2855"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179E0565" w14:textId="77777777" w:rsidR="009161C2" w:rsidRPr="009F6C49" w:rsidRDefault="009161C2" w:rsidP="001124F6">
            <w:pPr>
              <w:jc w:val="left"/>
            </w:pPr>
            <w:r w:rsidRPr="009F6C49">
              <w:t>块长度，检查符号的数量，如果适用</w:t>
            </w:r>
          </w:p>
        </w:tc>
      </w:tr>
      <w:tr w:rsidR="009F6C49" w:rsidRPr="00CB0DAD" w14:paraId="076EB3E2"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07F8B44D" w14:textId="77777777" w:rsidR="009161C2" w:rsidRPr="009F6C49" w:rsidRDefault="009161C2" w:rsidP="00BA477C">
            <w:r w:rsidRPr="009F6C49">
              <w:rPr>
                <w:rFonts w:hint="eastAsia"/>
              </w:rPr>
              <w:t xml:space="preserve">m_axis_output_tvalid </w:t>
            </w:r>
          </w:p>
        </w:tc>
        <w:tc>
          <w:tcPr>
            <w:tcW w:w="997" w:type="dxa"/>
            <w:tcBorders>
              <w:top w:val="nil"/>
              <w:left w:val="nil"/>
              <w:bottom w:val="single" w:sz="4" w:space="0" w:color="auto"/>
              <w:right w:val="single" w:sz="4" w:space="0" w:color="auto"/>
            </w:tcBorders>
            <w:shd w:val="clear" w:color="auto" w:fill="auto"/>
            <w:noWrap/>
            <w:vAlign w:val="center"/>
            <w:hideMark/>
          </w:tcPr>
          <w:p w14:paraId="6B29B0A8" w14:textId="77777777" w:rsidR="009161C2" w:rsidRPr="009F6C49" w:rsidRDefault="009161C2"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396B1032"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5B592F0C" w14:textId="77777777" w:rsidR="009161C2" w:rsidRPr="009F6C49" w:rsidRDefault="009161C2" w:rsidP="001124F6">
            <w:pPr>
              <w:jc w:val="left"/>
            </w:pPr>
            <w:r w:rsidRPr="009F6C49">
              <w:rPr>
                <w:rFonts w:hint="eastAsia"/>
              </w:rPr>
              <w:t>TVALID</w:t>
            </w:r>
            <w:r w:rsidRPr="009F6C49">
              <w:rPr>
                <w:rFonts w:hint="eastAsia"/>
              </w:rPr>
              <w:t>信号针对</w:t>
            </w:r>
            <w:r w:rsidRPr="009F6C49">
              <w:rPr>
                <w:rFonts w:hint="eastAsia"/>
              </w:rPr>
              <w:t xml:space="preserve"> M_AXIS_OUTPUT</w:t>
            </w:r>
            <w:r w:rsidRPr="009F6C49">
              <w:rPr>
                <w:rFonts w:hint="eastAsia"/>
              </w:rPr>
              <w:t>通道</w:t>
            </w:r>
          </w:p>
        </w:tc>
      </w:tr>
      <w:tr w:rsidR="001124F6" w:rsidRPr="009161C2" w14:paraId="4E2C5A5D"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3CF79462" w14:textId="63F027FB" w:rsidR="001124F6" w:rsidRPr="009F6C49" w:rsidRDefault="001124F6" w:rsidP="00BA477C">
            <w:r w:rsidRPr="009F6C49">
              <w:rPr>
                <w:rFonts w:hint="eastAsia"/>
              </w:rPr>
              <w:t xml:space="preserve">m_axis_output_tready </w:t>
            </w:r>
          </w:p>
        </w:tc>
        <w:tc>
          <w:tcPr>
            <w:tcW w:w="997" w:type="dxa"/>
            <w:tcBorders>
              <w:top w:val="nil"/>
              <w:left w:val="nil"/>
              <w:bottom w:val="single" w:sz="4" w:space="0" w:color="auto"/>
              <w:right w:val="single" w:sz="4" w:space="0" w:color="auto"/>
            </w:tcBorders>
            <w:shd w:val="clear" w:color="auto" w:fill="auto"/>
            <w:noWrap/>
            <w:vAlign w:val="center"/>
            <w:hideMark/>
          </w:tcPr>
          <w:p w14:paraId="01043EAF" w14:textId="579A4F86" w:rsidR="001124F6" w:rsidRPr="009F6C49" w:rsidRDefault="001124F6"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1AE57334" w14:textId="7F36B95D"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F814B22" w14:textId="42E510F3" w:rsidR="001124F6" w:rsidRPr="009F6C49" w:rsidRDefault="001124F6" w:rsidP="001124F6">
            <w:pPr>
              <w:jc w:val="left"/>
            </w:pPr>
            <w:r w:rsidRPr="009F6C49">
              <w:rPr>
                <w:rFonts w:hint="eastAsia"/>
              </w:rPr>
              <w:t>TREADY</w:t>
            </w:r>
            <w:r w:rsidRPr="009F6C49">
              <w:rPr>
                <w:rFonts w:hint="eastAsia"/>
              </w:rPr>
              <w:t>信号针对</w:t>
            </w:r>
            <w:r w:rsidRPr="009F6C49">
              <w:rPr>
                <w:rFonts w:hint="eastAsia"/>
              </w:rPr>
              <w:t xml:space="preserve">M_AXIS_OUTPUT </w:t>
            </w:r>
            <w:r w:rsidRPr="009F6C49">
              <w:rPr>
                <w:rFonts w:hint="eastAsia"/>
              </w:rPr>
              <w:t>通道</w:t>
            </w:r>
            <w:r w:rsidRPr="009F6C49">
              <w:rPr>
                <w:rFonts w:hint="eastAsia"/>
              </w:rPr>
              <w:t xml:space="preserve">. </w:t>
            </w:r>
            <w:r w:rsidRPr="009F6C49">
              <w:rPr>
                <w:rFonts w:hint="eastAsia"/>
              </w:rPr>
              <w:t>如果下游</w:t>
            </w:r>
            <w:r w:rsidRPr="009F6C49">
              <w:rPr>
                <w:rFonts w:hint="eastAsia"/>
              </w:rPr>
              <w:t>slave</w:t>
            </w:r>
            <w:r w:rsidRPr="009F6C49">
              <w:rPr>
                <w:rFonts w:hint="eastAsia"/>
              </w:rPr>
              <w:t>总是能从</w:t>
            </w:r>
            <w:r w:rsidRPr="009F6C49">
              <w:rPr>
                <w:rFonts w:hint="eastAsia"/>
              </w:rPr>
              <w:t>M_AXIS_OUTPUT</w:t>
            </w:r>
            <w:r w:rsidRPr="009F6C49">
              <w:rPr>
                <w:rFonts w:hint="eastAsia"/>
              </w:rPr>
              <w:t>接收数据设置该信号为高。</w:t>
            </w:r>
            <w:r w:rsidRPr="009F6C49">
              <w:rPr>
                <w:rFonts w:hint="eastAsia"/>
              </w:rPr>
              <w:t xml:space="preserve"> </w:t>
            </w:r>
          </w:p>
        </w:tc>
      </w:tr>
      <w:tr w:rsidR="001124F6" w:rsidRPr="009161C2" w14:paraId="02255B84"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16937F86" w14:textId="6022C446" w:rsidR="001124F6" w:rsidRPr="009F6C49" w:rsidRDefault="001124F6" w:rsidP="00BA477C">
            <w:r w:rsidRPr="009F6C49">
              <w:rPr>
                <w:rFonts w:hint="eastAsia"/>
              </w:rPr>
              <w:t xml:space="preserve">m_axis_output_tdata </w:t>
            </w:r>
          </w:p>
        </w:tc>
        <w:tc>
          <w:tcPr>
            <w:tcW w:w="997" w:type="dxa"/>
            <w:tcBorders>
              <w:top w:val="nil"/>
              <w:left w:val="nil"/>
              <w:bottom w:val="single" w:sz="4" w:space="0" w:color="auto"/>
              <w:right w:val="single" w:sz="4" w:space="0" w:color="auto"/>
            </w:tcBorders>
            <w:shd w:val="clear" w:color="auto" w:fill="auto"/>
            <w:noWrap/>
            <w:vAlign w:val="center"/>
            <w:hideMark/>
          </w:tcPr>
          <w:p w14:paraId="338FF413" w14:textId="4E1689BC"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34933FD0" w14:textId="3A158AFE"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1003F046" w14:textId="7F46322D" w:rsidR="001124F6" w:rsidRPr="009F6C49" w:rsidRDefault="001124F6" w:rsidP="001124F6">
            <w:pPr>
              <w:jc w:val="left"/>
            </w:pPr>
            <w:r w:rsidRPr="009F6C49">
              <w:t>纠正数据输出</w:t>
            </w:r>
          </w:p>
        </w:tc>
      </w:tr>
      <w:tr w:rsidR="001124F6" w:rsidRPr="009161C2" w14:paraId="748216D3"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6E347F43" w14:textId="6BBA9B4C" w:rsidR="001124F6" w:rsidRPr="009F6C49" w:rsidRDefault="001124F6" w:rsidP="00BA477C">
            <w:r w:rsidRPr="009F6C49">
              <w:rPr>
                <w:rFonts w:hint="eastAsia"/>
              </w:rPr>
              <w:t xml:space="preserve">m_axis_output_tuser </w:t>
            </w:r>
          </w:p>
        </w:tc>
        <w:tc>
          <w:tcPr>
            <w:tcW w:w="997" w:type="dxa"/>
            <w:tcBorders>
              <w:top w:val="nil"/>
              <w:left w:val="nil"/>
              <w:bottom w:val="single" w:sz="4" w:space="0" w:color="auto"/>
              <w:right w:val="single" w:sz="4" w:space="0" w:color="auto"/>
            </w:tcBorders>
            <w:shd w:val="clear" w:color="auto" w:fill="auto"/>
            <w:noWrap/>
            <w:vAlign w:val="center"/>
            <w:hideMark/>
          </w:tcPr>
          <w:p w14:paraId="6F0322E7" w14:textId="10D2058E"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665EE888" w14:textId="02AA2C2C" w:rsidR="001124F6" w:rsidRPr="009F6C49" w:rsidRDefault="001124F6"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620BA9E8" w14:textId="5E43F58E" w:rsidR="001124F6" w:rsidRPr="009F6C49" w:rsidRDefault="001124F6" w:rsidP="001124F6">
            <w:pPr>
              <w:jc w:val="left"/>
            </w:pPr>
            <w:r w:rsidRPr="009F6C49">
              <w:t>s_axis_input_tuser</w:t>
            </w:r>
            <w:r w:rsidRPr="009F6C49">
              <w:t>被</w:t>
            </w:r>
            <w:r w:rsidRPr="009F6C49">
              <w:rPr>
                <w:rFonts w:hint="eastAsia"/>
              </w:rPr>
              <w:t>IP</w:t>
            </w:r>
            <w:r w:rsidRPr="009F6C49">
              <w:rPr>
                <w:rFonts w:hint="eastAsia"/>
              </w:rPr>
              <w:t>核</w:t>
            </w:r>
            <w:r w:rsidRPr="009F6C49">
              <w:t>延迟</w:t>
            </w:r>
          </w:p>
        </w:tc>
      </w:tr>
      <w:tr w:rsidR="001124F6" w:rsidRPr="009161C2" w14:paraId="1670A94E"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3DB28BEC" w14:textId="03858BAD" w:rsidR="001124F6" w:rsidRPr="009F6C49" w:rsidRDefault="001124F6" w:rsidP="00BA477C">
            <w:r w:rsidRPr="009F6C49">
              <w:rPr>
                <w:rFonts w:hint="eastAsia"/>
              </w:rPr>
              <w:t xml:space="preserve">m_axis_output_tlast </w:t>
            </w:r>
          </w:p>
        </w:tc>
        <w:tc>
          <w:tcPr>
            <w:tcW w:w="997" w:type="dxa"/>
            <w:tcBorders>
              <w:top w:val="nil"/>
              <w:left w:val="nil"/>
              <w:bottom w:val="single" w:sz="4" w:space="0" w:color="auto"/>
              <w:right w:val="single" w:sz="4" w:space="0" w:color="auto"/>
            </w:tcBorders>
            <w:shd w:val="clear" w:color="auto" w:fill="auto"/>
            <w:noWrap/>
            <w:vAlign w:val="center"/>
            <w:hideMark/>
          </w:tcPr>
          <w:p w14:paraId="05AEAC89" w14:textId="44A54176"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191DC868" w14:textId="644BD57E"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269DFFF2" w14:textId="53A2B469" w:rsidR="001124F6" w:rsidRPr="009F6C49" w:rsidRDefault="001124F6" w:rsidP="001124F6">
            <w:pPr>
              <w:jc w:val="left"/>
            </w:pPr>
            <w:r w:rsidRPr="009F6C49">
              <w:t>当最后一个通道的最后一个符号在</w:t>
            </w:r>
            <w:r w:rsidRPr="009F6C49">
              <w:t>m_axis_output_tdata</w:t>
            </w:r>
            <w:r w:rsidRPr="009F6C49">
              <w:t>上时为高</w:t>
            </w:r>
          </w:p>
        </w:tc>
      </w:tr>
      <w:tr w:rsidR="001124F6" w:rsidRPr="009161C2" w14:paraId="707535D5"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7B1BC643" w14:textId="4AF0EC37" w:rsidR="001124F6" w:rsidRPr="009F6C49" w:rsidRDefault="001124F6" w:rsidP="00BA477C">
            <w:r w:rsidRPr="009F6C49">
              <w:rPr>
                <w:rFonts w:hint="eastAsia"/>
              </w:rPr>
              <w:t xml:space="preserve">m_axis_stat_tvalid </w:t>
            </w:r>
          </w:p>
        </w:tc>
        <w:tc>
          <w:tcPr>
            <w:tcW w:w="997" w:type="dxa"/>
            <w:tcBorders>
              <w:top w:val="nil"/>
              <w:left w:val="nil"/>
              <w:bottom w:val="single" w:sz="4" w:space="0" w:color="auto"/>
              <w:right w:val="single" w:sz="4" w:space="0" w:color="auto"/>
            </w:tcBorders>
            <w:shd w:val="clear" w:color="auto" w:fill="auto"/>
            <w:noWrap/>
            <w:vAlign w:val="center"/>
            <w:hideMark/>
          </w:tcPr>
          <w:p w14:paraId="7391E9A1" w14:textId="5D06AC90"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3FBCB7E7" w14:textId="60101598"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5E800D8" w14:textId="3AF9293D" w:rsidR="001124F6" w:rsidRPr="009F6C49" w:rsidRDefault="001124F6" w:rsidP="001124F6">
            <w:pPr>
              <w:jc w:val="left"/>
            </w:pPr>
            <w:r w:rsidRPr="009F6C49">
              <w:rPr>
                <w:rFonts w:hint="eastAsia"/>
              </w:rPr>
              <w:t>TVALID</w:t>
            </w:r>
            <w:r w:rsidRPr="009F6C49">
              <w:rPr>
                <w:rFonts w:hint="eastAsia"/>
              </w:rPr>
              <w:t>信号针对</w:t>
            </w:r>
            <w:r w:rsidRPr="009F6C49">
              <w:rPr>
                <w:rFonts w:hint="eastAsia"/>
              </w:rPr>
              <w:t xml:space="preserve">M_AXIS_STAT </w:t>
            </w:r>
            <w:r w:rsidRPr="009F6C49">
              <w:rPr>
                <w:rFonts w:hint="eastAsia"/>
              </w:rPr>
              <w:t>通道</w:t>
            </w:r>
          </w:p>
        </w:tc>
      </w:tr>
      <w:tr w:rsidR="001124F6" w:rsidRPr="009161C2" w14:paraId="120AE170"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5B9F24A3" w14:textId="0CBE5305" w:rsidR="001124F6" w:rsidRPr="009F6C49" w:rsidRDefault="001124F6" w:rsidP="00BA477C">
            <w:r w:rsidRPr="009F6C49">
              <w:rPr>
                <w:rFonts w:hint="eastAsia"/>
              </w:rPr>
              <w:t xml:space="preserve">m_axis_stat_tready </w:t>
            </w:r>
          </w:p>
        </w:tc>
        <w:tc>
          <w:tcPr>
            <w:tcW w:w="997" w:type="dxa"/>
            <w:tcBorders>
              <w:top w:val="nil"/>
              <w:left w:val="nil"/>
              <w:bottom w:val="single" w:sz="4" w:space="0" w:color="auto"/>
              <w:right w:val="single" w:sz="4" w:space="0" w:color="auto"/>
            </w:tcBorders>
            <w:shd w:val="clear" w:color="auto" w:fill="auto"/>
            <w:noWrap/>
            <w:vAlign w:val="center"/>
            <w:hideMark/>
          </w:tcPr>
          <w:p w14:paraId="034D6F97" w14:textId="631B9A61" w:rsidR="001124F6" w:rsidRPr="009F6C49" w:rsidRDefault="001124F6"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4CBE9652" w14:textId="1BF0337E"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699B6E9" w14:textId="7984C28E" w:rsidR="001124F6" w:rsidRPr="009F6C49" w:rsidRDefault="001124F6" w:rsidP="001124F6">
            <w:pPr>
              <w:jc w:val="left"/>
            </w:pPr>
            <w:r w:rsidRPr="009F6C49">
              <w:rPr>
                <w:rFonts w:hint="eastAsia"/>
              </w:rPr>
              <w:t>TREADY</w:t>
            </w:r>
            <w:r w:rsidRPr="009F6C49">
              <w:rPr>
                <w:rFonts w:hint="eastAsia"/>
              </w:rPr>
              <w:t>信号针对</w:t>
            </w:r>
            <w:r w:rsidRPr="009F6C49">
              <w:rPr>
                <w:rFonts w:hint="eastAsia"/>
              </w:rPr>
              <w:t>M_AXIS_STAT</w:t>
            </w:r>
            <w:r w:rsidRPr="009F6C49">
              <w:rPr>
                <w:rFonts w:hint="eastAsia"/>
              </w:rPr>
              <w:t>通道。如果下游</w:t>
            </w:r>
            <w:r w:rsidRPr="009F6C49">
              <w:rPr>
                <w:rFonts w:hint="eastAsia"/>
              </w:rPr>
              <w:t>slave</w:t>
            </w:r>
            <w:r w:rsidRPr="009F6C49">
              <w:rPr>
                <w:rFonts w:hint="eastAsia"/>
              </w:rPr>
              <w:t>总是能从</w:t>
            </w:r>
            <w:r w:rsidRPr="009F6C49">
              <w:rPr>
                <w:rFonts w:hint="eastAsia"/>
              </w:rPr>
              <w:t>M_AXIS_STAT</w:t>
            </w:r>
            <w:r w:rsidRPr="009F6C49">
              <w:rPr>
                <w:rFonts w:hint="eastAsia"/>
              </w:rPr>
              <w:t>接收数据设置该信号为高。</w:t>
            </w:r>
            <w:r w:rsidRPr="009F6C49">
              <w:rPr>
                <w:rFonts w:hint="eastAsia"/>
              </w:rPr>
              <w:t xml:space="preserve"> </w:t>
            </w:r>
          </w:p>
        </w:tc>
      </w:tr>
      <w:tr w:rsidR="001124F6" w:rsidRPr="009161C2" w14:paraId="06730931"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46774287" w14:textId="361845B8" w:rsidR="001124F6" w:rsidRPr="009F6C49" w:rsidRDefault="001124F6" w:rsidP="00BA477C">
            <w:r w:rsidRPr="009F6C49">
              <w:rPr>
                <w:rFonts w:hint="eastAsia"/>
              </w:rPr>
              <w:t xml:space="preserve">m_axis_stat_tdata </w:t>
            </w:r>
          </w:p>
        </w:tc>
        <w:tc>
          <w:tcPr>
            <w:tcW w:w="997" w:type="dxa"/>
            <w:tcBorders>
              <w:top w:val="nil"/>
              <w:left w:val="nil"/>
              <w:bottom w:val="single" w:sz="4" w:space="0" w:color="auto"/>
              <w:right w:val="single" w:sz="4" w:space="0" w:color="auto"/>
            </w:tcBorders>
            <w:shd w:val="clear" w:color="auto" w:fill="auto"/>
            <w:noWrap/>
            <w:vAlign w:val="center"/>
            <w:hideMark/>
          </w:tcPr>
          <w:p w14:paraId="684021C3" w14:textId="569B82BB"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F5C252E" w14:textId="574D514F"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0D0B52C5" w14:textId="2A336D0A" w:rsidR="001124F6" w:rsidRPr="009F6C49" w:rsidRDefault="001124F6" w:rsidP="001124F6">
            <w:pPr>
              <w:jc w:val="left"/>
            </w:pPr>
            <w:r w:rsidRPr="009F6C49">
              <w:t>处理的最后一个块的状态信息</w:t>
            </w:r>
          </w:p>
        </w:tc>
      </w:tr>
      <w:tr w:rsidR="001124F6" w:rsidRPr="009161C2" w14:paraId="04E3D0FD"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06344411" w14:textId="792EEE1F" w:rsidR="001124F6" w:rsidRPr="009F6C49" w:rsidRDefault="001124F6" w:rsidP="00BA477C">
            <w:r w:rsidRPr="009F6C49">
              <w:rPr>
                <w:rFonts w:hint="eastAsia"/>
              </w:rPr>
              <w:t xml:space="preserve">m_axis_stat_tlast </w:t>
            </w:r>
          </w:p>
        </w:tc>
        <w:tc>
          <w:tcPr>
            <w:tcW w:w="997" w:type="dxa"/>
            <w:tcBorders>
              <w:top w:val="nil"/>
              <w:left w:val="nil"/>
              <w:bottom w:val="single" w:sz="4" w:space="0" w:color="auto"/>
              <w:right w:val="single" w:sz="4" w:space="0" w:color="auto"/>
            </w:tcBorders>
            <w:shd w:val="clear" w:color="auto" w:fill="auto"/>
            <w:noWrap/>
            <w:vAlign w:val="center"/>
            <w:hideMark/>
          </w:tcPr>
          <w:p w14:paraId="1E23FA8C" w14:textId="6E240413"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654F9371" w14:textId="53EE1D0A" w:rsidR="001124F6" w:rsidRPr="009F6C49" w:rsidRDefault="001124F6"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594D4884" w14:textId="66647C8E" w:rsidR="001124F6" w:rsidRPr="009F6C49" w:rsidRDefault="001124F6" w:rsidP="001124F6">
            <w:pPr>
              <w:jc w:val="left"/>
            </w:pPr>
            <w:r w:rsidRPr="009F6C49">
              <w:t>当最后一个通道的状态信息在</w:t>
            </w:r>
            <w:r w:rsidRPr="009F6C49">
              <w:t>m_axis_output_tdata</w:t>
            </w:r>
            <w:r w:rsidRPr="009F6C49">
              <w:t>上时</w:t>
            </w:r>
            <w:r w:rsidRPr="009F6C49">
              <w:rPr>
                <w:rFonts w:hint="eastAsia"/>
              </w:rPr>
              <w:t>为高</w:t>
            </w:r>
            <w:r w:rsidRPr="009F6C49">
              <w:t>。此输出仅在多通道模式下出现</w:t>
            </w:r>
          </w:p>
        </w:tc>
      </w:tr>
      <w:tr w:rsidR="001124F6" w:rsidRPr="009161C2" w14:paraId="05C1F109"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24864A79" w14:textId="77777777" w:rsidR="001124F6" w:rsidRDefault="001124F6" w:rsidP="00BA477C">
            <w:r w:rsidRPr="009F6C49">
              <w:rPr>
                <w:rFonts w:hint="eastAsia"/>
              </w:rPr>
              <w:t>event_s_input_tlast_</w:t>
            </w:r>
          </w:p>
          <w:p w14:paraId="32D53601" w14:textId="4EE3C2F9" w:rsidR="001124F6" w:rsidRPr="009F6C49" w:rsidRDefault="001124F6" w:rsidP="00BA477C">
            <w:r w:rsidRPr="009F6C49">
              <w:rPr>
                <w:rFonts w:hint="eastAsia"/>
              </w:rPr>
              <w:t xml:space="preserve">missing </w:t>
            </w:r>
          </w:p>
        </w:tc>
        <w:tc>
          <w:tcPr>
            <w:tcW w:w="997" w:type="dxa"/>
            <w:tcBorders>
              <w:top w:val="nil"/>
              <w:left w:val="nil"/>
              <w:bottom w:val="single" w:sz="4" w:space="0" w:color="auto"/>
              <w:right w:val="single" w:sz="4" w:space="0" w:color="auto"/>
            </w:tcBorders>
            <w:shd w:val="clear" w:color="auto" w:fill="auto"/>
            <w:noWrap/>
            <w:vAlign w:val="center"/>
            <w:hideMark/>
          </w:tcPr>
          <w:p w14:paraId="388591C4" w14:textId="42393930"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735D807" w14:textId="312C4825"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7AD7DDA" w14:textId="3040B9E0" w:rsidR="001124F6" w:rsidRPr="009F6C49" w:rsidRDefault="001124F6" w:rsidP="001124F6">
            <w:pPr>
              <w:jc w:val="left"/>
            </w:pPr>
            <w:r w:rsidRPr="009F6C49">
              <w:t>标</w:t>
            </w:r>
            <w:r w:rsidRPr="009F6C49">
              <w:rPr>
                <w:rFonts w:hint="eastAsia"/>
              </w:rPr>
              <w:t>志</w:t>
            </w:r>
            <w:r w:rsidRPr="009F6C49">
              <w:t>s_axis_input_tlast</w:t>
            </w:r>
            <w:r w:rsidRPr="009F6C49">
              <w:t>在预期的时候没有被断言。如果不需要，保持不连接。</w:t>
            </w:r>
          </w:p>
        </w:tc>
      </w:tr>
      <w:tr w:rsidR="001124F6" w:rsidRPr="009161C2" w14:paraId="6261ED81"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0C80061A" w14:textId="77777777" w:rsidR="001124F6" w:rsidRDefault="001124F6" w:rsidP="00BA477C">
            <w:r w:rsidRPr="009F6C49">
              <w:rPr>
                <w:rFonts w:hint="eastAsia"/>
              </w:rPr>
              <w:t>event_s_input_</w:t>
            </w:r>
          </w:p>
          <w:p w14:paraId="088CA292" w14:textId="2676CF17" w:rsidR="001124F6" w:rsidRPr="009F6C49" w:rsidRDefault="001124F6" w:rsidP="00BA477C">
            <w:r w:rsidRPr="009F6C49">
              <w:rPr>
                <w:rFonts w:hint="eastAsia"/>
              </w:rPr>
              <w:t xml:space="preserve">tlast_unexpected </w:t>
            </w:r>
          </w:p>
        </w:tc>
        <w:tc>
          <w:tcPr>
            <w:tcW w:w="997" w:type="dxa"/>
            <w:tcBorders>
              <w:top w:val="nil"/>
              <w:left w:val="nil"/>
              <w:bottom w:val="single" w:sz="4" w:space="0" w:color="auto"/>
              <w:right w:val="single" w:sz="4" w:space="0" w:color="auto"/>
            </w:tcBorders>
            <w:shd w:val="clear" w:color="auto" w:fill="auto"/>
            <w:noWrap/>
            <w:vAlign w:val="center"/>
            <w:hideMark/>
          </w:tcPr>
          <w:p w14:paraId="164571F7" w14:textId="34020E41"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0131C9AE" w14:textId="17515C98"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E12CD7C" w14:textId="3F7E0621" w:rsidR="001124F6" w:rsidRPr="009F6C49" w:rsidRDefault="001124F6" w:rsidP="001124F6">
            <w:pPr>
              <w:jc w:val="left"/>
            </w:pPr>
            <w:r w:rsidRPr="009F6C49">
              <w:t>标</w:t>
            </w:r>
            <w:r w:rsidRPr="009F6C49">
              <w:rPr>
                <w:rFonts w:hint="eastAsia"/>
              </w:rPr>
              <w:t>志</w:t>
            </w:r>
            <w:r w:rsidRPr="009F6C49">
              <w:t>s_axis_input_tlast</w:t>
            </w:r>
            <w:r w:rsidRPr="009F6C49">
              <w:t>在非预期时被断言。如果不需要，保持不连接。</w:t>
            </w:r>
          </w:p>
        </w:tc>
      </w:tr>
      <w:tr w:rsidR="001124F6" w:rsidRPr="009161C2" w14:paraId="4D52A8AA"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722ED6CF" w14:textId="77777777" w:rsidR="001124F6" w:rsidRDefault="001124F6" w:rsidP="00BA477C">
            <w:r w:rsidRPr="009F6C49">
              <w:rPr>
                <w:rFonts w:hint="eastAsia"/>
              </w:rPr>
              <w:t>event_s_ctrl_tdata_</w:t>
            </w:r>
          </w:p>
          <w:p w14:paraId="1E9EE6FD" w14:textId="09F3A5BC" w:rsidR="001124F6" w:rsidRPr="009F6C49" w:rsidRDefault="001124F6" w:rsidP="00BA477C">
            <w:r w:rsidRPr="009F6C49">
              <w:rPr>
                <w:rFonts w:hint="eastAsia"/>
              </w:rPr>
              <w:t xml:space="preserve">invalid </w:t>
            </w:r>
          </w:p>
        </w:tc>
        <w:tc>
          <w:tcPr>
            <w:tcW w:w="997" w:type="dxa"/>
            <w:tcBorders>
              <w:top w:val="nil"/>
              <w:left w:val="nil"/>
              <w:bottom w:val="single" w:sz="4" w:space="0" w:color="auto"/>
              <w:right w:val="single" w:sz="4" w:space="0" w:color="auto"/>
            </w:tcBorders>
            <w:shd w:val="clear" w:color="auto" w:fill="auto"/>
            <w:noWrap/>
            <w:vAlign w:val="center"/>
            <w:hideMark/>
          </w:tcPr>
          <w:p w14:paraId="51104D67" w14:textId="556C16E9"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9764BEB" w14:textId="5ED470DE"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A4B7EF7" w14:textId="3034D30C" w:rsidR="001124F6" w:rsidRPr="009F6C49" w:rsidRDefault="001124F6" w:rsidP="001124F6">
            <w:pPr>
              <w:jc w:val="left"/>
            </w:pPr>
            <w:r w:rsidRPr="009F6C49">
              <w:t>标</w:t>
            </w:r>
            <w:r w:rsidRPr="009F6C49">
              <w:rPr>
                <w:rFonts w:hint="eastAsia"/>
              </w:rPr>
              <w:t>志</w:t>
            </w:r>
            <w:r w:rsidRPr="009F6C49">
              <w:t>s_axis_ctrl_tdata</w:t>
            </w:r>
            <w:r w:rsidRPr="009F6C49">
              <w:t>上提供的值是非法的。如果这</w:t>
            </w:r>
            <w:r w:rsidRPr="009F6C49">
              <w:rPr>
                <w:rFonts w:hint="eastAsia"/>
              </w:rPr>
              <w:t>个</w:t>
            </w:r>
            <w:r w:rsidRPr="009F6C49">
              <w:t>断言</w:t>
            </w:r>
            <w:r w:rsidRPr="009F6C49">
              <w:rPr>
                <w:rFonts w:hint="eastAsia"/>
              </w:rPr>
              <w:t>出现</w:t>
            </w:r>
            <w:r w:rsidRPr="009F6C49">
              <w:t>，</w:t>
            </w:r>
            <w:r w:rsidRPr="009F6C49">
              <w:rPr>
                <w:rFonts w:hint="eastAsia"/>
              </w:rPr>
              <w:t>IP</w:t>
            </w:r>
            <w:r w:rsidRPr="009F6C49">
              <w:rPr>
                <w:rFonts w:hint="eastAsia"/>
              </w:rPr>
              <w:t>核</w:t>
            </w:r>
            <w:r w:rsidRPr="009F6C49">
              <w:t>必须重置。如果不需要，保持不连</w:t>
            </w:r>
          </w:p>
        </w:tc>
      </w:tr>
      <w:tr w:rsidR="001124F6" w:rsidRPr="009161C2" w14:paraId="6574FC35"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tcPr>
          <w:p w14:paraId="3D1BE512" w14:textId="4FC9DF79" w:rsidR="001124F6" w:rsidRPr="009F6C49" w:rsidRDefault="001124F6" w:rsidP="00BA477C"/>
        </w:tc>
        <w:tc>
          <w:tcPr>
            <w:tcW w:w="997" w:type="dxa"/>
            <w:tcBorders>
              <w:top w:val="nil"/>
              <w:left w:val="nil"/>
              <w:bottom w:val="single" w:sz="4" w:space="0" w:color="auto"/>
              <w:right w:val="single" w:sz="4" w:space="0" w:color="auto"/>
            </w:tcBorders>
            <w:shd w:val="clear" w:color="auto" w:fill="auto"/>
            <w:noWrap/>
            <w:vAlign w:val="center"/>
          </w:tcPr>
          <w:p w14:paraId="722FCB50" w14:textId="0DCB6AB8" w:rsidR="001124F6" w:rsidRPr="009F6C49" w:rsidRDefault="001124F6" w:rsidP="00BA477C"/>
        </w:tc>
        <w:tc>
          <w:tcPr>
            <w:tcW w:w="966" w:type="dxa"/>
            <w:tcBorders>
              <w:top w:val="nil"/>
              <w:left w:val="nil"/>
              <w:bottom w:val="single" w:sz="4" w:space="0" w:color="auto"/>
              <w:right w:val="single" w:sz="4" w:space="0" w:color="auto"/>
            </w:tcBorders>
            <w:shd w:val="clear" w:color="auto" w:fill="auto"/>
            <w:noWrap/>
            <w:vAlign w:val="center"/>
          </w:tcPr>
          <w:p w14:paraId="2E97ABDB" w14:textId="32CD6C95" w:rsidR="001124F6" w:rsidRPr="009F6C49" w:rsidRDefault="001124F6" w:rsidP="00BA477C"/>
        </w:tc>
        <w:tc>
          <w:tcPr>
            <w:tcW w:w="4616" w:type="dxa"/>
            <w:tcBorders>
              <w:top w:val="nil"/>
              <w:left w:val="nil"/>
              <w:bottom w:val="single" w:sz="4" w:space="0" w:color="auto"/>
              <w:right w:val="single" w:sz="4" w:space="0" w:color="auto"/>
            </w:tcBorders>
            <w:shd w:val="clear" w:color="auto" w:fill="auto"/>
            <w:noWrap/>
            <w:vAlign w:val="center"/>
          </w:tcPr>
          <w:p w14:paraId="0BA8CAB3" w14:textId="657774EC" w:rsidR="001124F6" w:rsidRPr="009F6C49" w:rsidRDefault="001124F6" w:rsidP="001124F6">
            <w:pPr>
              <w:jc w:val="left"/>
            </w:pPr>
          </w:p>
        </w:tc>
      </w:tr>
    </w:tbl>
    <w:p w14:paraId="53FC6C86" w14:textId="77777777" w:rsidR="00CB0DAD" w:rsidRPr="00BA1C9F" w:rsidRDefault="00CB0DAD" w:rsidP="00BA1C9F">
      <w:pPr>
        <w:jc w:val="center"/>
      </w:pPr>
    </w:p>
    <w:p w14:paraId="15DC2068" w14:textId="77777777" w:rsidR="006D4371" w:rsidRDefault="006D4371" w:rsidP="00A45160">
      <w:pPr>
        <w:pStyle w:val="4"/>
        <w:numPr>
          <w:ilvl w:val="3"/>
          <w:numId w:val="1"/>
        </w:numPr>
      </w:pPr>
      <w:r>
        <w:rPr>
          <w:rFonts w:hint="eastAsia"/>
        </w:rPr>
        <w:t>RS</w:t>
      </w:r>
      <w:r>
        <w:rPr>
          <w:rFonts w:hint="eastAsia"/>
        </w:rPr>
        <w:t>译码</w:t>
      </w:r>
      <w:r>
        <w:rPr>
          <w:rFonts w:hint="eastAsia"/>
        </w:rPr>
        <w:t>IP</w:t>
      </w:r>
      <w:r>
        <w:rPr>
          <w:rFonts w:hint="eastAsia"/>
        </w:rPr>
        <w:t>时序</w:t>
      </w:r>
    </w:p>
    <w:p w14:paraId="38D3F373" w14:textId="77777777" w:rsidR="00177ED7" w:rsidRPr="00177ED7" w:rsidRDefault="00177ED7" w:rsidP="00177ED7">
      <w:r w:rsidRPr="00177ED7">
        <w:t>当一个块的最后一个符号在</w:t>
      </w:r>
      <w:r w:rsidRPr="00177ED7">
        <w:t>m_axis_output_tdata</w:t>
      </w:r>
      <w:r w:rsidRPr="00177ED7">
        <w:t>上时，</w:t>
      </w:r>
      <w:r w:rsidRPr="00177ED7">
        <w:t>m_axis_output_tlast</w:t>
      </w:r>
      <w:r w:rsidRPr="00177ED7">
        <w:t>输出是高。这是第</w:t>
      </w:r>
      <w:r w:rsidRPr="00177ED7">
        <w:t>k</w:t>
      </w:r>
      <w:r w:rsidRPr="00177ED7">
        <w:t>个符号</w:t>
      </w:r>
      <w:r w:rsidRPr="00177ED7">
        <w:t>(</w:t>
      </w:r>
      <w:r w:rsidRPr="00177ED7">
        <w:t>如果在</w:t>
      </w:r>
      <w:r w:rsidRPr="00177ED7">
        <w:t>GUI</w:t>
      </w:r>
      <w:r w:rsidRPr="00177ED7">
        <w:t>中没有选择</w:t>
      </w:r>
      <w:r w:rsidRPr="00177ED7">
        <w:t>“Output Check Symbols”</w:t>
      </w:r>
      <w:r w:rsidRPr="00177ED7">
        <w:t>选项</w:t>
      </w:r>
      <w:r w:rsidRPr="00177ED7">
        <w:t>)</w:t>
      </w:r>
      <w:r w:rsidRPr="00177ED7">
        <w:t>或代码的第</w:t>
      </w:r>
      <w:r w:rsidRPr="00177ED7">
        <w:t>n</w:t>
      </w:r>
      <w:r w:rsidRPr="00177ED7">
        <w:t>个符号</w:t>
      </w:r>
      <w:r w:rsidRPr="00177ED7">
        <w:t>(</w:t>
      </w:r>
      <w:r w:rsidRPr="00177ED7">
        <w:t>如果在</w:t>
      </w:r>
      <w:r w:rsidRPr="00177ED7">
        <w:t>GUI</w:t>
      </w:r>
      <w:r w:rsidRPr="00177ED7">
        <w:t>中选择了</w:t>
      </w:r>
      <w:r w:rsidRPr="00177ED7">
        <w:t>“Output Check Symbols”</w:t>
      </w:r>
      <w:r w:rsidRPr="00177ED7">
        <w:t>选项</w:t>
      </w:r>
      <w:r w:rsidRPr="00177ED7">
        <w:t>)</w:t>
      </w:r>
      <w:r w:rsidRPr="00177ED7">
        <w:t>码字块。在多通道情况下，</w:t>
      </w:r>
      <w:r w:rsidRPr="00177ED7">
        <w:t>m_axis_output_tlast</w:t>
      </w:r>
      <w:r w:rsidRPr="00177ED7">
        <w:t>仅在以下情况下断言为高最后一个通道的最后一个符号出现在</w:t>
      </w:r>
      <w:r w:rsidRPr="00177ED7">
        <w:t>m_axis_output_tdata</w:t>
      </w:r>
      <w:r w:rsidRPr="00177ED7">
        <w:t>上。</w:t>
      </w:r>
    </w:p>
    <w:p w14:paraId="362F4910" w14:textId="77777777" w:rsidR="00DB727A" w:rsidRDefault="009A2B0A" w:rsidP="00DB727A">
      <w:pPr>
        <w:keepNext/>
      </w:pPr>
      <w:r w:rsidRPr="009A2B0A">
        <w:rPr>
          <w:noProof/>
        </w:rPr>
        <w:lastRenderedPageBreak/>
        <w:drawing>
          <wp:inline distT="0" distB="0" distL="0" distR="0" wp14:anchorId="6BD93115" wp14:editId="063CDD68">
            <wp:extent cx="5247564" cy="33380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5271433" cy="3353250"/>
                    </a:xfrm>
                    <a:prstGeom prst="rect">
                      <a:avLst/>
                    </a:prstGeom>
                    <a:noFill/>
                    <a:ln>
                      <a:noFill/>
                    </a:ln>
                  </pic:spPr>
                </pic:pic>
              </a:graphicData>
            </a:graphic>
          </wp:inline>
        </w:drawing>
      </w:r>
    </w:p>
    <w:p w14:paraId="4F12ACD3" w14:textId="3F02BBA3" w:rsidR="00C60FE2" w:rsidRPr="00DD3927" w:rsidRDefault="00DB727A" w:rsidP="00DD3927">
      <w:pPr>
        <w:pStyle w:val="af7"/>
        <w:jc w:val="center"/>
      </w:pPr>
      <w:bookmarkStart w:id="58" w:name="_Toc35510340"/>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14</w:t>
      </w:r>
      <w:r w:rsidR="0081569F">
        <w:fldChar w:fldCharType="end"/>
      </w:r>
      <w:r w:rsidRPr="004731C4">
        <w:rPr>
          <w:rFonts w:hint="eastAsia"/>
        </w:rPr>
        <w:t>数据块输入输出时序</w:t>
      </w:r>
      <w:bookmarkEnd w:id="58"/>
    </w:p>
    <w:p w14:paraId="1A7CF578" w14:textId="12F4B270" w:rsidR="001901F8" w:rsidRDefault="009A7AE9" w:rsidP="00A45160">
      <w:pPr>
        <w:pStyle w:val="1"/>
        <w:numPr>
          <w:ilvl w:val="0"/>
          <w:numId w:val="1"/>
        </w:numPr>
      </w:pPr>
      <w:bookmarkStart w:id="59" w:name="_Toc35510279"/>
      <w:r>
        <w:rPr>
          <w:rFonts w:hint="eastAsia"/>
        </w:rPr>
        <w:t>交织解交织</w:t>
      </w:r>
      <w:bookmarkEnd w:id="59"/>
    </w:p>
    <w:p w14:paraId="46E1B5C4" w14:textId="612BE947" w:rsidR="00FF073D" w:rsidRPr="00FF073D" w:rsidRDefault="00FF073D" w:rsidP="00A45160">
      <w:pPr>
        <w:pStyle w:val="2"/>
        <w:numPr>
          <w:ilvl w:val="1"/>
          <w:numId w:val="1"/>
        </w:numPr>
      </w:pPr>
      <w:bookmarkStart w:id="60" w:name="_Toc35510280"/>
      <w:r>
        <w:rPr>
          <w:rFonts w:hint="eastAsia"/>
        </w:rPr>
        <w:t>概述</w:t>
      </w:r>
      <w:bookmarkEnd w:id="60"/>
    </w:p>
    <w:p w14:paraId="5C06EA61" w14:textId="77777777" w:rsidR="006F4C04" w:rsidRPr="006F4C04" w:rsidRDefault="006F4C04" w:rsidP="006F4C04">
      <w:r w:rsidRPr="006F4C04">
        <w:t>交织编码是在实际移动通信环境下改善移动通信信号衰落的一种通信技术。将造成数字信号传输的突发性差错，利用交织编码技术可离散并纠正这种突发性差错，改善移动通信的传输特性。</w:t>
      </w:r>
    </w:p>
    <w:p w14:paraId="105A84B3" w14:textId="77777777" w:rsidR="006F4C04" w:rsidRPr="006F4C04" w:rsidRDefault="006F4C04" w:rsidP="006F4C04">
      <w:r w:rsidRPr="006F4C04">
        <w:t>交织编码的目的是把一个较长的突发差错离散成随机差错，再用纠正随机差错的编码（</w:t>
      </w:r>
      <w:r w:rsidRPr="006F4C04">
        <w:t>FEC</w:t>
      </w:r>
      <w:r w:rsidRPr="006F4C04">
        <w:t>）技术消除随机差错。交织深度越大，则离散度越大，抗突发差错能力也就越强。但交织深度越大，交织编码处理时间越长，从而造成数据传输时延增大，也就是说，交织编码是以时间为代价的。因此，交织编码属于时间隐分集。在实际移动通信环境下的衰落，将造成数字信号传输的突发性差错。利用交织编码技术可离散并纠正这种突发性差错，改善移动通信的传输特性。</w:t>
      </w:r>
    </w:p>
    <w:p w14:paraId="7BA18B5C" w14:textId="64E2C8E6" w:rsidR="006F4C04" w:rsidRPr="00294841" w:rsidRDefault="006F4C04" w:rsidP="00294841">
      <w:r>
        <w:rPr>
          <w:rFonts w:hint="eastAsia"/>
        </w:rPr>
        <w:t>本方案中交织解交织采用</w:t>
      </w:r>
      <w:r>
        <w:rPr>
          <w:rFonts w:hint="eastAsia"/>
        </w:rPr>
        <w:t>xilinx</w:t>
      </w:r>
      <w:r>
        <w:t xml:space="preserve"> </w:t>
      </w:r>
      <w:r>
        <w:rPr>
          <w:rFonts w:hint="eastAsia"/>
        </w:rPr>
        <w:t>IP</w:t>
      </w:r>
      <w:r>
        <w:rPr>
          <w:rFonts w:hint="eastAsia"/>
        </w:rPr>
        <w:t>核实现，详见技术文档《</w:t>
      </w:r>
      <w:r w:rsidR="00294841">
        <w:t>Interleaver/De-Interleaver v8.0</w:t>
      </w:r>
      <w:r w:rsidR="00294841">
        <w:rPr>
          <w:rFonts w:hint="eastAsia"/>
        </w:rPr>
        <w:t xml:space="preserve"> </w:t>
      </w:r>
      <w:r w:rsidR="00294841" w:rsidRPr="00294841">
        <w:t>LogiCORE IP Product Guide</w:t>
      </w:r>
      <w:r w:rsidR="00294841" w:rsidRPr="00294841">
        <w:rPr>
          <w:rFonts w:hint="eastAsia"/>
        </w:rPr>
        <w:t>.</w:t>
      </w:r>
      <w:r w:rsidR="00294841" w:rsidRPr="00294841">
        <w:t>PG049</w:t>
      </w:r>
      <w:r>
        <w:rPr>
          <w:rFonts w:hint="eastAsia"/>
        </w:rPr>
        <w:t>》。</w:t>
      </w:r>
    </w:p>
    <w:p w14:paraId="7F6C3B6F" w14:textId="24BBAB17" w:rsidR="006F4C04" w:rsidRDefault="00271B2B" w:rsidP="00A45160">
      <w:pPr>
        <w:pStyle w:val="2"/>
        <w:numPr>
          <w:ilvl w:val="1"/>
          <w:numId w:val="1"/>
        </w:numPr>
      </w:pPr>
      <w:bookmarkStart w:id="61" w:name="_Toc35510281"/>
      <w:r>
        <w:rPr>
          <w:rFonts w:hint="eastAsia"/>
        </w:rPr>
        <w:t>IP</w:t>
      </w:r>
      <w:r>
        <w:rPr>
          <w:rFonts w:hint="eastAsia"/>
        </w:rPr>
        <w:t>核</w:t>
      </w:r>
      <w:bookmarkEnd w:id="61"/>
    </w:p>
    <w:p w14:paraId="76310AA1" w14:textId="77777777" w:rsidR="00294841" w:rsidRDefault="00294841" w:rsidP="00294841">
      <w:r>
        <w:t>交织器主要实现对输入符号序列的重排序，符号可以是比特或者位宽大于</w:t>
      </w:r>
      <w:r>
        <w:rPr>
          <w:rFonts w:ascii="Times New Roman" w:eastAsia="Times New Roman" w:hAnsi="Times New Roman" w:cs="Times New Roman"/>
        </w:rPr>
        <w:t>1</w:t>
      </w:r>
      <w:r>
        <w:t>的总线。交织的典型应用是随机化信号传输过程中引入错误的位置，将突发错误扩展，使纠错电路能够更好地纠正数据中的错误。如果在信道发送端使用某个特定交织器，则在接收端必须使用与交织过程相反的过程</w:t>
      </w:r>
      <w:r>
        <w:t>(</w:t>
      </w:r>
      <w:r>
        <w:t>解交织器</w:t>
      </w:r>
      <w:r>
        <w:t>)</w:t>
      </w:r>
      <w:r>
        <w:t>来恢复原始数据。</w:t>
      </w:r>
    </w:p>
    <w:p w14:paraId="5271C5B0" w14:textId="77777777" w:rsidR="00294841" w:rsidRDefault="00294841" w:rsidP="00294841">
      <w:r>
        <w:lastRenderedPageBreak/>
        <w:t>用交织器</w:t>
      </w:r>
      <w:r>
        <w:t>/</w:t>
      </w:r>
      <w:r>
        <w:t>解交织器</w:t>
      </w:r>
      <w:r>
        <w:rPr>
          <w:rFonts w:ascii="Times New Roman" w:eastAsia="Times New Roman" w:hAnsi="Times New Roman" w:cs="Times New Roman"/>
          <w:lang w:bidi="en-US"/>
        </w:rPr>
        <w:t>IP</w:t>
      </w:r>
      <w:r>
        <w:t>核可以实现两种类型的交织器</w:t>
      </w:r>
      <w:r>
        <w:t>/</w:t>
      </w:r>
      <w:r>
        <w:t>解交织器</w:t>
      </w:r>
      <w:r>
        <w:t>:</w:t>
      </w:r>
      <w:r>
        <w:rPr>
          <w:rFonts w:ascii="Times New Roman" w:eastAsia="Times New Roman" w:hAnsi="Times New Roman" w:cs="Times New Roman"/>
          <w:lang w:bidi="en-US"/>
        </w:rPr>
        <w:t>Forney</w:t>
      </w:r>
      <w:r>
        <w:t>卷积交织</w:t>
      </w:r>
      <w:r>
        <w:t>/</w:t>
      </w:r>
      <w:r>
        <w:t>解交织、</w:t>
      </w:r>
      <w:r>
        <w:t xml:space="preserve"> </w:t>
      </w:r>
      <w:r>
        <w:t>矩形块交织</w:t>
      </w:r>
      <w:r>
        <w:t>/</w:t>
      </w:r>
      <w:r>
        <w:t>解交织。两种类型交织器都是实现符号重排序的交织功能，但方法和操作方式完全不同。</w:t>
      </w:r>
    </w:p>
    <w:p w14:paraId="71B9CCDF" w14:textId="3B9F8D5F" w:rsidR="00294841" w:rsidRDefault="00294841" w:rsidP="00294841">
      <w:r>
        <w:t>①</w:t>
      </w:r>
      <w:r>
        <w:rPr>
          <w:rFonts w:ascii="Times New Roman" w:eastAsia="Times New Roman" w:hAnsi="Times New Roman" w:cs="Times New Roman"/>
          <w:lang w:bidi="en-US"/>
        </w:rPr>
        <w:t>Forney</w:t>
      </w:r>
      <w:r>
        <w:t>卷积操作。</w:t>
      </w:r>
      <w:r w:rsidR="00D86AA2">
        <w:rPr>
          <w:rFonts w:hint="eastAsia"/>
        </w:rPr>
        <w:t>下图</w:t>
      </w:r>
      <w:r>
        <w:t>给出了</w:t>
      </w:r>
      <w:r>
        <w:t xml:space="preserve"> </w:t>
      </w:r>
      <w:r>
        <w:rPr>
          <w:rFonts w:ascii="Times New Roman" w:eastAsia="Times New Roman" w:hAnsi="Times New Roman" w:cs="Times New Roman"/>
          <w:lang w:bidi="en-US"/>
        </w:rPr>
        <w:t>Forney</w:t>
      </w:r>
      <w:r>
        <w:t>卷积交织器的操作。交织器</w:t>
      </w:r>
      <w:r>
        <w:t>/</w:t>
      </w:r>
      <w:r>
        <w:t>解交织器</w:t>
      </w:r>
      <w:r>
        <w:rPr>
          <w:rFonts w:ascii="Times New Roman" w:eastAsia="Times New Roman" w:hAnsi="Times New Roman" w:cs="Times New Roman"/>
          <w:lang w:bidi="en-US"/>
        </w:rPr>
        <w:t>IP</w:t>
      </w:r>
      <w:r>
        <w:t>核对一系列延时线移位寄存器进行操作。输入符号出现在</w:t>
      </w:r>
      <w:r>
        <w:rPr>
          <w:rFonts w:ascii="Times New Roman" w:eastAsia="Times New Roman" w:hAnsi="Times New Roman" w:cs="Times New Roman"/>
          <w:lang w:bidi="en-US"/>
        </w:rPr>
        <w:t>DIN</w:t>
      </w:r>
      <w:r>
        <w:t>端口的输入转接器上，输出符号从</w:t>
      </w:r>
      <w:r>
        <w:rPr>
          <w:rFonts w:ascii="Times New Roman" w:eastAsia="Times New Roman" w:hAnsi="Times New Roman" w:cs="Times New Roman"/>
          <w:lang w:bidi="en-US"/>
        </w:rPr>
        <w:t>DOUT</w:t>
      </w:r>
      <w:r>
        <w:t>端口的输出转接器上获取。两个转接器都是从分支</w:t>
      </w:r>
      <w:r>
        <w:rPr>
          <w:rFonts w:ascii="Times New Roman" w:eastAsia="Times New Roman" w:hAnsi="Times New Roman" w:cs="Times New Roman"/>
        </w:rPr>
        <w:t>0</w:t>
      </w:r>
      <w:r>
        <w:t>开始并在下</w:t>
      </w:r>
      <w:r>
        <w:rPr>
          <w:rFonts w:hint="eastAsia"/>
        </w:rPr>
        <w:t>一</w:t>
      </w:r>
      <w:r>
        <w:t>个时钟上升沿转移到下一个分支。在达到最后一个分支</w:t>
      </w:r>
      <w:r>
        <w:rPr>
          <w:rFonts w:ascii="Times New Roman" w:eastAsia="Times New Roman" w:hAnsi="Times New Roman" w:cs="Times New Roman"/>
          <w:lang w:bidi="en-US"/>
        </w:rPr>
        <w:t>(B-1)</w:t>
      </w:r>
      <w:r>
        <w:t>后，转接器转移回分支</w:t>
      </w:r>
      <w:r>
        <w:rPr>
          <w:rFonts w:ascii="Times New Roman" w:eastAsia="Times New Roman" w:hAnsi="Times New Roman" w:cs="Times New Roman"/>
        </w:rPr>
        <w:t>0</w:t>
      </w:r>
      <w:r w:rsidR="00F538EE">
        <w:rPr>
          <w:rFonts w:asciiTheme="minorEastAsia" w:hAnsiTheme="minorEastAsia" w:cs="Times New Roman" w:hint="eastAsia"/>
        </w:rPr>
        <w:t>，</w:t>
      </w:r>
      <w:r>
        <w:t>然后重复处理。在</w:t>
      </w:r>
      <w:r w:rsidR="00D86AA2">
        <w:rPr>
          <w:rFonts w:hint="eastAsia"/>
        </w:rPr>
        <w:t>下图</w:t>
      </w:r>
      <w:r>
        <w:t>中，各分支长度以均匀增量</w:t>
      </w:r>
      <w:r w:rsidR="007537A6">
        <w:rPr>
          <w:rFonts w:hint="eastAsia"/>
        </w:rPr>
        <w:t>L</w:t>
      </w:r>
      <w:r>
        <w:t>逐个增加。尽管分支</w:t>
      </w:r>
      <w:r>
        <w:rPr>
          <w:rFonts w:ascii="Times New Roman" w:eastAsia="Times New Roman" w:hAnsi="Times New Roman" w:cs="Times New Roman"/>
        </w:rPr>
        <w:t>0</w:t>
      </w:r>
      <w:r>
        <w:t>看上去是零延时连接的，但在</w:t>
      </w:r>
      <w:r>
        <w:rPr>
          <w:rFonts w:ascii="Times New Roman" w:eastAsia="Times New Roman" w:hAnsi="Times New Roman" w:cs="Times New Roman"/>
          <w:lang w:bidi="en-US"/>
        </w:rPr>
        <w:t>DIN</w:t>
      </w:r>
      <w:r>
        <w:t>和</w:t>
      </w:r>
      <w:r>
        <w:rPr>
          <w:rFonts w:ascii="Times New Roman" w:eastAsia="Times New Roman" w:hAnsi="Times New Roman" w:cs="Times New Roman"/>
          <w:lang w:bidi="en-US"/>
        </w:rPr>
        <w:t>DOUT</w:t>
      </w:r>
      <w:r>
        <w:t>之间还是有一定时钟周期数的延时，这是</w:t>
      </w:r>
      <w:r>
        <w:rPr>
          <w:rFonts w:ascii="Times New Roman" w:eastAsia="Times New Roman" w:hAnsi="Times New Roman" w:cs="Times New Roman"/>
          <w:lang w:bidi="en-US"/>
        </w:rPr>
        <w:t>IP</w:t>
      </w:r>
      <w:r>
        <w:t>核的基本延时。</w:t>
      </w:r>
    </w:p>
    <w:p w14:paraId="7FF58257" w14:textId="7F81CAF1" w:rsidR="00294841" w:rsidRDefault="00294841" w:rsidP="00294841">
      <w:r>
        <w:t>交织器与解交织的唯一区别是，在解交织器中分支</w:t>
      </w:r>
      <w:r>
        <w:rPr>
          <w:rFonts w:ascii="Times New Roman" w:eastAsia="Times New Roman" w:hAnsi="Times New Roman" w:cs="Times New Roman"/>
        </w:rPr>
        <w:t>0</w:t>
      </w:r>
      <w:r>
        <w:t>是最长的，分支长度是以</w:t>
      </w:r>
      <w:r w:rsidR="007537A6">
        <w:rPr>
          <w:rFonts w:hint="eastAsia"/>
        </w:rPr>
        <w:t>L</w:t>
      </w:r>
      <w:r>
        <w:t>为递减量逐个减小的，即分支</w:t>
      </w:r>
      <w:r>
        <w:rPr>
          <w:rFonts w:ascii="Times New Roman" w:eastAsia="Times New Roman" w:hAnsi="Times New Roman" w:cs="Times New Roman"/>
          <w:lang w:bidi="en-US"/>
        </w:rPr>
        <w:t>(B-1)</w:t>
      </w:r>
      <w:r>
        <w:t>的长度为</w:t>
      </w:r>
      <w:r>
        <w:rPr>
          <w:rFonts w:ascii="Times New Roman" w:eastAsia="Times New Roman" w:hAnsi="Times New Roman" w:cs="Times New Roman"/>
        </w:rPr>
        <w:t>0,</w:t>
      </w:r>
      <w:r>
        <w:t>如</w:t>
      </w:r>
      <w:r w:rsidR="00D86AA2">
        <w:rPr>
          <w:rFonts w:hint="eastAsia"/>
        </w:rPr>
        <w:t>下图</w:t>
      </w:r>
      <w:r>
        <w:t>所示。</w:t>
      </w:r>
    </w:p>
    <w:p w14:paraId="08964336" w14:textId="77777777" w:rsidR="00DB727A" w:rsidRDefault="007537A6" w:rsidP="00DB727A">
      <w:pPr>
        <w:keepNext/>
      </w:pPr>
      <w:r w:rsidRPr="007537A6">
        <w:rPr>
          <w:rFonts w:hint="eastAsia"/>
          <w:noProof/>
        </w:rPr>
        <w:drawing>
          <wp:inline distT="0" distB="0" distL="0" distR="0" wp14:anchorId="68068C1C" wp14:editId="5E3A0A40">
            <wp:extent cx="5274310" cy="2948838"/>
            <wp:effectExtent l="0" t="0" r="254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5274310" cy="2948838"/>
                    </a:xfrm>
                    <a:prstGeom prst="rect">
                      <a:avLst/>
                    </a:prstGeom>
                    <a:noFill/>
                    <a:ln>
                      <a:noFill/>
                    </a:ln>
                  </pic:spPr>
                </pic:pic>
              </a:graphicData>
            </a:graphic>
          </wp:inline>
        </w:drawing>
      </w:r>
    </w:p>
    <w:p w14:paraId="079D2EFC" w14:textId="6539CEF6" w:rsidR="007537A6" w:rsidRDefault="00DB727A" w:rsidP="00DB727A">
      <w:pPr>
        <w:pStyle w:val="af7"/>
        <w:jc w:val="center"/>
      </w:pPr>
      <w:bookmarkStart w:id="62" w:name="_Ref27141495"/>
      <w:bookmarkStart w:id="63" w:name="_Toc35510341"/>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15</w:t>
      </w:r>
      <w:r w:rsidR="0081569F">
        <w:fldChar w:fldCharType="end"/>
      </w:r>
      <w:bookmarkEnd w:id="62"/>
      <w:r w:rsidRPr="00BB0D97">
        <w:t>Forney</w:t>
      </w:r>
      <w:r w:rsidRPr="00BB0D97">
        <w:t>卷积交织器</w:t>
      </w:r>
      <w:bookmarkEnd w:id="63"/>
    </w:p>
    <w:p w14:paraId="34202E26" w14:textId="77777777" w:rsidR="00DB727A" w:rsidRDefault="00F538EE" w:rsidP="00DB727A">
      <w:pPr>
        <w:keepNext/>
        <w:jc w:val="center"/>
      </w:pPr>
      <w:r w:rsidRPr="00F538EE">
        <w:rPr>
          <w:rFonts w:hint="eastAsia"/>
          <w:noProof/>
        </w:rPr>
        <w:drawing>
          <wp:inline distT="0" distB="0" distL="0" distR="0" wp14:anchorId="73A831A8" wp14:editId="1685F644">
            <wp:extent cx="5274310" cy="2828152"/>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5274310" cy="2828152"/>
                    </a:xfrm>
                    <a:prstGeom prst="rect">
                      <a:avLst/>
                    </a:prstGeom>
                    <a:noFill/>
                    <a:ln>
                      <a:noFill/>
                    </a:ln>
                  </pic:spPr>
                </pic:pic>
              </a:graphicData>
            </a:graphic>
          </wp:inline>
        </w:drawing>
      </w:r>
    </w:p>
    <w:p w14:paraId="51972EE9" w14:textId="29147219" w:rsidR="00F538EE" w:rsidRDefault="00DB727A" w:rsidP="00DB727A">
      <w:pPr>
        <w:pStyle w:val="af7"/>
        <w:jc w:val="center"/>
      </w:pPr>
      <w:bookmarkStart w:id="64" w:name="_Ref27141539"/>
      <w:bookmarkStart w:id="65" w:name="_Toc35510342"/>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16</w:t>
      </w:r>
      <w:r w:rsidR="0081569F">
        <w:fldChar w:fldCharType="end"/>
      </w:r>
      <w:bookmarkEnd w:id="64"/>
      <w:r w:rsidRPr="00EE39BD">
        <w:t>Fomey</w:t>
      </w:r>
      <w:r w:rsidRPr="00EE39BD">
        <w:t>卷积解交织器</w:t>
      </w:r>
      <w:bookmarkEnd w:id="65"/>
    </w:p>
    <w:p w14:paraId="2FEF88F2" w14:textId="63156894" w:rsidR="00DB727A" w:rsidRDefault="00335273" w:rsidP="00DB727A">
      <w:pPr>
        <w:keepNext/>
        <w:jc w:val="left"/>
      </w:pPr>
      <w:r>
        <w:rPr>
          <w:color w:val="000000"/>
        </w:rPr>
        <w:t>如果由文件指定分支长度，则</w:t>
      </w:r>
      <w:r>
        <w:rPr>
          <w:rFonts w:ascii="Times New Roman" w:eastAsia="Times New Roman" w:hAnsi="Times New Roman" w:cs="Times New Roman"/>
          <w:color w:val="000000"/>
          <w:lang w:bidi="en-US"/>
        </w:rPr>
        <w:t>IP</w:t>
      </w:r>
      <w:r>
        <w:rPr>
          <w:color w:val="000000"/>
        </w:rPr>
        <w:t>核输出的结果可以是交织或解交织的结果；如果用文件指</w:t>
      </w:r>
      <w:r>
        <w:rPr>
          <w:color w:val="000000"/>
        </w:rPr>
        <w:lastRenderedPageBreak/>
        <w:t>定分支长度，则每个分支的长度是可以单独控制的，</w:t>
      </w:r>
      <w:r w:rsidR="008F6C44">
        <w:rPr>
          <w:rFonts w:hint="eastAsia"/>
          <w:color w:val="000000"/>
        </w:rPr>
        <w:t>下图</w:t>
      </w:r>
      <w:r>
        <w:rPr>
          <w:color w:val="000000"/>
        </w:rPr>
        <w:t>给出了示意图。</w:t>
      </w:r>
      <w:r>
        <w:rPr>
          <w:rFonts w:ascii="Times New Roman" w:eastAsia="Times New Roman" w:hAnsi="Times New Roman" w:cs="Times New Roman"/>
          <w:color w:val="000000"/>
          <w:lang w:bidi="en-US"/>
        </w:rPr>
        <w:t>IP</w:t>
      </w:r>
      <w:r>
        <w:rPr>
          <w:color w:val="000000"/>
        </w:rPr>
        <w:t>核可以存储多个预定义配置，每种配置可以有不同的分支数和分支长度，都可以通过文件定义其中每个分支的长度。</w:t>
      </w:r>
      <w:r w:rsidR="00DD62A5" w:rsidRPr="00DD62A5">
        <w:rPr>
          <w:noProof/>
          <w:color w:val="000000"/>
        </w:rPr>
        <w:drawing>
          <wp:inline distT="0" distB="0" distL="0" distR="0" wp14:anchorId="2C454879" wp14:editId="78FA2584">
            <wp:extent cx="5274310" cy="2900712"/>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5274310" cy="2900712"/>
                    </a:xfrm>
                    <a:prstGeom prst="rect">
                      <a:avLst/>
                    </a:prstGeom>
                    <a:noFill/>
                    <a:ln>
                      <a:noFill/>
                    </a:ln>
                  </pic:spPr>
                </pic:pic>
              </a:graphicData>
            </a:graphic>
          </wp:inline>
        </w:drawing>
      </w:r>
    </w:p>
    <w:p w14:paraId="13657FC3" w14:textId="31409ED2" w:rsidR="00DD62A5" w:rsidRDefault="00DB727A" w:rsidP="00DB727A">
      <w:pPr>
        <w:pStyle w:val="af7"/>
        <w:jc w:val="center"/>
      </w:pPr>
      <w:bookmarkStart w:id="66" w:name="_Ref27141567"/>
      <w:bookmarkStart w:id="67" w:name="_Toc35510343"/>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17</w:t>
      </w:r>
      <w:r w:rsidR="0081569F">
        <w:fldChar w:fldCharType="end"/>
      </w:r>
      <w:bookmarkEnd w:id="66"/>
      <w:r w:rsidRPr="006247B8">
        <w:rPr>
          <w:rFonts w:hint="eastAsia"/>
        </w:rPr>
        <w:t>分支长度通过文件指定的</w:t>
      </w:r>
      <w:r w:rsidRPr="006247B8">
        <w:t>Forney</w:t>
      </w:r>
      <w:r w:rsidRPr="006247B8">
        <w:t>卷积交织器</w:t>
      </w:r>
      <w:r w:rsidRPr="006247B8">
        <w:t>/</w:t>
      </w:r>
      <w:r w:rsidRPr="006247B8">
        <w:t>解交织器</w:t>
      </w:r>
      <w:bookmarkEnd w:id="67"/>
    </w:p>
    <w:p w14:paraId="37E31922" w14:textId="27D9134D" w:rsidR="007A7EFA" w:rsidRDefault="007A7EFA" w:rsidP="007A7EFA">
      <w:r>
        <w:t>②</w:t>
      </w:r>
      <w:r>
        <w:t>矩形块操作。矩形块交织器的交织操作过程是：将输入数据符号按照一定顺序写入矩形存储器阵列，然后用不同的置乱顺序读出，实现数据交织。输入符号必须分组成块。与卷积交织器采样连续数据输入的方式不同，矩形块交织器的输入是基于块的，即输入是符号块，输出时符号是经过重排序的相同数据块。在输出前一个符号块的交织符号时</w:t>
      </w:r>
      <w:r>
        <w:rPr>
          <w:rFonts w:ascii="Times New Roman" w:eastAsia="Times New Roman" w:hAnsi="Times New Roman" w:cs="Times New Roman"/>
          <w:lang w:bidi="en-US"/>
        </w:rPr>
        <w:t>IP</w:t>
      </w:r>
      <w:r>
        <w:t>核不能接收新的输入。矩形存储器阵列由许多行和列组成，如</w:t>
      </w:r>
      <w:r w:rsidR="000D438F">
        <w:rPr>
          <w:rFonts w:hint="eastAsia"/>
        </w:rPr>
        <w:t>下图</w:t>
      </w:r>
      <w:r>
        <w:t>所示。</w:t>
      </w:r>
    </w:p>
    <w:p w14:paraId="1E47F729" w14:textId="77777777" w:rsidR="00DB727A" w:rsidRDefault="007A7EFA" w:rsidP="00DB727A">
      <w:pPr>
        <w:keepNext/>
      </w:pPr>
      <w:r w:rsidRPr="007A7EFA">
        <w:rPr>
          <w:rFonts w:hint="eastAsia"/>
          <w:noProof/>
        </w:rPr>
        <w:drawing>
          <wp:inline distT="0" distB="0" distL="0" distR="0" wp14:anchorId="2F7E37CF" wp14:editId="182FC79C">
            <wp:extent cx="5274310" cy="1313294"/>
            <wp:effectExtent l="0" t="0" r="254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5274310" cy="1313294"/>
                    </a:xfrm>
                    <a:prstGeom prst="rect">
                      <a:avLst/>
                    </a:prstGeom>
                    <a:noFill/>
                    <a:ln>
                      <a:noFill/>
                    </a:ln>
                  </pic:spPr>
                </pic:pic>
              </a:graphicData>
            </a:graphic>
          </wp:inline>
        </w:drawing>
      </w:r>
    </w:p>
    <w:p w14:paraId="49E19026" w14:textId="6C6EB138" w:rsidR="007A7EFA" w:rsidRDefault="00DB727A" w:rsidP="00DB727A">
      <w:pPr>
        <w:pStyle w:val="af7"/>
        <w:jc w:val="center"/>
      </w:pPr>
      <w:bookmarkStart w:id="68" w:name="_Ref27141593"/>
      <w:bookmarkStart w:id="69" w:name="_Toc35510344"/>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18</w:t>
      </w:r>
      <w:r w:rsidR="0081569F">
        <w:fldChar w:fldCharType="end"/>
      </w:r>
      <w:bookmarkEnd w:id="68"/>
      <w:r w:rsidRPr="006B62E2">
        <w:rPr>
          <w:rFonts w:hint="eastAsia"/>
        </w:rPr>
        <w:t>行和列索引方案</w:t>
      </w:r>
      <w:bookmarkEnd w:id="69"/>
    </w:p>
    <w:p w14:paraId="6D63DABE" w14:textId="77777777" w:rsidR="007A7EFA" w:rsidRDefault="007A7EFA" w:rsidP="007A7EFA">
      <w:r>
        <w:t>矩形块交织器的操作过程如下：</w:t>
      </w:r>
    </w:p>
    <w:p w14:paraId="2ACB9C2B" w14:textId="77777777" w:rsidR="007A7EFA" w:rsidRDefault="007A7EFA" w:rsidP="00A45160">
      <w:pPr>
        <w:pStyle w:val="a3"/>
        <w:numPr>
          <w:ilvl w:val="0"/>
          <w:numId w:val="2"/>
        </w:numPr>
        <w:ind w:firstLineChars="0"/>
      </w:pPr>
      <w:r>
        <w:t>整个符号块的所有输入符号按行写入，从最上面的行开始，从左到右顺序；</w:t>
      </w:r>
    </w:p>
    <w:p w14:paraId="6032DBE3" w14:textId="77777777" w:rsidR="007A7EFA" w:rsidRDefault="007A7EFA" w:rsidP="00A45160">
      <w:pPr>
        <w:pStyle w:val="a3"/>
        <w:numPr>
          <w:ilvl w:val="0"/>
          <w:numId w:val="2"/>
        </w:numPr>
        <w:ind w:firstLineChars="0"/>
      </w:pPr>
      <w:r>
        <w:t>如果需要，可以实现行间置换和</w:t>
      </w:r>
      <w:r>
        <w:t>/</w:t>
      </w:r>
      <w:r>
        <w:t>或列间置换；</w:t>
      </w:r>
    </w:p>
    <w:p w14:paraId="1A2A6B22" w14:textId="77777777" w:rsidR="007A7EFA" w:rsidRDefault="007A7EFA" w:rsidP="00A45160">
      <w:pPr>
        <w:pStyle w:val="a3"/>
        <w:numPr>
          <w:ilvl w:val="0"/>
          <w:numId w:val="2"/>
        </w:numPr>
        <w:ind w:firstLineChars="0"/>
      </w:pPr>
      <w:r>
        <w:t>按列读出整个符号块，从最左边的列开始，从上到下顺序。</w:t>
      </w:r>
    </w:p>
    <w:p w14:paraId="685CBEC2" w14:textId="77777777" w:rsidR="007A7EFA" w:rsidRDefault="007A7EFA" w:rsidP="007A7EFA">
      <w:r>
        <w:t>解交织器按相反的方式操作，过程如下：</w:t>
      </w:r>
    </w:p>
    <w:p w14:paraId="490EF649" w14:textId="77777777" w:rsidR="007A7EFA" w:rsidRDefault="007A7EFA" w:rsidP="00A45160">
      <w:pPr>
        <w:pStyle w:val="a3"/>
        <w:numPr>
          <w:ilvl w:val="0"/>
          <w:numId w:val="3"/>
        </w:numPr>
        <w:ind w:firstLineChars="0"/>
      </w:pPr>
      <w:r>
        <w:t>整个符号块的所有输入符号按列写入，从最左边的列开始，从上到下顺序</w:t>
      </w:r>
      <w:r>
        <w:t>;</w:t>
      </w:r>
    </w:p>
    <w:p w14:paraId="5E0B383E" w14:textId="77777777" w:rsidR="007A7EFA" w:rsidRDefault="007A7EFA" w:rsidP="00A45160">
      <w:pPr>
        <w:pStyle w:val="a3"/>
        <w:numPr>
          <w:ilvl w:val="0"/>
          <w:numId w:val="3"/>
        </w:numPr>
        <w:ind w:firstLineChars="0"/>
      </w:pPr>
      <w:r>
        <w:t>如果需要，可以实现行间置换和</w:t>
      </w:r>
      <w:r>
        <w:t>/</w:t>
      </w:r>
      <w:r>
        <w:t>或列间置换；</w:t>
      </w:r>
    </w:p>
    <w:p w14:paraId="6F7987AD" w14:textId="77777777" w:rsidR="007A7EFA" w:rsidRDefault="007A7EFA" w:rsidP="00A45160">
      <w:pPr>
        <w:pStyle w:val="a3"/>
        <w:numPr>
          <w:ilvl w:val="0"/>
          <w:numId w:val="3"/>
        </w:numPr>
        <w:ind w:firstLineChars="0"/>
      </w:pPr>
      <w:r>
        <w:t>按行读出整个符号块，从最上面的行开始，从左到右顺序。</w:t>
      </w:r>
    </w:p>
    <w:p w14:paraId="2456D9EE" w14:textId="2D190703" w:rsidR="007A7EFA" w:rsidRDefault="00B27A7F" w:rsidP="007A7EFA">
      <w:r>
        <w:rPr>
          <w:rFonts w:hint="eastAsia"/>
        </w:rPr>
        <w:t>下图</w:t>
      </w:r>
      <w:r w:rsidR="007A7EFA">
        <w:t>给出了一个矩形块交织器的例子。这个例子中有</w:t>
      </w:r>
      <w:r w:rsidR="007A7EFA">
        <w:rPr>
          <w:rFonts w:ascii="Times New Roman" w:eastAsia="Times New Roman" w:hAnsi="Times New Roman" w:cs="Times New Roman"/>
        </w:rPr>
        <w:t>3</w:t>
      </w:r>
      <w:r w:rsidR="007A7EFA">
        <w:t>行</w:t>
      </w:r>
      <w:r w:rsidR="007A7EFA">
        <w:rPr>
          <w:rFonts w:ascii="Times New Roman" w:eastAsia="Times New Roman" w:hAnsi="Times New Roman" w:cs="Times New Roman"/>
        </w:rPr>
        <w:t>4</w:t>
      </w:r>
      <w:r w:rsidR="007A7EFA">
        <w:t>列符号，块大小为</w:t>
      </w:r>
      <w:r w:rsidR="007A7EFA">
        <w:rPr>
          <w:rFonts w:ascii="Times New Roman" w:eastAsia="Times New Roman" w:hAnsi="Times New Roman" w:cs="Times New Roman"/>
        </w:rPr>
        <w:t>12</w:t>
      </w:r>
      <w:r w:rsidR="007A7EFA">
        <w:t>。行间置换模板</w:t>
      </w:r>
      <w:r w:rsidR="007A7EFA">
        <w:t>/</w:t>
      </w:r>
      <w:r w:rsidR="007A7EFA">
        <w:t>矢量为</w:t>
      </w:r>
      <w:r w:rsidR="007A7EFA">
        <w:rPr>
          <w:rFonts w:ascii="Times New Roman" w:eastAsia="Times New Roman" w:hAnsi="Times New Roman" w:cs="Times New Roman"/>
          <w:lang w:bidi="en-US"/>
        </w:rPr>
        <w:t>{2,0,1},</w:t>
      </w:r>
      <w:r w:rsidR="007A7EFA">
        <w:t>意思是第</w:t>
      </w:r>
      <w:r w:rsidR="007A7EFA">
        <w:rPr>
          <w:rFonts w:ascii="Times New Roman" w:eastAsia="Times New Roman" w:hAnsi="Times New Roman" w:cs="Times New Roman"/>
        </w:rPr>
        <w:t>0</w:t>
      </w:r>
      <w:r w:rsidR="007A7EFA">
        <w:t>行置换到第</w:t>
      </w:r>
      <w:r w:rsidR="007A7EFA">
        <w:rPr>
          <w:rFonts w:ascii="Times New Roman" w:eastAsia="Times New Roman" w:hAnsi="Times New Roman" w:cs="Times New Roman"/>
        </w:rPr>
        <w:t>2</w:t>
      </w:r>
      <w:r w:rsidR="007A7EFA">
        <w:t>行，第</w:t>
      </w:r>
      <w:r w:rsidR="007A7EFA">
        <w:rPr>
          <w:rFonts w:ascii="Times New Roman" w:eastAsia="Times New Roman" w:hAnsi="Times New Roman" w:cs="Times New Roman"/>
        </w:rPr>
        <w:t>1</w:t>
      </w:r>
      <w:r w:rsidR="007A7EFA">
        <w:t>行置换到第</w:t>
      </w:r>
      <w:r w:rsidR="007A7EFA">
        <w:rPr>
          <w:rFonts w:ascii="Times New Roman" w:eastAsia="Times New Roman" w:hAnsi="Times New Roman" w:cs="Times New Roman"/>
        </w:rPr>
        <w:t>0</w:t>
      </w:r>
      <w:r w:rsidR="007A7EFA">
        <w:t>行，第</w:t>
      </w:r>
      <w:r w:rsidR="007A7EFA">
        <w:rPr>
          <w:rFonts w:ascii="Times New Roman" w:eastAsia="Times New Roman" w:hAnsi="Times New Roman" w:cs="Times New Roman"/>
        </w:rPr>
        <w:t>2</w:t>
      </w:r>
      <w:r w:rsidR="007A7EFA">
        <w:t>行置</w:t>
      </w:r>
      <w:r w:rsidR="007A7EFA">
        <w:t xml:space="preserve"> </w:t>
      </w:r>
      <w:r w:rsidR="007A7EFA">
        <w:t>换到第</w:t>
      </w:r>
      <w:r w:rsidR="007A7EFA">
        <w:rPr>
          <w:rFonts w:ascii="Times New Roman" w:eastAsia="Times New Roman" w:hAnsi="Times New Roman" w:cs="Times New Roman"/>
        </w:rPr>
        <w:t>1</w:t>
      </w:r>
      <w:r w:rsidR="007A7EFA">
        <w:t>行。解交织器的置换矢量与此不同。</w:t>
      </w:r>
    </w:p>
    <w:p w14:paraId="32F35076" w14:textId="77777777" w:rsidR="00DB727A" w:rsidRDefault="007A7EFA" w:rsidP="00DB727A">
      <w:pPr>
        <w:keepNext/>
        <w:jc w:val="center"/>
      </w:pPr>
      <w:r w:rsidRPr="007A7EFA">
        <w:rPr>
          <w:rFonts w:hint="eastAsia"/>
          <w:noProof/>
        </w:rPr>
        <w:lastRenderedPageBreak/>
        <w:drawing>
          <wp:inline distT="0" distB="0" distL="0" distR="0" wp14:anchorId="7C09631E" wp14:editId="0F2C5FA0">
            <wp:extent cx="1981959" cy="2723103"/>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1990265" cy="2734515"/>
                    </a:xfrm>
                    <a:prstGeom prst="rect">
                      <a:avLst/>
                    </a:prstGeom>
                    <a:noFill/>
                    <a:ln>
                      <a:noFill/>
                    </a:ln>
                  </pic:spPr>
                </pic:pic>
              </a:graphicData>
            </a:graphic>
          </wp:inline>
        </w:drawing>
      </w:r>
    </w:p>
    <w:p w14:paraId="3B627FE8" w14:textId="79FFD353" w:rsidR="007A7EFA" w:rsidRDefault="00DB727A" w:rsidP="00DB727A">
      <w:pPr>
        <w:pStyle w:val="af7"/>
        <w:jc w:val="center"/>
      </w:pPr>
      <w:bookmarkStart w:id="70" w:name="_Ref27141620"/>
      <w:bookmarkStart w:id="71" w:name="_Toc35510345"/>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19</w:t>
      </w:r>
      <w:r w:rsidR="0081569F">
        <w:fldChar w:fldCharType="end"/>
      </w:r>
      <w:bookmarkEnd w:id="70"/>
      <w:r w:rsidRPr="00531ACA">
        <w:rPr>
          <w:rFonts w:hint="eastAsia"/>
        </w:rPr>
        <w:t>带行置换的矩形块交织举例</w:t>
      </w:r>
      <w:bookmarkEnd w:id="71"/>
    </w:p>
    <w:p w14:paraId="4CD1B43B" w14:textId="0ACCA3AA" w:rsidR="00A55EC3" w:rsidRDefault="00A55EC3" w:rsidP="00A55EC3">
      <w:r w:rsidRPr="00A55EC3">
        <w:t>尽管</w:t>
      </w:r>
      <w:r w:rsidRPr="00A55EC3">
        <w:rPr>
          <w:rFonts w:hint="eastAsia"/>
        </w:rPr>
        <w:t>上面</w:t>
      </w:r>
      <w:r w:rsidRPr="00A55EC3">
        <w:t>例子中仅给出了行置换的例子，但实际上可以同时实现行置换和列置换，如</w:t>
      </w:r>
      <w:r w:rsidR="00B27A7F">
        <w:rPr>
          <w:rFonts w:hint="eastAsia"/>
        </w:rPr>
        <w:t>下图</w:t>
      </w:r>
      <w:r w:rsidRPr="00A55EC3">
        <w:t>所示。</w:t>
      </w:r>
      <w:r w:rsidR="00B27A7F">
        <w:rPr>
          <w:rFonts w:hint="eastAsia"/>
        </w:rPr>
        <w:t>下图</w:t>
      </w:r>
      <w:r w:rsidRPr="00A55EC3">
        <w:t>给出了</w:t>
      </w:r>
      <w:r w:rsidR="00B27A7F">
        <w:rPr>
          <w:rFonts w:hint="eastAsia"/>
        </w:rPr>
        <w:t>对</w:t>
      </w:r>
      <w:r w:rsidRPr="00A55EC3">
        <w:t>交织后的数据进行解交织的过程。</w:t>
      </w:r>
    </w:p>
    <w:p w14:paraId="23FC2A2E" w14:textId="77777777" w:rsidR="00A55EC3" w:rsidRDefault="00A55EC3" w:rsidP="00A55EC3">
      <w:pPr>
        <w:jc w:val="center"/>
      </w:pPr>
      <w:r w:rsidRPr="00A55EC3">
        <w:rPr>
          <w:rFonts w:hint="eastAsia"/>
          <w:noProof/>
        </w:rPr>
        <w:drawing>
          <wp:inline distT="0" distB="0" distL="0" distR="0" wp14:anchorId="345D3BFE" wp14:editId="77D341F5">
            <wp:extent cx="2385718" cy="4597121"/>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2389911" cy="4605201"/>
                    </a:xfrm>
                    <a:prstGeom prst="rect">
                      <a:avLst/>
                    </a:prstGeom>
                    <a:noFill/>
                    <a:ln>
                      <a:noFill/>
                    </a:ln>
                  </pic:spPr>
                </pic:pic>
              </a:graphicData>
            </a:graphic>
          </wp:inline>
        </w:drawing>
      </w:r>
    </w:p>
    <w:p w14:paraId="1BEAEC06" w14:textId="49D238AF" w:rsidR="00A55EC3" w:rsidRDefault="00DB727A" w:rsidP="00DB727A">
      <w:pPr>
        <w:pStyle w:val="af7"/>
        <w:jc w:val="center"/>
      </w:pPr>
      <w:bookmarkStart w:id="72" w:name="_Ref27141694"/>
      <w:bookmarkStart w:id="73" w:name="_Toc35510346"/>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20</w:t>
      </w:r>
      <w:r w:rsidR="0081569F">
        <w:fldChar w:fldCharType="end"/>
      </w:r>
      <w:bookmarkEnd w:id="72"/>
      <w:r w:rsidRPr="00155A93">
        <w:rPr>
          <w:rFonts w:hint="eastAsia"/>
        </w:rPr>
        <w:t>带行列置换的矩形块交织举例</w:t>
      </w:r>
      <w:bookmarkEnd w:id="73"/>
    </w:p>
    <w:p w14:paraId="1E6D5655" w14:textId="77777777" w:rsidR="00DB727A" w:rsidRDefault="00AB5CBC" w:rsidP="00DB727A">
      <w:pPr>
        <w:keepNext/>
        <w:jc w:val="center"/>
      </w:pPr>
      <w:r w:rsidRPr="00AB5CBC">
        <w:rPr>
          <w:rFonts w:hint="eastAsia"/>
          <w:noProof/>
        </w:rPr>
        <w:lastRenderedPageBreak/>
        <w:drawing>
          <wp:inline distT="0" distB="0" distL="0" distR="0" wp14:anchorId="7E96472A" wp14:editId="66351D80">
            <wp:extent cx="2256444" cy="4702629"/>
            <wp:effectExtent l="0" t="0" r="0"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2261621" cy="4713418"/>
                    </a:xfrm>
                    <a:prstGeom prst="rect">
                      <a:avLst/>
                    </a:prstGeom>
                    <a:noFill/>
                    <a:ln>
                      <a:noFill/>
                    </a:ln>
                  </pic:spPr>
                </pic:pic>
              </a:graphicData>
            </a:graphic>
          </wp:inline>
        </w:drawing>
      </w:r>
    </w:p>
    <w:p w14:paraId="6395BE8A" w14:textId="51CF16DD" w:rsidR="00AB5CBC" w:rsidRDefault="00DB727A" w:rsidP="00DB727A">
      <w:pPr>
        <w:pStyle w:val="af7"/>
        <w:jc w:val="center"/>
      </w:pPr>
      <w:bookmarkStart w:id="74" w:name="_Ref27141704"/>
      <w:bookmarkStart w:id="75" w:name="_Toc35510347"/>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21</w:t>
      </w:r>
      <w:r w:rsidR="0081569F">
        <w:fldChar w:fldCharType="end"/>
      </w:r>
      <w:bookmarkEnd w:id="74"/>
      <w:r w:rsidRPr="00A66F97">
        <w:rPr>
          <w:rFonts w:hint="eastAsia"/>
        </w:rPr>
        <w:t>带行列置换的矩形块解交织举例</w:t>
      </w:r>
      <w:bookmarkEnd w:id="75"/>
    </w:p>
    <w:p w14:paraId="02BB8ECD" w14:textId="134BC904" w:rsidR="00AB5CBC" w:rsidRDefault="00AB5CBC" w:rsidP="00AB5CBC">
      <w:r>
        <w:t>除了将操作模式设置为解交织外，所有参数都是相同的。需要注意的是，解交织器的置换矢量与交织器的置换矢量是相同的，但是用不同的方式解释。行间置换模板</w:t>
      </w:r>
      <w:r>
        <w:t>/</w:t>
      </w:r>
      <w:r>
        <w:t>矢量仍然是</w:t>
      </w:r>
      <w:r>
        <w:rPr>
          <w:rFonts w:ascii="Times New Roman" w:eastAsia="Times New Roman" w:hAnsi="Times New Roman" w:cs="Times New Roman"/>
          <w:lang w:bidi="en-US"/>
        </w:rPr>
        <w:t>{2,0,1},</w:t>
      </w:r>
      <w:r>
        <w:t>但操作过程中是将第</w:t>
      </w:r>
      <w:r>
        <w:rPr>
          <w:rFonts w:ascii="Times New Roman" w:eastAsia="Times New Roman" w:hAnsi="Times New Roman" w:cs="Times New Roman"/>
        </w:rPr>
        <w:t>2</w:t>
      </w:r>
      <w:r>
        <w:t>行置换到第</w:t>
      </w:r>
      <w:r>
        <w:rPr>
          <w:rFonts w:ascii="Times New Roman" w:eastAsia="Times New Roman" w:hAnsi="Times New Roman" w:cs="Times New Roman"/>
        </w:rPr>
        <w:t>0</w:t>
      </w:r>
      <w:r>
        <w:t>行，第</w:t>
      </w:r>
      <w:r>
        <w:rPr>
          <w:rFonts w:ascii="Times New Roman" w:eastAsia="Times New Roman" w:hAnsi="Times New Roman" w:cs="Times New Roman"/>
        </w:rPr>
        <w:t>0</w:t>
      </w:r>
      <w:r>
        <w:t>行置换到第</w:t>
      </w:r>
      <w:r>
        <w:rPr>
          <w:rFonts w:ascii="Times New Roman" w:eastAsia="Times New Roman" w:hAnsi="Times New Roman" w:cs="Times New Roman"/>
        </w:rPr>
        <w:t>1</w:t>
      </w:r>
      <w:r>
        <w:t>行，第</w:t>
      </w:r>
      <w:r>
        <w:rPr>
          <w:rFonts w:ascii="Times New Roman" w:eastAsia="Times New Roman" w:hAnsi="Times New Roman" w:cs="Times New Roman"/>
        </w:rPr>
        <w:t>1</w:t>
      </w:r>
      <w:r>
        <w:t>行置换到第</w:t>
      </w:r>
      <w:r>
        <w:rPr>
          <w:rFonts w:ascii="Times New Roman" w:eastAsia="Times New Roman" w:hAnsi="Times New Roman" w:cs="Times New Roman"/>
        </w:rPr>
        <w:t>2</w:t>
      </w:r>
      <w:r>
        <w:t>行。</w:t>
      </w:r>
      <w:r>
        <w:t xml:space="preserve"> </w:t>
      </w:r>
      <w:r>
        <w:t>这样可以确保用解交织器可以将交织器输出数据正确恢复为原始数据，如</w:t>
      </w:r>
      <w:r w:rsidR="00D649AF">
        <w:rPr>
          <w:rFonts w:hint="eastAsia"/>
        </w:rPr>
        <w:t>下图</w:t>
      </w:r>
      <w:r>
        <w:t>所示。</w:t>
      </w:r>
    </w:p>
    <w:p w14:paraId="7061F9B4" w14:textId="77777777" w:rsidR="00AB5CBC" w:rsidRDefault="00AB5CBC" w:rsidP="00AB5CBC">
      <w:pPr>
        <w:jc w:val="center"/>
      </w:pPr>
      <w:r w:rsidRPr="00AB5CBC">
        <w:rPr>
          <w:rFonts w:hint="eastAsia"/>
          <w:noProof/>
        </w:rPr>
        <w:drawing>
          <wp:inline distT="0" distB="0" distL="0" distR="0" wp14:anchorId="1EB9B276" wp14:editId="55000F1D">
            <wp:extent cx="2185517" cy="2806975"/>
            <wp:effectExtent l="0" t="0" r="571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2190709" cy="2813644"/>
                    </a:xfrm>
                    <a:prstGeom prst="rect">
                      <a:avLst/>
                    </a:prstGeom>
                    <a:noFill/>
                    <a:ln>
                      <a:noFill/>
                    </a:ln>
                  </pic:spPr>
                </pic:pic>
              </a:graphicData>
            </a:graphic>
          </wp:inline>
        </w:drawing>
      </w:r>
    </w:p>
    <w:p w14:paraId="79B5672D" w14:textId="7C976767" w:rsidR="00AB5CBC" w:rsidRDefault="00DB727A" w:rsidP="00DB727A">
      <w:pPr>
        <w:pStyle w:val="af7"/>
        <w:jc w:val="center"/>
      </w:pPr>
      <w:bookmarkStart w:id="76" w:name="_Ref27141744"/>
      <w:bookmarkStart w:id="77" w:name="_Toc35510348"/>
      <w:r>
        <w:rPr>
          <w:rFonts w:hint="eastAsia"/>
        </w:rPr>
        <w:lastRenderedPageBreak/>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22</w:t>
      </w:r>
      <w:r w:rsidR="0081569F">
        <w:fldChar w:fldCharType="end"/>
      </w:r>
      <w:bookmarkEnd w:id="76"/>
      <w:r w:rsidRPr="006331FE">
        <w:rPr>
          <w:rFonts w:hint="eastAsia"/>
        </w:rPr>
        <w:t>矩形块交织和解交织操作</w:t>
      </w:r>
      <w:bookmarkEnd w:id="77"/>
    </w:p>
    <w:p w14:paraId="3F4412C6" w14:textId="77777777" w:rsidR="00D4661D" w:rsidRDefault="00D4661D" w:rsidP="00D4661D">
      <w:r>
        <w:rPr>
          <w:rFonts w:hint="eastAsia"/>
        </w:rPr>
        <w:t>IP</w:t>
      </w:r>
      <w:r>
        <w:rPr>
          <w:rFonts w:hint="eastAsia"/>
        </w:rPr>
        <w:t>核管脚描述</w:t>
      </w:r>
    </w:p>
    <w:p w14:paraId="3190FF49" w14:textId="77777777" w:rsidR="00D4661D" w:rsidRDefault="00D4661D" w:rsidP="00D4661D">
      <w:pPr>
        <w:jc w:val="center"/>
      </w:pPr>
      <w:r w:rsidRPr="00D4661D">
        <w:rPr>
          <w:rFonts w:hint="eastAsia"/>
          <w:noProof/>
        </w:rPr>
        <w:drawing>
          <wp:inline distT="0" distB="0" distL="0" distR="0" wp14:anchorId="7E50B8DA" wp14:editId="79D083EB">
            <wp:extent cx="2683823" cy="2987984"/>
            <wp:effectExtent l="0" t="0" r="2540"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2686133" cy="2990556"/>
                    </a:xfrm>
                    <a:prstGeom prst="rect">
                      <a:avLst/>
                    </a:prstGeom>
                    <a:noFill/>
                    <a:ln>
                      <a:noFill/>
                    </a:ln>
                  </pic:spPr>
                </pic:pic>
              </a:graphicData>
            </a:graphic>
          </wp:inline>
        </w:drawing>
      </w:r>
    </w:p>
    <w:p w14:paraId="229E66B1" w14:textId="570F2608" w:rsidR="00D4661D" w:rsidRDefault="00DB727A" w:rsidP="00DB727A">
      <w:pPr>
        <w:pStyle w:val="af7"/>
        <w:jc w:val="center"/>
      </w:pPr>
      <w:bookmarkStart w:id="78" w:name="_Toc35510349"/>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23</w:t>
      </w:r>
      <w:r w:rsidR="0081569F">
        <w:fldChar w:fldCharType="end"/>
      </w:r>
      <w:r w:rsidRPr="007865B8">
        <w:t xml:space="preserve">Forney </w:t>
      </w:r>
      <w:r w:rsidRPr="007865B8">
        <w:t>卷积原理框图</w:t>
      </w:r>
      <w:bookmarkEnd w:id="78"/>
    </w:p>
    <w:p w14:paraId="31D65F9B" w14:textId="77777777" w:rsidR="00D4661D" w:rsidRDefault="00D4661D" w:rsidP="00D4661D">
      <w:pPr>
        <w:jc w:val="center"/>
      </w:pPr>
      <w:r w:rsidRPr="00D4661D">
        <w:rPr>
          <w:rFonts w:hint="eastAsia"/>
          <w:noProof/>
        </w:rPr>
        <w:drawing>
          <wp:inline distT="0" distB="0" distL="0" distR="0" wp14:anchorId="4F61D0F8" wp14:editId="769AAB02">
            <wp:extent cx="2464130" cy="3483517"/>
            <wp:effectExtent l="0" t="0" r="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2471759" cy="3494302"/>
                    </a:xfrm>
                    <a:prstGeom prst="rect">
                      <a:avLst/>
                    </a:prstGeom>
                    <a:noFill/>
                    <a:ln>
                      <a:noFill/>
                    </a:ln>
                  </pic:spPr>
                </pic:pic>
              </a:graphicData>
            </a:graphic>
          </wp:inline>
        </w:drawing>
      </w:r>
    </w:p>
    <w:p w14:paraId="081E85D8" w14:textId="692AFBE0" w:rsidR="00D4661D" w:rsidRDefault="00DB727A" w:rsidP="00DB727A">
      <w:pPr>
        <w:pStyle w:val="af7"/>
        <w:jc w:val="center"/>
      </w:pPr>
      <w:bookmarkStart w:id="79" w:name="_Toc35510350"/>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24</w:t>
      </w:r>
      <w:r w:rsidR="0081569F">
        <w:fldChar w:fldCharType="end"/>
      </w:r>
      <w:r w:rsidRPr="003175A4">
        <w:rPr>
          <w:rFonts w:hint="eastAsia"/>
        </w:rPr>
        <w:t>矩形块原理框图</w:t>
      </w:r>
      <w:bookmarkEnd w:id="79"/>
    </w:p>
    <w:p w14:paraId="16015C5B" w14:textId="77777777" w:rsidR="003907FA" w:rsidRDefault="003907FA" w:rsidP="003907FA">
      <w:pPr>
        <w:pStyle w:val="af7"/>
        <w:keepNext/>
        <w:jc w:val="center"/>
      </w:pPr>
      <w:bookmarkStart w:id="80" w:name="_Toc35510379"/>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5</w:t>
      </w:r>
      <w:r w:rsidR="0081569F">
        <w:fldChar w:fldCharType="end"/>
      </w:r>
      <w:r>
        <w:rPr>
          <w:rFonts w:hint="eastAsia"/>
        </w:rPr>
        <w:t>交织解交织管脚描述</w:t>
      </w:r>
      <w:bookmarkEnd w:id="80"/>
    </w:p>
    <w:tbl>
      <w:tblPr>
        <w:tblW w:w="9248" w:type="dxa"/>
        <w:tblLook w:val="04A0" w:firstRow="1" w:lastRow="0" w:firstColumn="1" w:lastColumn="0" w:noHBand="0" w:noVBand="1"/>
      </w:tblPr>
      <w:tblGrid>
        <w:gridCol w:w="1632"/>
        <w:gridCol w:w="7616"/>
      </w:tblGrid>
      <w:tr w:rsidR="00380558" w:rsidRPr="00380558" w14:paraId="1CBBA87C" w14:textId="77777777" w:rsidTr="003907FA">
        <w:trPr>
          <w:trHeight w:val="285"/>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40BAF7"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信号</w:t>
            </w:r>
          </w:p>
        </w:tc>
        <w:tc>
          <w:tcPr>
            <w:tcW w:w="7616" w:type="dxa"/>
            <w:tcBorders>
              <w:top w:val="single" w:sz="4" w:space="0" w:color="auto"/>
              <w:left w:val="nil"/>
              <w:bottom w:val="single" w:sz="4" w:space="0" w:color="auto"/>
              <w:right w:val="single" w:sz="4" w:space="0" w:color="auto"/>
            </w:tcBorders>
            <w:shd w:val="clear" w:color="auto" w:fill="auto"/>
            <w:noWrap/>
            <w:vAlign w:val="center"/>
            <w:hideMark/>
          </w:tcPr>
          <w:p w14:paraId="47518081"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描述</w:t>
            </w:r>
          </w:p>
        </w:tc>
      </w:tr>
      <w:tr w:rsidR="00380558" w:rsidRPr="00380558" w14:paraId="62F24449" w14:textId="77777777" w:rsidTr="003907FA">
        <w:trPr>
          <w:trHeight w:val="285"/>
        </w:trPr>
        <w:tc>
          <w:tcPr>
            <w:tcW w:w="1632" w:type="dxa"/>
            <w:tcBorders>
              <w:top w:val="nil"/>
              <w:left w:val="single" w:sz="4" w:space="0" w:color="auto"/>
              <w:bottom w:val="single" w:sz="4" w:space="0" w:color="auto"/>
              <w:right w:val="single" w:sz="4" w:space="0" w:color="auto"/>
            </w:tcBorders>
            <w:shd w:val="clear" w:color="auto" w:fill="auto"/>
            <w:noWrap/>
            <w:vAlign w:val="center"/>
            <w:hideMark/>
          </w:tcPr>
          <w:p w14:paraId="663B6BCB"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color w:val="000000"/>
                <w:kern w:val="0"/>
                <w:sz w:val="22"/>
              </w:rPr>
              <w:t>s_axis_data_xx</w:t>
            </w:r>
          </w:p>
        </w:tc>
        <w:tc>
          <w:tcPr>
            <w:tcW w:w="7616" w:type="dxa"/>
            <w:tcBorders>
              <w:top w:val="nil"/>
              <w:left w:val="nil"/>
              <w:bottom w:val="single" w:sz="4" w:space="0" w:color="auto"/>
              <w:right w:val="single" w:sz="4" w:space="0" w:color="auto"/>
            </w:tcBorders>
            <w:shd w:val="clear" w:color="auto" w:fill="auto"/>
            <w:noWrap/>
            <w:vAlign w:val="center"/>
            <w:hideMark/>
          </w:tcPr>
          <w:p w14:paraId="10A34748"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输入数据通道信号组，遵循axi流模式</w:t>
            </w:r>
          </w:p>
        </w:tc>
      </w:tr>
      <w:tr w:rsidR="00380558" w:rsidRPr="00380558" w14:paraId="43E30B02" w14:textId="77777777" w:rsidTr="003907FA">
        <w:trPr>
          <w:trHeight w:val="285"/>
        </w:trPr>
        <w:tc>
          <w:tcPr>
            <w:tcW w:w="1632" w:type="dxa"/>
            <w:tcBorders>
              <w:top w:val="nil"/>
              <w:left w:val="single" w:sz="4" w:space="0" w:color="auto"/>
              <w:bottom w:val="single" w:sz="4" w:space="0" w:color="auto"/>
              <w:right w:val="single" w:sz="4" w:space="0" w:color="auto"/>
            </w:tcBorders>
            <w:shd w:val="clear" w:color="auto" w:fill="auto"/>
            <w:noWrap/>
            <w:vAlign w:val="center"/>
            <w:hideMark/>
          </w:tcPr>
          <w:p w14:paraId="03328807"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color w:val="000000"/>
                <w:kern w:val="0"/>
                <w:sz w:val="22"/>
              </w:rPr>
              <w:t>s_axis_</w:t>
            </w:r>
            <w:r>
              <w:rPr>
                <w:rFonts w:ascii="等线" w:eastAsia="等线" w:hAnsi="等线" w:cs="宋体" w:hint="eastAsia"/>
                <w:color w:val="000000"/>
                <w:kern w:val="0"/>
                <w:sz w:val="22"/>
              </w:rPr>
              <w:t>ctrl</w:t>
            </w:r>
            <w:r>
              <w:rPr>
                <w:rFonts w:ascii="等线" w:eastAsia="等线" w:hAnsi="等线" w:cs="宋体"/>
                <w:color w:val="000000"/>
                <w:kern w:val="0"/>
                <w:sz w:val="22"/>
              </w:rPr>
              <w:t>_xx</w:t>
            </w:r>
          </w:p>
        </w:tc>
        <w:tc>
          <w:tcPr>
            <w:tcW w:w="7616" w:type="dxa"/>
            <w:tcBorders>
              <w:top w:val="nil"/>
              <w:left w:val="nil"/>
              <w:bottom w:val="single" w:sz="4" w:space="0" w:color="auto"/>
              <w:right w:val="single" w:sz="4" w:space="0" w:color="auto"/>
            </w:tcBorders>
            <w:shd w:val="clear" w:color="auto" w:fill="auto"/>
            <w:noWrap/>
            <w:vAlign w:val="center"/>
            <w:hideMark/>
          </w:tcPr>
          <w:p w14:paraId="44993069"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控制数据通道信号组，遵循axi流模式</w:t>
            </w:r>
          </w:p>
        </w:tc>
      </w:tr>
      <w:tr w:rsidR="00380558" w:rsidRPr="00380558" w14:paraId="6067339D" w14:textId="77777777" w:rsidTr="003907FA">
        <w:trPr>
          <w:trHeight w:val="440"/>
        </w:trPr>
        <w:tc>
          <w:tcPr>
            <w:tcW w:w="1632" w:type="dxa"/>
            <w:tcBorders>
              <w:top w:val="nil"/>
              <w:left w:val="single" w:sz="4" w:space="0" w:color="auto"/>
              <w:bottom w:val="single" w:sz="4" w:space="0" w:color="auto"/>
              <w:right w:val="single" w:sz="4" w:space="0" w:color="auto"/>
            </w:tcBorders>
            <w:shd w:val="clear" w:color="auto" w:fill="auto"/>
            <w:noWrap/>
            <w:vAlign w:val="center"/>
            <w:hideMark/>
          </w:tcPr>
          <w:p w14:paraId="782A148E"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color w:val="000000"/>
                <w:kern w:val="0"/>
                <w:sz w:val="22"/>
              </w:rPr>
              <w:t>m_axis_data_xx</w:t>
            </w:r>
          </w:p>
        </w:tc>
        <w:tc>
          <w:tcPr>
            <w:tcW w:w="7616" w:type="dxa"/>
            <w:tcBorders>
              <w:top w:val="nil"/>
              <w:left w:val="nil"/>
              <w:bottom w:val="single" w:sz="4" w:space="0" w:color="auto"/>
              <w:right w:val="single" w:sz="4" w:space="0" w:color="auto"/>
            </w:tcBorders>
            <w:shd w:val="clear" w:color="auto" w:fill="auto"/>
            <w:noWrap/>
            <w:vAlign w:val="center"/>
            <w:hideMark/>
          </w:tcPr>
          <w:p w14:paraId="01637AB5"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输出数据通道信号组，遵循axi流模式</w:t>
            </w:r>
          </w:p>
        </w:tc>
      </w:tr>
      <w:tr w:rsidR="00380558" w:rsidRPr="00380558" w14:paraId="3BDC010C" w14:textId="77777777" w:rsidTr="003907FA">
        <w:trPr>
          <w:trHeight w:val="131"/>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340146" w14:textId="77777777" w:rsidR="00380558" w:rsidRDefault="00380558" w:rsidP="00380558">
            <w:pPr>
              <w:jc w:val="left"/>
              <w:rPr>
                <w:rFonts w:ascii="等线" w:eastAsia="等线" w:hAnsi="等线" w:cs="宋体"/>
                <w:color w:val="000000"/>
                <w:kern w:val="0"/>
                <w:sz w:val="22"/>
              </w:rPr>
            </w:pPr>
            <w:r>
              <w:rPr>
                <w:rFonts w:ascii="等线" w:eastAsia="等线" w:hAnsi="等线" w:cs="宋体" w:hint="eastAsia"/>
                <w:color w:val="000000"/>
                <w:kern w:val="0"/>
                <w:sz w:val="22"/>
              </w:rPr>
              <w:t>event</w:t>
            </w:r>
            <w:r>
              <w:rPr>
                <w:rFonts w:ascii="等线" w:eastAsia="等线" w:hAnsi="等线" w:cs="宋体"/>
                <w:color w:val="000000"/>
                <w:kern w:val="0"/>
                <w:sz w:val="22"/>
              </w:rPr>
              <w:t>_xx</w:t>
            </w:r>
          </w:p>
        </w:tc>
        <w:tc>
          <w:tcPr>
            <w:tcW w:w="7616" w:type="dxa"/>
            <w:tcBorders>
              <w:top w:val="single" w:sz="4" w:space="0" w:color="auto"/>
              <w:left w:val="nil"/>
              <w:bottom w:val="single" w:sz="4" w:space="0" w:color="auto"/>
              <w:right w:val="single" w:sz="4" w:space="0" w:color="auto"/>
            </w:tcBorders>
            <w:shd w:val="clear" w:color="auto" w:fill="auto"/>
            <w:noWrap/>
            <w:vAlign w:val="center"/>
          </w:tcPr>
          <w:p w14:paraId="5021CDAB" w14:textId="77777777" w:rsidR="00380558" w:rsidRDefault="00380558" w:rsidP="00380558">
            <w:pPr>
              <w:jc w:val="left"/>
              <w:rPr>
                <w:rFonts w:ascii="等线" w:eastAsia="等线" w:hAnsi="等线" w:cs="宋体"/>
                <w:color w:val="000000"/>
                <w:kern w:val="0"/>
                <w:sz w:val="22"/>
              </w:rPr>
            </w:pPr>
            <w:r>
              <w:rPr>
                <w:rFonts w:ascii="等线" w:eastAsia="等线" w:hAnsi="等线" w:cs="宋体" w:hint="eastAsia"/>
                <w:color w:val="000000"/>
                <w:kern w:val="0"/>
                <w:sz w:val="22"/>
              </w:rPr>
              <w:t>事件相关表示信号，详细描述参照用户手册</w:t>
            </w:r>
          </w:p>
        </w:tc>
      </w:tr>
      <w:tr w:rsidR="00380558" w:rsidRPr="00380558" w14:paraId="4584E3E8" w14:textId="77777777" w:rsidTr="003907FA">
        <w:trPr>
          <w:trHeight w:val="337"/>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2100BB" w14:textId="77777777" w:rsidR="00380558" w:rsidRDefault="00380558" w:rsidP="00380558">
            <w:pPr>
              <w:jc w:val="left"/>
              <w:rPr>
                <w:rFonts w:ascii="等线" w:eastAsia="等线" w:hAnsi="等线" w:cs="宋体"/>
                <w:color w:val="000000"/>
                <w:kern w:val="0"/>
                <w:sz w:val="22"/>
              </w:rPr>
            </w:pPr>
            <w:r>
              <w:rPr>
                <w:rFonts w:ascii="等线" w:eastAsia="等线" w:hAnsi="等线" w:cs="宋体"/>
                <w:color w:val="000000"/>
                <w:kern w:val="0"/>
                <w:sz w:val="22"/>
              </w:rPr>
              <w:lastRenderedPageBreak/>
              <w:t>wr_xx</w:t>
            </w:r>
          </w:p>
          <w:p w14:paraId="4725B178" w14:textId="77777777" w:rsidR="00380558" w:rsidRDefault="00380558" w:rsidP="00380558">
            <w:pPr>
              <w:jc w:val="left"/>
              <w:rPr>
                <w:rFonts w:ascii="等线" w:eastAsia="等线" w:hAnsi="等线" w:cs="宋体"/>
                <w:color w:val="000000"/>
                <w:kern w:val="0"/>
                <w:sz w:val="22"/>
              </w:rPr>
            </w:pPr>
            <w:r>
              <w:rPr>
                <w:rFonts w:ascii="等线" w:eastAsia="等线" w:hAnsi="等线" w:cs="宋体"/>
                <w:color w:val="000000"/>
                <w:kern w:val="0"/>
                <w:sz w:val="22"/>
              </w:rPr>
              <w:t>rd_xx</w:t>
            </w:r>
          </w:p>
        </w:tc>
        <w:tc>
          <w:tcPr>
            <w:tcW w:w="7616" w:type="dxa"/>
            <w:tcBorders>
              <w:top w:val="single" w:sz="4" w:space="0" w:color="auto"/>
              <w:left w:val="nil"/>
              <w:bottom w:val="single" w:sz="4" w:space="0" w:color="auto"/>
              <w:right w:val="single" w:sz="4" w:space="0" w:color="auto"/>
            </w:tcBorders>
            <w:shd w:val="clear" w:color="auto" w:fill="auto"/>
            <w:noWrap/>
            <w:vAlign w:val="center"/>
          </w:tcPr>
          <w:p w14:paraId="0C161088" w14:textId="77777777" w:rsidR="00380558" w:rsidRDefault="00756E99" w:rsidP="00380558">
            <w:pPr>
              <w:jc w:val="left"/>
              <w:rPr>
                <w:rFonts w:ascii="等线" w:eastAsia="等线" w:hAnsi="等线" w:cs="宋体"/>
                <w:color w:val="000000"/>
                <w:kern w:val="0"/>
                <w:sz w:val="22"/>
              </w:rPr>
            </w:pPr>
            <w:r>
              <w:rPr>
                <w:rFonts w:ascii="等线" w:eastAsia="等线" w:hAnsi="等线" w:cs="宋体" w:hint="eastAsia"/>
                <w:color w:val="000000"/>
                <w:kern w:val="0"/>
                <w:sz w:val="22"/>
              </w:rPr>
              <w:t>接外部RAM时，外部RAM的读写总线</w:t>
            </w:r>
          </w:p>
        </w:tc>
      </w:tr>
    </w:tbl>
    <w:p w14:paraId="16282575" w14:textId="77777777" w:rsidR="00CE0FA3" w:rsidRDefault="00CE0FA3" w:rsidP="00890EF5"/>
    <w:p w14:paraId="1D31BBBE" w14:textId="2C5EE902" w:rsidR="00D4661D" w:rsidRDefault="00D4661D" w:rsidP="008D667F">
      <w:pPr>
        <w:pStyle w:val="af7"/>
      </w:pPr>
      <w:r>
        <w:rPr>
          <w:rFonts w:hint="eastAsia"/>
        </w:rPr>
        <w:t>IP</w:t>
      </w:r>
      <w:r>
        <w:rPr>
          <w:rFonts w:hint="eastAsia"/>
        </w:rPr>
        <w:t>核时序</w:t>
      </w:r>
    </w:p>
    <w:p w14:paraId="7B34745C" w14:textId="66146DB2" w:rsidR="00625C4F" w:rsidRDefault="00625C4F" w:rsidP="00D4661D">
      <w:r w:rsidRPr="00625C4F">
        <w:rPr>
          <w:rFonts w:hint="eastAsia"/>
          <w:noProof/>
        </w:rPr>
        <w:drawing>
          <wp:inline distT="0" distB="0" distL="0" distR="0" wp14:anchorId="4C06D7E5" wp14:editId="3F983B27">
            <wp:extent cx="5274310" cy="23685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274310" cy="2368550"/>
                    </a:xfrm>
                    <a:prstGeom prst="rect">
                      <a:avLst/>
                    </a:prstGeom>
                    <a:noFill/>
                    <a:ln>
                      <a:noFill/>
                    </a:ln>
                  </pic:spPr>
                </pic:pic>
              </a:graphicData>
            </a:graphic>
          </wp:inline>
        </w:drawing>
      </w:r>
    </w:p>
    <w:p w14:paraId="38C12593" w14:textId="7C26BC5E" w:rsidR="008D667F" w:rsidRPr="007A7EFA" w:rsidRDefault="008D667F" w:rsidP="008D667F">
      <w:pPr>
        <w:jc w:val="center"/>
      </w:pPr>
      <w:bookmarkStart w:id="81" w:name="_Toc3551035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25</w:t>
      </w:r>
      <w:r>
        <w:fldChar w:fldCharType="end"/>
      </w:r>
      <w:r>
        <w:rPr>
          <w:rFonts w:hint="eastAsia"/>
        </w:rPr>
        <w:t>交织</w:t>
      </w:r>
      <w:r>
        <w:rPr>
          <w:rFonts w:hint="eastAsia"/>
        </w:rPr>
        <w:t>IP</w:t>
      </w:r>
      <w:r>
        <w:rPr>
          <w:rFonts w:hint="eastAsia"/>
        </w:rPr>
        <w:t>核操作时序</w:t>
      </w:r>
      <w:bookmarkEnd w:id="81"/>
    </w:p>
    <w:p w14:paraId="17FC3162" w14:textId="29FBA525" w:rsidR="00502453" w:rsidRPr="006F6C3D" w:rsidRDefault="00502453" w:rsidP="00A45160">
      <w:pPr>
        <w:pStyle w:val="2"/>
        <w:numPr>
          <w:ilvl w:val="1"/>
          <w:numId w:val="1"/>
        </w:numPr>
        <w:rPr>
          <w:iCs/>
        </w:rPr>
      </w:pPr>
      <w:bookmarkStart w:id="82" w:name="_Toc35510282"/>
      <w:r w:rsidRPr="006F6C3D">
        <w:rPr>
          <w:rFonts w:hint="eastAsia"/>
          <w:iCs/>
        </w:rPr>
        <w:t>交织</w:t>
      </w:r>
      <w:bookmarkEnd w:id="82"/>
    </w:p>
    <w:p w14:paraId="40FF2969" w14:textId="77777777" w:rsidR="00D91381" w:rsidRDefault="00F76415" w:rsidP="00F76415">
      <w:pPr>
        <w:jc w:val="left"/>
        <w:rPr>
          <w:rFonts w:ascii="宋体" w:eastAsia="宋体" w:hAnsi="Times New Roman" w:cs="宋体"/>
          <w:color w:val="000000"/>
          <w:kern w:val="0"/>
          <w:sz w:val="22"/>
          <w:lang w:val="zh-CN"/>
        </w:rPr>
      </w:pPr>
      <w:r w:rsidRPr="00F76415">
        <w:rPr>
          <w:rFonts w:ascii="宋体" w:eastAsia="宋体" w:hAnsi="Times New Roman" w:cs="宋体" w:hint="eastAsia"/>
          <w:color w:val="000000"/>
          <w:kern w:val="0"/>
          <w:sz w:val="22"/>
          <w:lang w:val="zh-CN"/>
        </w:rPr>
        <w:t>交织是为了在时域或频域或者同时在时域、频域上分布传输的信息比特，使信道的突发错误在时间</w:t>
      </w:r>
      <w:r>
        <w:rPr>
          <w:rFonts w:asciiTheme="minorEastAsia" w:hAnsiTheme="minorEastAsia" w:cs="Times New Roman" w:hint="eastAsia"/>
          <w:color w:val="000000"/>
          <w:kern w:val="0"/>
          <w:sz w:val="22"/>
        </w:rPr>
        <w:t>上</w:t>
      </w:r>
      <w:r w:rsidRPr="00F76415">
        <w:rPr>
          <w:rFonts w:ascii="宋体" w:eastAsia="宋体" w:hAnsi="Times New Roman" w:cs="宋体" w:hint="eastAsia"/>
          <w:color w:val="000000"/>
          <w:kern w:val="0"/>
          <w:sz w:val="22"/>
          <w:lang w:val="zh-CN"/>
        </w:rPr>
        <w:t>得以扩散，从而使得译码器可以将它们当作随机错误处理</w:t>
      </w:r>
    </w:p>
    <w:p w14:paraId="17E46C73" w14:textId="77777777" w:rsidR="00D91381" w:rsidRPr="0049617D" w:rsidRDefault="00D91381" w:rsidP="00F76415">
      <w:pPr>
        <w:jc w:val="left"/>
        <w:rPr>
          <w:rFonts w:ascii="宋体" w:eastAsia="宋体" w:hAnsi="Times New Roman" w:cs="宋体"/>
          <w:color w:val="FF0000"/>
          <w:kern w:val="0"/>
          <w:sz w:val="22"/>
          <w:lang w:val="zh-CN"/>
        </w:rPr>
      </w:pPr>
      <w:r w:rsidRPr="0049617D">
        <w:rPr>
          <w:rFonts w:ascii="宋体" w:eastAsia="宋体" w:hAnsi="Times New Roman" w:cs="宋体" w:hint="eastAsia"/>
          <w:color w:val="FF0000"/>
          <w:kern w:val="0"/>
          <w:sz w:val="22"/>
          <w:lang w:val="zh-CN"/>
        </w:rPr>
        <w:t>本方案中带交织的输入比特序列为</w:t>
      </w:r>
      <w:r w:rsidRPr="0049617D">
        <w:rPr>
          <w:color w:val="FF0000"/>
          <w:position w:val="-12"/>
        </w:rPr>
        <w:object w:dxaOrig="1500" w:dyaOrig="360" w14:anchorId="269F61AA">
          <v:shape id="_x0000_i1138" type="#_x0000_t75" style="width:60.75pt;height:13.9pt" o:ole="">
            <v:imagedata r:id="rId248" o:title=""/>
          </v:shape>
          <o:OLEObject Type="Embed" ProgID="Equation.3" ShapeID="_x0000_i1138" DrawAspect="Content" ObjectID="_1669465479" r:id="rId249"/>
        </w:object>
      </w:r>
      <w:r w:rsidRPr="0049617D">
        <w:rPr>
          <w:rFonts w:hint="eastAsia"/>
          <w:color w:val="FF0000"/>
        </w:rPr>
        <w:t>，交织后的比特序列为</w:t>
      </w:r>
      <w:r w:rsidRPr="0049617D">
        <w:rPr>
          <w:color w:val="FF0000"/>
          <w:position w:val="-12"/>
        </w:rPr>
        <w:object w:dxaOrig="1600" w:dyaOrig="360" w14:anchorId="4B728D00">
          <v:shape id="_x0000_i1139" type="#_x0000_t75" style="width:63.75pt;height:13.9pt" o:ole="">
            <v:imagedata r:id="rId250" o:title=""/>
          </v:shape>
          <o:OLEObject Type="Embed" ProgID="Equation.3" ShapeID="_x0000_i1139" DrawAspect="Content" ObjectID="_1669465480" r:id="rId251"/>
        </w:object>
      </w:r>
      <w:r w:rsidRPr="0049617D">
        <w:rPr>
          <w:rFonts w:hint="eastAsia"/>
          <w:color w:val="FF0000"/>
        </w:rPr>
        <w:t>，</w:t>
      </w:r>
      <w:r w:rsidRPr="0049617D">
        <w:rPr>
          <w:color w:val="FF0000"/>
          <w:position w:val="-10"/>
        </w:rPr>
        <w:object w:dxaOrig="360" w:dyaOrig="360" w14:anchorId="04981577">
          <v:shape id="_x0000_i1140" type="#_x0000_t75" style="width:15pt;height:15pt" o:ole="">
            <v:imagedata r:id="rId252" o:title=""/>
          </v:shape>
          <o:OLEObject Type="Embed" ProgID="Equation.3" ShapeID="_x0000_i1140" DrawAspect="Content" ObjectID="_1669465481" r:id="rId253"/>
        </w:object>
      </w:r>
      <w:r w:rsidRPr="0049617D">
        <w:rPr>
          <w:rFonts w:hint="eastAsia"/>
          <w:color w:val="FF0000"/>
        </w:rPr>
        <w:t>为调制因子，本设计中</w:t>
      </w:r>
      <w:r w:rsidRPr="0049617D">
        <w:rPr>
          <w:color w:val="FF0000"/>
          <w:position w:val="-10"/>
        </w:rPr>
        <w:object w:dxaOrig="360" w:dyaOrig="360" w14:anchorId="597C2F40">
          <v:shape id="_x0000_i1141" type="#_x0000_t75" style="width:15pt;height:15pt" o:ole="">
            <v:imagedata r:id="rId252" o:title=""/>
          </v:shape>
          <o:OLEObject Type="Embed" ProgID="Equation.3" ShapeID="_x0000_i1141" DrawAspect="Content" ObjectID="_1669465482" r:id="rId254"/>
        </w:object>
      </w:r>
      <w:r w:rsidRPr="0049617D">
        <w:rPr>
          <w:rFonts w:hint="eastAsia"/>
          <w:color w:val="FF0000"/>
        </w:rPr>
        <w:t>=6</w:t>
      </w:r>
    </w:p>
    <w:p w14:paraId="3121404F" w14:textId="77777777" w:rsidR="00D91381" w:rsidRPr="0049617D" w:rsidRDefault="00D91381" w:rsidP="00D91381">
      <w:pPr>
        <w:pStyle w:val="B1"/>
        <w:rPr>
          <w:color w:val="FF0000"/>
          <w:lang w:eastAsia="zh-CN"/>
        </w:rPr>
      </w:pPr>
      <w:r w:rsidRPr="0049617D">
        <w:rPr>
          <w:rFonts w:hint="eastAsia"/>
          <w:color w:val="FF0000"/>
          <w:lang w:eastAsia="zh-CN"/>
        </w:rPr>
        <w:t xml:space="preserve">for </w:t>
      </w:r>
      <w:r w:rsidRPr="0049617D">
        <w:rPr>
          <w:color w:val="FF0000"/>
          <w:position w:val="-10"/>
        </w:rPr>
        <w:object w:dxaOrig="560" w:dyaOrig="320" w14:anchorId="0C2D8CDC">
          <v:shape id="_x0000_i1142" type="#_x0000_t75" style="width:24.4pt;height:13.9pt" o:ole="">
            <v:imagedata r:id="rId255" o:title=""/>
          </v:shape>
          <o:OLEObject Type="Embed" ProgID="Equation.3" ShapeID="_x0000_i1142" DrawAspect="Content" ObjectID="_1669465483" r:id="rId256"/>
        </w:object>
      </w:r>
      <w:r w:rsidRPr="0049617D">
        <w:rPr>
          <w:rFonts w:hint="eastAsia"/>
          <w:color w:val="FF0000"/>
          <w:lang w:eastAsia="zh-CN"/>
        </w:rPr>
        <w:t xml:space="preserve"> to </w:t>
      </w:r>
      <w:r w:rsidRPr="0049617D">
        <w:rPr>
          <w:color w:val="FF0000"/>
          <w:position w:val="-10"/>
        </w:rPr>
        <w:object w:dxaOrig="999" w:dyaOrig="360" w14:anchorId="4A8188E5">
          <v:shape id="_x0000_i1143" type="#_x0000_t75" style="width:42.75pt;height:15pt" o:ole="">
            <v:imagedata r:id="rId257" o:title=""/>
          </v:shape>
          <o:OLEObject Type="Embed" ProgID="Equation.3" ShapeID="_x0000_i1143" DrawAspect="Content" ObjectID="_1669465484" r:id="rId258"/>
        </w:object>
      </w:r>
    </w:p>
    <w:p w14:paraId="63ACE9F1" w14:textId="77777777" w:rsidR="00D91381" w:rsidRPr="0049617D" w:rsidRDefault="00D91381" w:rsidP="00D91381">
      <w:pPr>
        <w:pStyle w:val="B2"/>
        <w:rPr>
          <w:color w:val="FF0000"/>
          <w:lang w:eastAsia="zh-CN"/>
        </w:rPr>
      </w:pPr>
      <w:r w:rsidRPr="0049617D">
        <w:rPr>
          <w:rFonts w:hint="eastAsia"/>
          <w:color w:val="FF0000"/>
          <w:lang w:eastAsia="zh-CN"/>
        </w:rPr>
        <w:t xml:space="preserve">for </w:t>
      </w:r>
      <w:r w:rsidRPr="0049617D">
        <w:rPr>
          <w:color w:val="FF0000"/>
          <w:position w:val="-6"/>
        </w:rPr>
        <w:object w:dxaOrig="520" w:dyaOrig="279" w14:anchorId="666DA323">
          <v:shape id="_x0000_i1144" type="#_x0000_t75" style="width:23.65pt;height:11.25pt" o:ole="">
            <v:imagedata r:id="rId259" o:title=""/>
          </v:shape>
          <o:OLEObject Type="Embed" ProgID="Equation.3" ShapeID="_x0000_i1144" DrawAspect="Content" ObjectID="_1669465485" r:id="rId260"/>
        </w:object>
      </w:r>
      <w:r w:rsidRPr="0049617D">
        <w:rPr>
          <w:rFonts w:hint="eastAsia"/>
          <w:color w:val="FF0000"/>
          <w:lang w:eastAsia="zh-CN"/>
        </w:rPr>
        <w:t xml:space="preserve"> to </w:t>
      </w:r>
      <w:r w:rsidRPr="0049617D">
        <w:rPr>
          <w:color w:val="FF0000"/>
          <w:position w:val="-10"/>
        </w:rPr>
        <w:object w:dxaOrig="680" w:dyaOrig="360" w14:anchorId="17186FC7">
          <v:shape id="_x0000_i1145" type="#_x0000_t75" style="width:29.25pt;height:15pt" o:ole="">
            <v:imagedata r:id="rId261" o:title=""/>
          </v:shape>
          <o:OLEObject Type="Embed" ProgID="Equation.3" ShapeID="_x0000_i1145" DrawAspect="Content" ObjectID="_1669465486" r:id="rId262"/>
        </w:object>
      </w:r>
    </w:p>
    <w:p w14:paraId="7B97BB2F" w14:textId="77777777" w:rsidR="00D91381" w:rsidRPr="0049617D" w:rsidRDefault="00D91381" w:rsidP="00D91381">
      <w:pPr>
        <w:pStyle w:val="B3"/>
        <w:rPr>
          <w:color w:val="FF0000"/>
          <w:lang w:eastAsia="zh-CN"/>
        </w:rPr>
      </w:pPr>
      <w:r w:rsidRPr="0049617D">
        <w:rPr>
          <w:color w:val="FF0000"/>
          <w:position w:val="-14"/>
        </w:rPr>
        <w:object w:dxaOrig="1660" w:dyaOrig="380" w14:anchorId="1F84D4A6">
          <v:shape id="_x0000_i1146" type="#_x0000_t75" style="width:71.25pt;height:16.15pt" o:ole="">
            <v:imagedata r:id="rId263" o:title=""/>
          </v:shape>
          <o:OLEObject Type="Embed" ProgID="Equation.3" ShapeID="_x0000_i1146" DrawAspect="Content" ObjectID="_1669465487" r:id="rId264"/>
        </w:object>
      </w:r>
      <w:r w:rsidRPr="0049617D">
        <w:rPr>
          <w:rFonts w:hint="eastAsia"/>
          <w:color w:val="FF0000"/>
          <w:lang w:eastAsia="zh-CN"/>
        </w:rPr>
        <w:t>;</w:t>
      </w:r>
    </w:p>
    <w:p w14:paraId="06F4E4DA" w14:textId="77777777" w:rsidR="00D91381" w:rsidRPr="0049617D" w:rsidRDefault="00D91381" w:rsidP="00D91381">
      <w:pPr>
        <w:pStyle w:val="B2"/>
        <w:rPr>
          <w:color w:val="FF0000"/>
          <w:lang w:eastAsia="zh-CN"/>
        </w:rPr>
      </w:pPr>
      <w:r w:rsidRPr="0049617D">
        <w:rPr>
          <w:rFonts w:hint="eastAsia"/>
          <w:color w:val="FF0000"/>
          <w:lang w:eastAsia="zh-CN"/>
        </w:rPr>
        <w:t>end for</w:t>
      </w:r>
    </w:p>
    <w:p w14:paraId="7BFC2C86" w14:textId="77777777" w:rsidR="00D91381" w:rsidRPr="0049617D" w:rsidRDefault="00D91381" w:rsidP="00D91381">
      <w:pPr>
        <w:pStyle w:val="B1"/>
        <w:rPr>
          <w:color w:val="FF0000"/>
          <w:lang w:eastAsia="zh-CN"/>
        </w:rPr>
      </w:pPr>
      <w:r w:rsidRPr="0049617D">
        <w:rPr>
          <w:rFonts w:hint="eastAsia"/>
          <w:color w:val="FF0000"/>
          <w:lang w:eastAsia="zh-CN"/>
        </w:rPr>
        <w:t>end for</w:t>
      </w:r>
    </w:p>
    <w:p w14:paraId="14450CC4" w14:textId="0487BAF5" w:rsidR="009A6067" w:rsidRPr="0049617D" w:rsidRDefault="00422ACE" w:rsidP="00422ACE">
      <w:pPr>
        <w:jc w:val="left"/>
        <w:rPr>
          <w:rFonts w:ascii="宋体" w:eastAsia="宋体" w:hAnsi="Times New Roman" w:cs="宋体"/>
          <w:color w:val="FF0000"/>
          <w:kern w:val="0"/>
          <w:sz w:val="22"/>
          <w:lang w:val="zh-CN"/>
        </w:rPr>
      </w:pPr>
      <w:r w:rsidRPr="0049617D">
        <w:rPr>
          <w:rFonts w:ascii="宋体" w:eastAsia="宋体" w:hAnsi="Times New Roman" w:cs="宋体" w:hint="eastAsia"/>
          <w:color w:val="FF0000"/>
          <w:kern w:val="0"/>
          <w:sz w:val="22"/>
          <w:lang w:val="zh-CN"/>
        </w:rPr>
        <w:t>考虑到上述公式本方案中采用矩形块交织方式</w:t>
      </w:r>
      <w:r w:rsidR="003C342B" w:rsidRPr="0049617D">
        <w:rPr>
          <w:rFonts w:ascii="宋体" w:eastAsia="宋体" w:hAnsi="Times New Roman" w:cs="宋体" w:hint="eastAsia"/>
          <w:color w:val="FF0000"/>
          <w:kern w:val="0"/>
          <w:sz w:val="22"/>
          <w:lang w:val="zh-CN"/>
        </w:rPr>
        <w:t>，RS编码后数据块大小为2040</w:t>
      </w:r>
      <w:r w:rsidR="0033268A">
        <w:rPr>
          <w:rFonts w:ascii="宋体" w:eastAsia="宋体" w:hAnsi="Times New Roman" w:cs="宋体" w:hint="eastAsia"/>
          <w:color w:val="FF0000"/>
          <w:kern w:val="0"/>
          <w:sz w:val="22"/>
          <w:lang w:val="zh-CN"/>
        </w:rPr>
        <w:t>bit</w:t>
      </w:r>
      <w:r w:rsidR="003C342B" w:rsidRPr="0049617D">
        <w:rPr>
          <w:rFonts w:ascii="宋体" w:eastAsia="宋体" w:hAnsi="Times New Roman" w:cs="宋体" w:hint="eastAsia"/>
          <w:color w:val="FF0000"/>
          <w:kern w:val="0"/>
          <w:sz w:val="22"/>
          <w:lang w:val="zh-CN"/>
        </w:rPr>
        <w:t>，参考上述公式将2040</w:t>
      </w:r>
      <w:r w:rsidR="0033268A">
        <w:rPr>
          <w:rFonts w:ascii="宋体" w:eastAsia="宋体" w:hAnsi="Times New Roman" w:cs="宋体" w:hint="eastAsia"/>
          <w:color w:val="FF0000"/>
          <w:kern w:val="0"/>
          <w:sz w:val="22"/>
          <w:lang w:val="zh-CN"/>
        </w:rPr>
        <w:t>bit</w:t>
      </w:r>
      <w:r w:rsidR="003C342B" w:rsidRPr="0049617D">
        <w:rPr>
          <w:rFonts w:ascii="宋体" w:eastAsia="宋体" w:hAnsi="Times New Roman" w:cs="宋体" w:hint="eastAsia"/>
          <w:color w:val="FF0000"/>
          <w:kern w:val="0"/>
          <w:sz w:val="22"/>
          <w:lang w:val="zh-CN"/>
        </w:rPr>
        <w:t>大小的数据快划分为6行，每行340</w:t>
      </w:r>
      <w:r w:rsidR="0033268A">
        <w:rPr>
          <w:rFonts w:ascii="宋体" w:eastAsia="宋体" w:hAnsi="Times New Roman" w:cs="宋体" w:hint="eastAsia"/>
          <w:color w:val="FF0000"/>
          <w:kern w:val="0"/>
          <w:sz w:val="22"/>
          <w:lang w:val="zh-CN"/>
        </w:rPr>
        <w:t>bit</w:t>
      </w:r>
      <w:r w:rsidR="003C342B" w:rsidRPr="0049617D">
        <w:rPr>
          <w:rFonts w:ascii="宋体" w:eastAsia="宋体" w:hAnsi="Times New Roman" w:cs="宋体" w:hint="eastAsia"/>
          <w:color w:val="FF0000"/>
          <w:kern w:val="0"/>
          <w:sz w:val="22"/>
          <w:lang w:val="zh-CN"/>
        </w:rPr>
        <w:t>即为矩形块交织的行数输入，按列读出即为交织后的结果。</w:t>
      </w:r>
    </w:p>
    <w:p w14:paraId="380766E3" w14:textId="77777777" w:rsidR="00491CCC" w:rsidRPr="00422ACE" w:rsidRDefault="00491CCC" w:rsidP="00422ACE">
      <w:pPr>
        <w:jc w:val="left"/>
        <w:rPr>
          <w:rFonts w:ascii="宋体" w:eastAsia="宋体" w:hAnsi="Times New Roman" w:cs="宋体"/>
          <w:color w:val="000000"/>
          <w:kern w:val="0"/>
          <w:sz w:val="22"/>
          <w:lang w:val="zh-CN"/>
        </w:rPr>
      </w:pPr>
    </w:p>
    <w:p w14:paraId="0F02E856" w14:textId="7512B71D" w:rsidR="00502453" w:rsidRDefault="00502453" w:rsidP="00A45160">
      <w:pPr>
        <w:pStyle w:val="2"/>
        <w:numPr>
          <w:ilvl w:val="1"/>
          <w:numId w:val="1"/>
        </w:numPr>
      </w:pPr>
      <w:bookmarkStart w:id="83" w:name="_Toc35510283"/>
      <w:r>
        <w:rPr>
          <w:rFonts w:hint="eastAsia"/>
        </w:rPr>
        <w:t>解交织</w:t>
      </w:r>
      <w:bookmarkEnd w:id="83"/>
    </w:p>
    <w:p w14:paraId="27562E61" w14:textId="7B7AE739" w:rsidR="001901F8" w:rsidRDefault="0049617D" w:rsidP="00B57F16">
      <w:r w:rsidRPr="003C789F">
        <w:rPr>
          <w:rFonts w:hint="eastAsia"/>
          <w:color w:val="FF0000"/>
        </w:rPr>
        <w:t>参数与交织部分相同</w:t>
      </w:r>
      <w:r w:rsidR="001901F8">
        <w:br w:type="page"/>
      </w:r>
    </w:p>
    <w:p w14:paraId="35057D54" w14:textId="757F2A20" w:rsidR="007A0F77" w:rsidRDefault="007A0F77" w:rsidP="007A0F77">
      <w:pPr>
        <w:pStyle w:val="2"/>
        <w:numPr>
          <w:ilvl w:val="1"/>
          <w:numId w:val="1"/>
        </w:numPr>
      </w:pPr>
      <w:bookmarkStart w:id="84" w:name="_Toc35510284"/>
      <w:r>
        <w:rPr>
          <w:rFonts w:hint="eastAsia"/>
        </w:rPr>
        <w:lastRenderedPageBreak/>
        <w:t>Matlab</w:t>
      </w:r>
      <w:r>
        <w:rPr>
          <w:rFonts w:hint="eastAsia"/>
        </w:rPr>
        <w:t>仿真</w:t>
      </w:r>
      <w:bookmarkEnd w:id="84"/>
    </w:p>
    <w:p w14:paraId="225C5311" w14:textId="77777777" w:rsidR="00DD16CD" w:rsidRDefault="00DD16CD" w:rsidP="00DD16CD">
      <w:r>
        <w:t>clear all</w:t>
      </w:r>
    </w:p>
    <w:p w14:paraId="4AEB7A0F" w14:textId="2B958F06" w:rsidR="00DD16CD" w:rsidRDefault="00DD16CD" w:rsidP="00DD16CD">
      <w:r>
        <w:rPr>
          <w:rFonts w:hint="eastAsia"/>
        </w:rPr>
        <w:t xml:space="preserve">N=1;            </w:t>
      </w:r>
      <w:r>
        <w:rPr>
          <w:rFonts w:hint="eastAsia"/>
        </w:rPr>
        <w:tab/>
      </w:r>
      <w:r>
        <w:rPr>
          <w:rFonts w:hint="eastAsia"/>
        </w:rPr>
        <w:tab/>
      </w:r>
      <w:r>
        <w:tab/>
      </w:r>
      <w:r>
        <w:rPr>
          <w:rFonts w:hint="eastAsia"/>
        </w:rPr>
        <w:t>%1</w:t>
      </w:r>
      <w:r>
        <w:rPr>
          <w:rFonts w:hint="eastAsia"/>
        </w:rPr>
        <w:t>路</w:t>
      </w:r>
    </w:p>
    <w:p w14:paraId="46B664D8" w14:textId="623CE71D" w:rsidR="00DD16CD" w:rsidRDefault="00DD16CD" w:rsidP="00DD16CD">
      <w:r>
        <w:rPr>
          <w:rFonts w:hint="eastAsia"/>
        </w:rPr>
        <w:t>Qm=6;</w:t>
      </w:r>
      <w:r>
        <w:rPr>
          <w:rFonts w:hint="eastAsia"/>
        </w:rPr>
        <w:tab/>
      </w:r>
      <w:r>
        <w:rPr>
          <w:rFonts w:hint="eastAsia"/>
        </w:rPr>
        <w:tab/>
      </w:r>
      <w:r>
        <w:rPr>
          <w:rFonts w:hint="eastAsia"/>
        </w:rPr>
        <w:tab/>
      </w:r>
      <w:r>
        <w:rPr>
          <w:rFonts w:hint="eastAsia"/>
        </w:rPr>
        <w:tab/>
      </w:r>
      <w:r>
        <w:tab/>
      </w:r>
      <w:r>
        <w:rPr>
          <w:rFonts w:hint="eastAsia"/>
        </w:rPr>
        <w:t>%</w:t>
      </w:r>
      <w:r>
        <w:rPr>
          <w:rFonts w:hint="eastAsia"/>
        </w:rPr>
        <w:t>调制因子</w:t>
      </w:r>
    </w:p>
    <w:p w14:paraId="5E4792AD" w14:textId="2E952CF4" w:rsidR="00DD16CD" w:rsidRDefault="00DD16CD" w:rsidP="00DD16CD">
      <w:r>
        <w:rPr>
          <w:rFonts w:hint="eastAsia"/>
        </w:rPr>
        <w:t xml:space="preserve">E=2040;             </w:t>
      </w:r>
      <w:r>
        <w:tab/>
      </w:r>
      <w:r>
        <w:tab/>
      </w:r>
      <w:r>
        <w:rPr>
          <w:rFonts w:hint="eastAsia"/>
        </w:rPr>
        <w:t>%</w:t>
      </w:r>
      <w:r>
        <w:rPr>
          <w:rFonts w:hint="eastAsia"/>
        </w:rPr>
        <w:t>编码消息比特长度</w:t>
      </w:r>
    </w:p>
    <w:p w14:paraId="7AD2D960" w14:textId="0E18F7B3" w:rsidR="00DD16CD" w:rsidRDefault="00DD16CD" w:rsidP="00DD16CD">
      <w:r>
        <w:rPr>
          <w:rFonts w:hint="eastAsia"/>
        </w:rPr>
        <w:t xml:space="preserve">n=1;             </w:t>
      </w:r>
      <w:r>
        <w:tab/>
      </w:r>
      <w:r>
        <w:tab/>
      </w:r>
      <w:r>
        <w:rPr>
          <w:rFonts w:hint="eastAsia"/>
        </w:rPr>
        <w:t>%</w:t>
      </w:r>
      <w:r>
        <w:rPr>
          <w:rFonts w:hint="eastAsia"/>
        </w:rPr>
        <w:t>编码码字长度</w:t>
      </w:r>
    </w:p>
    <w:p w14:paraId="05EA329D" w14:textId="4A96F96E" w:rsidR="00DD16CD" w:rsidRDefault="00DD16CD" w:rsidP="00DD16CD">
      <w:r>
        <w:rPr>
          <w:rFonts w:hint="eastAsia"/>
        </w:rPr>
        <w:t>code=randi([0 1],N,E);</w:t>
      </w:r>
      <w:r>
        <w:tab/>
      </w:r>
      <w:r>
        <w:tab/>
      </w:r>
      <w:r>
        <w:rPr>
          <w:rFonts w:hint="eastAsia"/>
        </w:rPr>
        <w:t>%</w:t>
      </w:r>
      <w:r>
        <w:rPr>
          <w:rFonts w:hint="eastAsia"/>
        </w:rPr>
        <w:t>产生待交织的数据块</w:t>
      </w:r>
    </w:p>
    <w:p w14:paraId="04A45288" w14:textId="1A74474E" w:rsidR="00DD16CD" w:rsidRDefault="00DD16CD" w:rsidP="00DD16CD">
      <w:r>
        <w:rPr>
          <w:rFonts w:hint="eastAsia"/>
        </w:rPr>
        <w:t>x=reshape(code,340,6).';</w:t>
      </w:r>
      <w:r>
        <w:tab/>
      </w:r>
      <w:r>
        <w:rPr>
          <w:rFonts w:hint="eastAsia"/>
        </w:rPr>
        <w:t>%</w:t>
      </w:r>
      <w:r>
        <w:rPr>
          <w:rFonts w:hint="eastAsia"/>
        </w:rPr>
        <w:t>中间变量</w:t>
      </w:r>
    </w:p>
    <w:p w14:paraId="2EFEE64D" w14:textId="239CAFB9" w:rsidR="00DD16CD" w:rsidRDefault="00DD16CD" w:rsidP="00DD16CD">
      <w:r>
        <w:rPr>
          <w:rFonts w:hint="eastAsia"/>
        </w:rPr>
        <w:t xml:space="preserve">code1=matintrlv(code,Qm,E/Qm); </w:t>
      </w:r>
      <w:r>
        <w:tab/>
      </w:r>
      <w:r>
        <w:rPr>
          <w:rFonts w:hint="eastAsia"/>
        </w:rPr>
        <w:t>%</w:t>
      </w:r>
      <w:r>
        <w:rPr>
          <w:rFonts w:hint="eastAsia"/>
        </w:rPr>
        <w:t>矩阵交织</w:t>
      </w:r>
    </w:p>
    <w:p w14:paraId="2A7FF999" w14:textId="4D0E1E2E" w:rsidR="007A0F77" w:rsidRPr="007A0F77" w:rsidRDefault="00DD16CD" w:rsidP="00DD16CD">
      <w:r>
        <w:rPr>
          <w:rFonts w:hint="eastAsia"/>
        </w:rPr>
        <w:t>code2=matintrlv(code1,E/Qm,Qm);</w:t>
      </w:r>
      <w:r>
        <w:tab/>
      </w:r>
      <w:r>
        <w:rPr>
          <w:rFonts w:hint="eastAsia"/>
        </w:rPr>
        <w:t>%</w:t>
      </w:r>
      <w:r>
        <w:rPr>
          <w:rFonts w:hint="eastAsia"/>
        </w:rPr>
        <w:t>矩阵解交织</w:t>
      </w:r>
    </w:p>
    <w:p w14:paraId="303E05D2" w14:textId="2C5236E3" w:rsidR="00542299" w:rsidRDefault="001901F8" w:rsidP="00A45160">
      <w:pPr>
        <w:pStyle w:val="1"/>
        <w:numPr>
          <w:ilvl w:val="0"/>
          <w:numId w:val="1"/>
        </w:numPr>
      </w:pPr>
      <w:bookmarkStart w:id="85" w:name="_Toc35510285"/>
      <w:r>
        <w:rPr>
          <w:rFonts w:hint="eastAsia"/>
        </w:rPr>
        <w:t>加扰解扰</w:t>
      </w:r>
      <w:bookmarkEnd w:id="85"/>
    </w:p>
    <w:p w14:paraId="7455B3AC" w14:textId="2DD92B10" w:rsidR="00210378" w:rsidRDefault="00422FF6" w:rsidP="00A45160">
      <w:pPr>
        <w:pStyle w:val="2"/>
        <w:numPr>
          <w:ilvl w:val="1"/>
          <w:numId w:val="1"/>
        </w:numPr>
      </w:pPr>
      <w:bookmarkStart w:id="86" w:name="_Toc35510286"/>
      <w:r>
        <w:rPr>
          <w:rFonts w:hint="eastAsia"/>
        </w:rPr>
        <w:t>扰</w:t>
      </w:r>
      <w:r w:rsidR="0074125D">
        <w:rPr>
          <w:rFonts w:hint="eastAsia"/>
        </w:rPr>
        <w:t>码</w:t>
      </w:r>
      <w:bookmarkEnd w:id="86"/>
    </w:p>
    <w:p w14:paraId="16DAD4E2" w14:textId="2A9E6928" w:rsidR="008D7A0C" w:rsidRPr="008D7A0C" w:rsidRDefault="008D7A0C" w:rsidP="00A45160">
      <w:pPr>
        <w:pStyle w:val="3"/>
        <w:numPr>
          <w:ilvl w:val="2"/>
          <w:numId w:val="1"/>
        </w:numPr>
      </w:pPr>
      <w:bookmarkStart w:id="87" w:name="_Toc35510287"/>
      <w:r>
        <w:rPr>
          <w:rFonts w:hint="eastAsia"/>
        </w:rPr>
        <w:t>扰</w:t>
      </w:r>
      <w:r w:rsidR="0074125D">
        <w:rPr>
          <w:rFonts w:hint="eastAsia"/>
        </w:rPr>
        <w:t>码</w:t>
      </w:r>
      <w:r>
        <w:rPr>
          <w:rFonts w:hint="eastAsia"/>
        </w:rPr>
        <w:t>原理</w:t>
      </w:r>
      <w:bookmarkEnd w:id="87"/>
    </w:p>
    <w:p w14:paraId="64259E44" w14:textId="77777777" w:rsidR="00EC245B" w:rsidRPr="00EC245B" w:rsidRDefault="00EC245B" w:rsidP="00382CCC">
      <w:pPr>
        <w:rPr>
          <w:rFonts w:ascii="Times New Roman" w:eastAsia="Times New Roman" w:cs="Times New Roman"/>
        </w:rPr>
      </w:pPr>
      <w:r w:rsidRPr="00EC245B">
        <w:rPr>
          <w:rFonts w:hint="eastAsia"/>
          <w:lang w:val="zh-CN"/>
        </w:rPr>
        <w:t>数字通信中，若经常出现长的</w:t>
      </w:r>
      <w:r w:rsidRPr="00EC245B">
        <w:rPr>
          <w:rFonts w:ascii="Times New Roman" w:eastAsia="Times New Roman" w:cs="Times New Roman"/>
          <w:sz w:val="24"/>
          <w:szCs w:val="24"/>
        </w:rPr>
        <w:t>“</w:t>
      </w:r>
      <w:r w:rsidR="009745D6">
        <w:rPr>
          <w:rFonts w:asciiTheme="minorEastAsia" w:hAnsiTheme="minorEastAsia" w:cs="Times New Roman" w:hint="eastAsia"/>
          <w:sz w:val="24"/>
          <w:szCs w:val="24"/>
        </w:rPr>
        <w:t>0</w:t>
      </w:r>
      <w:r w:rsidRPr="00EC245B">
        <w:rPr>
          <w:rFonts w:ascii="Times New Roman" w:eastAsia="Times New Roman" w:cs="Times New Roman"/>
          <w:sz w:val="24"/>
          <w:szCs w:val="24"/>
        </w:rPr>
        <w:t>”</w:t>
      </w:r>
      <w:r w:rsidRPr="00EC245B">
        <w:rPr>
          <w:rFonts w:hint="eastAsia"/>
          <w:lang w:val="zh-CN"/>
        </w:rPr>
        <w:t>或</w:t>
      </w:r>
      <w:r w:rsidRPr="00EC245B">
        <w:rPr>
          <w:rFonts w:ascii="Times New Roman" w:eastAsia="Times New Roman" w:cs="Times New Roman"/>
          <w:sz w:val="24"/>
          <w:szCs w:val="24"/>
          <w:lang w:val="zh-CN"/>
        </w:rPr>
        <w:t>“</w:t>
      </w:r>
      <w:r w:rsidR="009745D6">
        <w:rPr>
          <w:rFonts w:asciiTheme="minorEastAsia" w:hAnsiTheme="minorEastAsia" w:cs="Times New Roman" w:hint="eastAsia"/>
          <w:sz w:val="24"/>
          <w:szCs w:val="24"/>
          <w:lang w:val="zh-CN"/>
        </w:rPr>
        <w:t>1</w:t>
      </w:r>
      <w:r w:rsidRPr="00EC245B">
        <w:rPr>
          <w:rFonts w:ascii="Times New Roman" w:eastAsia="Times New Roman" w:cs="Times New Roman"/>
          <w:sz w:val="24"/>
          <w:szCs w:val="24"/>
          <w:lang w:val="zh-CN"/>
        </w:rPr>
        <w:t>”</w:t>
      </w:r>
      <w:r w:rsidR="009745D6">
        <w:rPr>
          <w:rFonts w:hint="eastAsia"/>
          <w:lang w:val="zh-CN"/>
        </w:rPr>
        <w:t>序列，将会影响位同步的建立和保持。在发射部分使用扰码，可以避免这种数据对于接收部分</w:t>
      </w:r>
      <w:r w:rsidRPr="00EC245B">
        <w:rPr>
          <w:rFonts w:hint="eastAsia"/>
          <w:lang w:val="zh-CN"/>
        </w:rPr>
        <w:t>定时的不利影响。同时，为了限制电路中存在的不同程度的非线性特性对其他电路通信造成的串扰，要求数字信号的</w:t>
      </w:r>
      <w:r w:rsidR="009745D6">
        <w:rPr>
          <w:rFonts w:hint="eastAsia"/>
          <w:lang w:val="zh-CN"/>
        </w:rPr>
        <w:t>最小周期足够长</w:t>
      </w:r>
      <w:r w:rsidRPr="00EC245B">
        <w:rPr>
          <w:rFonts w:hint="eastAsia"/>
          <w:lang w:val="zh-CN"/>
        </w:rPr>
        <w:t>。将数字信号变换成具有近似于白噪声统计特性的数字序列即可满足要求，这通常用加扰来实现。</w:t>
      </w:r>
    </w:p>
    <w:p w14:paraId="12359170" w14:textId="77777777" w:rsidR="000C67BF" w:rsidRDefault="00EC245B" w:rsidP="00382CCC">
      <w:pPr>
        <w:rPr>
          <w:lang w:val="zh-CN"/>
        </w:rPr>
      </w:pPr>
      <w:r w:rsidRPr="00EC245B">
        <w:rPr>
          <w:rFonts w:hint="eastAsia"/>
          <w:lang w:val="zh-CN"/>
        </w:rPr>
        <w:t>所谓加扰，就是不用增加冗余而搅乱信号，改变数字信号统计特性，使其具有近似白噪声统计特性的一种技术。这种技术的基础是建立在反馈移位寄存器序列</w:t>
      </w:r>
      <w:r w:rsidRPr="00EC245B">
        <w:rPr>
          <w:lang w:val="zh-CN"/>
        </w:rPr>
        <w:t>(</w:t>
      </w:r>
      <w:r w:rsidRPr="00EC245B">
        <w:rPr>
          <w:rFonts w:hint="eastAsia"/>
          <w:lang w:val="zh-CN"/>
        </w:rPr>
        <w:t>或伪随机序列</w:t>
      </w:r>
      <w:r w:rsidRPr="00EC245B">
        <w:rPr>
          <w:lang w:val="zh-CN"/>
        </w:rPr>
        <w:t>)</w:t>
      </w:r>
      <w:r w:rsidRPr="00EC245B">
        <w:rPr>
          <w:rFonts w:hint="eastAsia"/>
          <w:lang w:val="zh-CN"/>
        </w:rPr>
        <w:t>理论上的</w:t>
      </w:r>
    </w:p>
    <w:p w14:paraId="2C193D65" w14:textId="3350D116" w:rsidR="000C67BF" w:rsidRDefault="000C67BF" w:rsidP="00382CCC">
      <w:pPr>
        <w:rPr>
          <w:lang w:val="zh-CN"/>
        </w:rPr>
      </w:pPr>
      <w:r>
        <w:rPr>
          <w:rFonts w:hint="eastAsia"/>
          <w:lang w:val="zh-CN"/>
        </w:rPr>
        <w:t>在发送端用加扰器来改变原始数字信号的统计特性，而在接收端用解扰器恢复出原始数字信号。</w:t>
      </w:r>
    </w:p>
    <w:p w14:paraId="3E72093E" w14:textId="7C8A68F4" w:rsidR="005B5C3C" w:rsidRPr="00A348A7" w:rsidRDefault="005B5C3C" w:rsidP="00382CCC">
      <w:r w:rsidRPr="00A348A7">
        <w:rPr>
          <w:rFonts w:hint="eastAsia"/>
          <w:lang w:val="zh-CN"/>
        </w:rPr>
        <w:t>在交织完成以后的数据块为</w:t>
      </w:r>
      <m:oMath>
        <m:d>
          <m:dPr>
            <m:begChr m:val="|"/>
            <m:endChr m:val="|"/>
            <m:ctrlPr>
              <w:rPr>
                <w:rFonts w:ascii="Cambria Math" w:hAnsi="Cambria Math"/>
                <w:i/>
                <w:vertAlign w:val="subscript"/>
              </w:rPr>
            </m:ctrlPr>
          </m:dPr>
          <m:e>
            <m:m>
              <m:mPr>
                <m:mcs>
                  <m:mc>
                    <m:mcPr>
                      <m:count m:val="3"/>
                      <m:mcJc m:val="center"/>
                    </m:mcPr>
                  </m:mc>
                </m:mcs>
                <m:ctrlPr>
                  <w:rPr>
                    <w:rFonts w:ascii="Cambria Math" w:hAnsi="Cambria Math"/>
                    <w:i/>
                    <w:vertAlign w:val="subscript"/>
                  </w:rPr>
                </m:ctrlPr>
              </m:mPr>
              <m:m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hint="eastAsia"/>
                          <w:vertAlign w:val="subscript"/>
                        </w:rPr>
                        <m:t>00</m:t>
                      </m:r>
                    </m:sub>
                  </m:sSub>
                </m:e>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hint="eastAsia"/>
                          <w:vertAlign w:val="subscript"/>
                        </w:rPr>
                        <m:t>01</m:t>
                      </m:r>
                    </m:sub>
                  </m:sSub>
                  <m:r>
                    <w:rPr>
                      <w:rFonts w:ascii="Cambria Math" w:hAnsi="Cambria Math"/>
                      <w:vertAlign w:val="subscript"/>
                    </w:rPr>
                    <m:t>…</m:t>
                  </m:r>
                </m:e>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05</m:t>
                      </m:r>
                    </m:sub>
                  </m:sSub>
                </m:e>
              </m:mr>
              <m:mr>
                <m:e>
                  <m:r>
                    <w:rPr>
                      <w:rFonts w:ascii="Cambria Math" w:hAnsi="Cambria Math"/>
                      <w:vertAlign w:val="subscript"/>
                    </w:rPr>
                    <m:t>…</m:t>
                  </m:r>
                </m:e>
                <m:e>
                  <m:r>
                    <w:rPr>
                      <w:rFonts w:ascii="Cambria Math" w:hAnsi="Cambria Math"/>
                      <w:vertAlign w:val="subscript"/>
                    </w:rPr>
                    <m:t>…</m:t>
                  </m:r>
                </m:e>
                <m:e>
                  <m:r>
                    <w:rPr>
                      <w:rFonts w:ascii="Cambria Math" w:hAnsi="Cambria Math"/>
                      <w:vertAlign w:val="subscript"/>
                    </w:rPr>
                    <m:t>…</m:t>
                  </m:r>
                </m:e>
              </m:mr>
              <m:m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3390</m:t>
                      </m:r>
                    </m:sub>
                  </m:sSub>
                </m:e>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3391</m:t>
                      </m:r>
                    </m:sub>
                  </m:sSub>
                  <m:r>
                    <w:rPr>
                      <w:rFonts w:ascii="Cambria Math" w:hAnsi="Cambria Math"/>
                      <w:vertAlign w:val="subscript"/>
                    </w:rPr>
                    <m:t>…</m:t>
                  </m:r>
                </m:e>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3395</m:t>
                      </m:r>
                    </m:sub>
                  </m:sSub>
                </m:e>
              </m:mr>
            </m:m>
          </m:e>
        </m:d>
      </m:oMath>
      <w:r w:rsidRPr="00A348A7">
        <w:rPr>
          <w:rFonts w:hint="eastAsia"/>
          <w:vertAlign w:val="subscript"/>
        </w:rPr>
        <w:t>,</w:t>
      </w:r>
      <w:r w:rsidRPr="00A348A7">
        <w:rPr>
          <w:rFonts w:hint="eastAsia"/>
        </w:rPr>
        <w:t>再将其重新规整为</w:t>
      </w:r>
      <w:r w:rsidRPr="00A348A7">
        <w:rPr>
          <w:rFonts w:hint="eastAsia"/>
        </w:rPr>
        <w:t>255*8</w:t>
      </w:r>
      <w:r w:rsidRPr="00A348A7">
        <w:rPr>
          <w:rFonts w:hint="eastAsia"/>
        </w:rPr>
        <w:t>数据块模式，表示为</w:t>
      </w:r>
      <w:r w:rsidRPr="00A348A7">
        <w:rPr>
          <w:rFonts w:hint="eastAsia"/>
        </w:rPr>
        <w:t>s</w:t>
      </w:r>
      <w:r w:rsidR="00A348A7" w:rsidRPr="00A348A7">
        <w:rPr>
          <w:vertAlign w:val="subscript"/>
        </w:rPr>
        <w:t>xy</w:t>
      </w:r>
      <w:r w:rsidR="00A348A7" w:rsidRPr="00A348A7">
        <w:rPr>
          <w:rFonts w:hint="eastAsia"/>
        </w:rPr>
        <w:t>，设</w:t>
      </w:r>
      <w:r w:rsidR="00A348A7" w:rsidRPr="00A348A7">
        <w:rPr>
          <w:rFonts w:hint="eastAsia"/>
        </w:rPr>
        <w:t>i</w:t>
      </w:r>
      <w:r w:rsidR="00A348A7" w:rsidRPr="00A348A7">
        <w:rPr>
          <w:vertAlign w:val="subscript"/>
        </w:rPr>
        <w:t>k</w:t>
      </w:r>
      <w:r w:rsidR="00A348A7" w:rsidRPr="00A348A7">
        <w:rPr>
          <w:rFonts w:hint="eastAsia"/>
        </w:rPr>
        <w:t>=</w:t>
      </w:r>
      <w:r w:rsidR="00A348A7" w:rsidRPr="00A348A7">
        <w:t>[[f</w:t>
      </w:r>
      <w:r w:rsidR="00A348A7" w:rsidRPr="00A348A7">
        <w:rPr>
          <w:vertAlign w:val="subscript"/>
        </w:rPr>
        <w:t>00</w:t>
      </w:r>
      <w:r w:rsidR="00A348A7" w:rsidRPr="00A348A7">
        <w:t>…f</w:t>
      </w:r>
      <w:r w:rsidR="00A348A7" w:rsidRPr="00A348A7">
        <w:rPr>
          <w:vertAlign w:val="subscript"/>
        </w:rPr>
        <w:t>3390</w:t>
      </w:r>
      <w:r w:rsidR="00A348A7" w:rsidRPr="00A348A7">
        <w:t>],[f</w:t>
      </w:r>
      <w:r w:rsidR="00A348A7" w:rsidRPr="00A348A7">
        <w:rPr>
          <w:vertAlign w:val="subscript"/>
        </w:rPr>
        <w:t>01</w:t>
      </w:r>
      <w:r w:rsidR="00A348A7" w:rsidRPr="00A348A7">
        <w:t>…f</w:t>
      </w:r>
      <w:r w:rsidR="00A348A7" w:rsidRPr="00A348A7">
        <w:rPr>
          <w:vertAlign w:val="subscript"/>
        </w:rPr>
        <w:t>3391</w:t>
      </w:r>
      <w:r w:rsidR="00A348A7" w:rsidRPr="00A348A7">
        <w:t>],…[f</w:t>
      </w:r>
      <w:r w:rsidR="00A348A7" w:rsidRPr="00A348A7">
        <w:rPr>
          <w:vertAlign w:val="subscript"/>
        </w:rPr>
        <w:t>05</w:t>
      </w:r>
      <w:r w:rsidR="00A348A7" w:rsidRPr="00A348A7">
        <w:t>…f</w:t>
      </w:r>
      <w:r w:rsidR="00A348A7" w:rsidRPr="00A348A7">
        <w:rPr>
          <w:vertAlign w:val="subscript"/>
        </w:rPr>
        <w:t>3395</w:t>
      </w:r>
      <w:r w:rsidR="00A348A7" w:rsidRPr="00A348A7">
        <w:t>]]</w:t>
      </w:r>
    </w:p>
    <w:p w14:paraId="64E95060" w14:textId="424A0812" w:rsidR="00A348A7" w:rsidRPr="00A348A7" w:rsidRDefault="00A348A7" w:rsidP="00382CCC">
      <w:r w:rsidRPr="00A348A7">
        <w:t xml:space="preserve">   K=0;</w:t>
      </w:r>
    </w:p>
    <w:p w14:paraId="05B583AB" w14:textId="72DCD4B7" w:rsidR="005B5C3C" w:rsidRPr="00A348A7" w:rsidRDefault="005B5C3C" w:rsidP="005B5C3C">
      <w:pPr>
        <w:pStyle w:val="B1"/>
        <w:rPr>
          <w:lang w:eastAsia="zh-CN"/>
        </w:rPr>
      </w:pPr>
      <w:r w:rsidRPr="00A348A7">
        <w:rPr>
          <w:rFonts w:hint="eastAsia"/>
          <w:lang w:eastAsia="zh-CN"/>
        </w:rPr>
        <w:t xml:space="preserve">for </w:t>
      </w:r>
      <w:r w:rsidR="00A348A7" w:rsidRPr="00A348A7">
        <w:t>x=0</w:t>
      </w:r>
      <w:r w:rsidRPr="00A348A7">
        <w:rPr>
          <w:rFonts w:hint="eastAsia"/>
          <w:lang w:eastAsia="zh-CN"/>
        </w:rPr>
        <w:t xml:space="preserve"> to 255</w:t>
      </w:r>
    </w:p>
    <w:p w14:paraId="1F88F2B1" w14:textId="16389712" w:rsidR="005B5C3C" w:rsidRPr="00A348A7" w:rsidRDefault="005B5C3C" w:rsidP="005B5C3C">
      <w:pPr>
        <w:pStyle w:val="B2"/>
        <w:rPr>
          <w:lang w:eastAsia="zh-CN"/>
        </w:rPr>
      </w:pPr>
      <w:r w:rsidRPr="00A348A7">
        <w:rPr>
          <w:rFonts w:hint="eastAsia"/>
          <w:lang w:eastAsia="zh-CN"/>
        </w:rPr>
        <w:t xml:space="preserve">for </w:t>
      </w:r>
      <w:r w:rsidR="00A348A7" w:rsidRPr="00A348A7">
        <w:t>y=0</w:t>
      </w:r>
      <w:r w:rsidRPr="00A348A7">
        <w:rPr>
          <w:rFonts w:hint="eastAsia"/>
          <w:lang w:eastAsia="zh-CN"/>
        </w:rPr>
        <w:t xml:space="preserve"> to</w:t>
      </w:r>
      <w:r w:rsidRPr="00A348A7">
        <w:rPr>
          <w:lang w:eastAsia="zh-CN"/>
        </w:rPr>
        <w:t xml:space="preserve"> </w:t>
      </w:r>
      <w:r w:rsidRPr="00A348A7">
        <w:rPr>
          <w:rFonts w:hint="eastAsia"/>
          <w:lang w:eastAsia="zh-CN"/>
        </w:rPr>
        <w:t>7</w:t>
      </w:r>
    </w:p>
    <w:p w14:paraId="63D33349" w14:textId="35EA205E" w:rsidR="005B5C3C" w:rsidRPr="00A348A7" w:rsidRDefault="005B5C3C" w:rsidP="005B5C3C">
      <w:pPr>
        <w:pStyle w:val="B3"/>
        <w:rPr>
          <w:lang w:eastAsia="zh-CN"/>
        </w:rPr>
      </w:pPr>
      <w:r w:rsidRPr="00A348A7">
        <w:rPr>
          <w:rFonts w:hint="eastAsia"/>
          <w:lang w:eastAsia="zh-CN"/>
        </w:rPr>
        <w:t>s</w:t>
      </w:r>
      <w:r w:rsidR="00A348A7" w:rsidRPr="00A348A7">
        <w:rPr>
          <w:vertAlign w:val="subscript"/>
          <w:lang w:eastAsia="zh-CN"/>
        </w:rPr>
        <w:t>xy</w:t>
      </w:r>
      <w:r w:rsidRPr="00A348A7">
        <w:rPr>
          <w:rFonts w:hint="eastAsia"/>
          <w:lang w:eastAsia="zh-CN"/>
        </w:rPr>
        <w:t>=</w:t>
      </w:r>
      <w:r w:rsidR="00A348A7" w:rsidRPr="00A348A7">
        <w:rPr>
          <w:lang w:eastAsia="zh-CN"/>
        </w:rPr>
        <w:t>i</w:t>
      </w:r>
      <w:r w:rsidR="00A348A7" w:rsidRPr="00A348A7">
        <w:rPr>
          <w:vertAlign w:val="subscript"/>
          <w:lang w:eastAsia="zh-CN"/>
        </w:rPr>
        <w:t>k</w:t>
      </w:r>
    </w:p>
    <w:p w14:paraId="6B971324" w14:textId="64DAB74A" w:rsidR="00A348A7" w:rsidRPr="00A348A7" w:rsidRDefault="00A348A7" w:rsidP="005B5C3C">
      <w:pPr>
        <w:pStyle w:val="B3"/>
        <w:rPr>
          <w:lang w:eastAsia="zh-CN"/>
        </w:rPr>
      </w:pPr>
      <w:r w:rsidRPr="00A348A7">
        <w:rPr>
          <w:rFonts w:hint="eastAsia"/>
          <w:lang w:eastAsia="zh-CN"/>
        </w:rPr>
        <w:t>k</w:t>
      </w:r>
      <w:r w:rsidRPr="00A348A7">
        <w:rPr>
          <w:lang w:eastAsia="zh-CN"/>
        </w:rPr>
        <w:t>++;</w:t>
      </w:r>
    </w:p>
    <w:p w14:paraId="38636032" w14:textId="77777777" w:rsidR="005B5C3C" w:rsidRPr="00A348A7" w:rsidRDefault="005B5C3C" w:rsidP="005B5C3C">
      <w:pPr>
        <w:pStyle w:val="B2"/>
        <w:rPr>
          <w:lang w:eastAsia="zh-CN"/>
        </w:rPr>
      </w:pPr>
      <w:r w:rsidRPr="00A348A7">
        <w:rPr>
          <w:rFonts w:hint="eastAsia"/>
          <w:lang w:eastAsia="zh-CN"/>
        </w:rPr>
        <w:t>end for</w:t>
      </w:r>
    </w:p>
    <w:p w14:paraId="576E2E7C" w14:textId="77777777" w:rsidR="005B5C3C" w:rsidRPr="00A348A7" w:rsidRDefault="005B5C3C" w:rsidP="005B5C3C">
      <w:pPr>
        <w:pStyle w:val="B1"/>
        <w:rPr>
          <w:lang w:eastAsia="zh-CN"/>
        </w:rPr>
      </w:pPr>
      <w:r w:rsidRPr="00A348A7">
        <w:rPr>
          <w:rFonts w:hint="eastAsia"/>
          <w:lang w:eastAsia="zh-CN"/>
        </w:rPr>
        <w:t>end for</w:t>
      </w:r>
    </w:p>
    <w:p w14:paraId="49A96D7A" w14:textId="77777777" w:rsidR="005B5C3C" w:rsidRPr="00E56642" w:rsidRDefault="005B5C3C" w:rsidP="00382CCC"/>
    <w:p w14:paraId="5F551F03" w14:textId="289B8AF9" w:rsidR="005929BC" w:rsidRPr="00780D23" w:rsidRDefault="00A348A7" w:rsidP="00382CCC">
      <w:pPr>
        <w:rPr>
          <w:color w:val="FF0000"/>
          <w:lang w:val="zh-CN"/>
        </w:rPr>
      </w:pPr>
      <w:r>
        <w:rPr>
          <w:rFonts w:hint="eastAsia"/>
          <w:color w:val="FF0000"/>
          <w:lang w:val="zh-CN"/>
        </w:rPr>
        <w:t>变换后</w:t>
      </w:r>
      <w:r>
        <w:rPr>
          <w:rFonts w:hint="eastAsia"/>
          <w:color w:val="FF0000"/>
          <w:lang w:val="zh-CN"/>
        </w:rPr>
        <w:t>s</w:t>
      </w:r>
      <w:r w:rsidR="003E5C96" w:rsidRPr="00780D23">
        <w:rPr>
          <w:rFonts w:hint="eastAsia"/>
          <w:color w:val="FF0000"/>
          <w:lang w:val="zh-CN"/>
        </w:rPr>
        <w:t>数据</w:t>
      </w:r>
      <w:r w:rsidR="002C1F45">
        <w:rPr>
          <w:rFonts w:hint="eastAsia"/>
          <w:color w:val="FF0000"/>
          <w:lang w:val="zh-CN"/>
        </w:rPr>
        <w:t>块</w:t>
      </w:r>
      <w:r w:rsidR="003E5C96" w:rsidRPr="00780D23">
        <w:rPr>
          <w:rFonts w:hint="eastAsia"/>
          <w:color w:val="FF0000"/>
          <w:lang w:val="zh-CN"/>
        </w:rPr>
        <w:t>大小仍为</w:t>
      </w:r>
      <w:r w:rsidR="003E5C96" w:rsidRPr="00780D23">
        <w:rPr>
          <w:rFonts w:hint="eastAsia"/>
          <w:color w:val="FF0000"/>
          <w:lang w:val="zh-CN"/>
        </w:rPr>
        <w:t>255byte</w:t>
      </w:r>
      <w:r w:rsidR="003E5C96" w:rsidRPr="00780D23">
        <w:rPr>
          <w:rFonts w:hint="eastAsia"/>
          <w:color w:val="FF0000"/>
          <w:lang w:val="zh-CN"/>
        </w:rPr>
        <w:t>，</w:t>
      </w:r>
      <w:r w:rsidR="000C67BF" w:rsidRPr="00780D23">
        <w:rPr>
          <w:rFonts w:hint="eastAsia"/>
          <w:color w:val="FF0000"/>
          <w:lang w:val="zh-CN"/>
        </w:rPr>
        <w:t>需要进行加扰操作。</w:t>
      </w:r>
      <w:r w:rsidR="008D7A0C" w:rsidRPr="00780D23">
        <w:rPr>
          <w:rFonts w:hint="eastAsia"/>
          <w:color w:val="FF0000"/>
          <w:lang w:val="zh-CN"/>
        </w:rPr>
        <w:t>8</w:t>
      </w:r>
      <w:r w:rsidR="008D7A0C" w:rsidRPr="00780D23">
        <w:rPr>
          <w:rFonts w:hint="eastAsia"/>
          <w:color w:val="FF0000"/>
          <w:lang w:val="zh-CN"/>
        </w:rPr>
        <w:t>位</w:t>
      </w:r>
      <w:r w:rsidR="005929BC" w:rsidRPr="00780D23">
        <w:rPr>
          <w:rFonts w:hint="eastAsia"/>
          <w:color w:val="FF0000"/>
          <w:lang w:val="zh-CN"/>
        </w:rPr>
        <w:t>输入数据</w:t>
      </w:r>
      <w:r w:rsidR="008D7A0C" w:rsidRPr="00780D23">
        <w:rPr>
          <w:rFonts w:hint="eastAsia"/>
          <w:color w:val="FF0000"/>
          <w:lang w:val="zh-CN"/>
        </w:rPr>
        <w:t>转化</w:t>
      </w:r>
      <w:r w:rsidR="005929BC" w:rsidRPr="00780D23">
        <w:rPr>
          <w:rFonts w:hint="eastAsia"/>
          <w:color w:val="FF0000"/>
          <w:lang w:val="zh-CN"/>
        </w:rPr>
        <w:t>为</w:t>
      </w:r>
      <w:r w:rsidR="000C67BF" w:rsidRPr="00780D23">
        <w:rPr>
          <w:rFonts w:hint="eastAsia"/>
          <w:color w:val="FF0000"/>
          <w:lang w:val="zh-CN"/>
        </w:rPr>
        <w:t>串行比特流，</w:t>
      </w:r>
      <w:r w:rsidR="002416A9" w:rsidRPr="00780D23">
        <w:rPr>
          <w:color w:val="FF0000"/>
        </w:rPr>
        <w:t xml:space="preserve"> </w:t>
      </w:r>
      <w:r w:rsidR="000C67BF" w:rsidRPr="00780D23">
        <w:rPr>
          <w:color w:val="FF0000"/>
        </w:rPr>
        <w:t>MSB</w:t>
      </w:r>
      <w:r w:rsidR="000C67BF" w:rsidRPr="00780D23">
        <w:rPr>
          <w:rFonts w:hint="eastAsia"/>
          <w:color w:val="FF0000"/>
          <w:lang w:val="zh-CN"/>
        </w:rPr>
        <w:t>在</w:t>
      </w:r>
      <w:r w:rsidR="002416A9">
        <w:rPr>
          <w:rFonts w:hint="eastAsia"/>
          <w:color w:val="FF0000"/>
          <w:lang w:val="zh-CN"/>
        </w:rPr>
        <w:t>最前</w:t>
      </w:r>
      <w:r w:rsidR="000C67BF" w:rsidRPr="00780D23">
        <w:rPr>
          <w:rFonts w:hint="eastAsia"/>
          <w:color w:val="FF0000"/>
          <w:lang w:val="zh-CN"/>
        </w:rPr>
        <w:t>。扰码器使用下列生成多项式：</w:t>
      </w:r>
    </w:p>
    <w:p w14:paraId="5F938F54" w14:textId="53866A19" w:rsidR="005929BC" w:rsidRPr="00780D23" w:rsidRDefault="005929BC" w:rsidP="00382CCC">
      <w:pPr>
        <w:rPr>
          <w:color w:val="FF0000"/>
          <w:sz w:val="22"/>
          <w:lang w:val="zh-CN"/>
        </w:rPr>
      </w:pPr>
      <m:oMathPara>
        <m:oMath>
          <m:r>
            <w:rPr>
              <w:rFonts w:ascii="Cambria Math" w:hAnsi="Cambria Math" w:cs="宋体" w:hint="eastAsia"/>
              <w:color w:val="FF0000"/>
              <w:sz w:val="22"/>
              <w:lang w:val="zh-CN"/>
            </w:rPr>
            <m:t>S</m:t>
          </m:r>
          <m:d>
            <m:dPr>
              <m:ctrlPr>
                <w:rPr>
                  <w:rFonts w:ascii="Cambria Math" w:eastAsia="Cambria Math" w:hAnsi="Cambria Math" w:cs="宋体"/>
                  <w:color w:val="FF0000"/>
                  <w:sz w:val="22"/>
                  <w:lang w:val="zh-CN"/>
                </w:rPr>
              </m:ctrlPr>
            </m:dPr>
            <m:e>
              <m:r>
                <w:rPr>
                  <w:rFonts w:ascii="Cambria Math" w:eastAsia="Cambria Math" w:hAnsi="Cambria Math" w:cs="宋体"/>
                  <w:color w:val="FF0000"/>
                  <w:sz w:val="22"/>
                  <w:lang w:val="zh-CN"/>
                </w:rPr>
                <m:t>x</m:t>
              </m:r>
            </m:e>
          </m:d>
          <m:r>
            <w:rPr>
              <w:rFonts w:ascii="Cambria Math" w:eastAsia="Cambria Math" w:hAnsi="Cambria Math" w:cs="宋体"/>
              <w:color w:val="FF0000"/>
              <w:sz w:val="22"/>
              <w:lang w:val="zh-CN"/>
            </w:rPr>
            <m:t>=</m:t>
          </m:r>
          <m:sSup>
            <m:sSupPr>
              <m:ctrlPr>
                <w:rPr>
                  <w:rFonts w:ascii="Cambria Math" w:eastAsia="Cambria Math" w:hAnsi="Cambria Math" w:cs="宋体"/>
                  <w:color w:val="FF0000"/>
                  <w:sz w:val="22"/>
                  <w:lang w:val="zh-CN"/>
                </w:rPr>
              </m:ctrlPr>
            </m:sSupPr>
            <m:e>
              <m:r>
                <w:rPr>
                  <w:rFonts w:ascii="Cambria Math" w:eastAsia="Cambria Math" w:hAnsi="Cambria Math" w:cs="宋体"/>
                  <w:color w:val="FF0000"/>
                  <w:sz w:val="22"/>
                  <w:lang w:val="zh-CN"/>
                </w:rPr>
                <m:t>x</m:t>
              </m:r>
            </m:e>
            <m:sup>
              <m:r>
                <w:rPr>
                  <w:rFonts w:ascii="Cambria Math" w:hAnsi="Cambria Math" w:cs="宋体" w:hint="eastAsia"/>
                  <w:color w:val="FF0000"/>
                  <w:sz w:val="22"/>
                  <w:lang w:val="zh-CN"/>
                </w:rPr>
                <m:t>15</m:t>
              </m:r>
            </m:sup>
          </m:sSup>
          <m:r>
            <w:rPr>
              <w:rFonts w:ascii="Cambria Math" w:eastAsia="Cambria Math" w:hAnsi="Cambria Math" w:cs="宋体"/>
              <w:color w:val="FF0000"/>
              <w:sz w:val="22"/>
              <w:lang w:val="zh-CN"/>
            </w:rPr>
            <m:t>+</m:t>
          </m:r>
          <m:sSup>
            <m:sSupPr>
              <m:ctrlPr>
                <w:rPr>
                  <w:rFonts w:ascii="Cambria Math" w:eastAsia="Cambria Math" w:hAnsi="Cambria Math" w:cs="宋体"/>
                  <w:i/>
                  <w:color w:val="FF0000"/>
                  <w:sz w:val="22"/>
                  <w:lang w:val="zh-CN"/>
                </w:rPr>
              </m:ctrlPr>
            </m:sSupPr>
            <m:e>
              <m:r>
                <w:rPr>
                  <w:rFonts w:ascii="Cambria Math" w:eastAsia="Cambria Math" w:hAnsi="Cambria Math" w:cs="宋体"/>
                  <w:color w:val="FF0000"/>
                  <w:sz w:val="22"/>
                  <w:lang w:val="zh-CN"/>
                </w:rPr>
                <m:t>x</m:t>
              </m:r>
            </m:e>
            <m:sup>
              <m:r>
                <w:rPr>
                  <w:rFonts w:ascii="Cambria Math" w:hAnsi="Cambria Math" w:cs="宋体" w:hint="eastAsia"/>
                  <w:color w:val="FF0000"/>
                  <w:sz w:val="22"/>
                  <w:lang w:val="zh-CN"/>
                </w:rPr>
                <m:t>1</m:t>
              </m:r>
              <m:r>
                <w:rPr>
                  <w:rFonts w:ascii="Cambria Math" w:eastAsia="Cambria Math" w:hAnsi="Cambria Math" w:cs="宋体"/>
                  <w:color w:val="FF0000"/>
                  <w:sz w:val="22"/>
                  <w:lang w:val="zh-CN"/>
                </w:rPr>
                <m:t>4</m:t>
              </m:r>
            </m:sup>
          </m:sSup>
          <m:r>
            <w:rPr>
              <w:rFonts w:ascii="Cambria Math" w:eastAsia="Cambria Math" w:hAnsi="Cambria Math" w:cs="宋体"/>
              <w:color w:val="FF0000"/>
              <w:sz w:val="22"/>
              <w:lang w:val="zh-CN"/>
            </w:rPr>
            <m:t>+1</m:t>
          </m:r>
        </m:oMath>
      </m:oMathPara>
    </w:p>
    <w:p w14:paraId="3AEE702B" w14:textId="720D36D4" w:rsidR="00EC62CC" w:rsidRDefault="005929BC" w:rsidP="00382CCC">
      <w:pPr>
        <w:rPr>
          <w:rFonts w:ascii="宋体" w:eastAsia="宋体" w:cs="宋体"/>
          <w:sz w:val="22"/>
          <w:lang w:val="zh-CN"/>
        </w:rPr>
      </w:pPr>
      <w:r>
        <w:rPr>
          <w:rFonts w:ascii="宋体" w:eastAsia="宋体" w:cs="宋体" w:hint="eastAsia"/>
          <w:sz w:val="22"/>
          <w:lang w:val="zh-CN"/>
        </w:rPr>
        <w:t>由公式可得扰码器的硬件实现结构，如图所示。</w:t>
      </w:r>
    </w:p>
    <w:p w14:paraId="7FFD6696" w14:textId="77C8EEBE" w:rsidR="001E5018" w:rsidRDefault="001E5018" w:rsidP="002416A9">
      <w:pPr>
        <w:jc w:val="center"/>
        <w:rPr>
          <w:rFonts w:ascii="宋体" w:eastAsia="宋体" w:cs="宋体"/>
          <w:sz w:val="22"/>
        </w:rPr>
      </w:pPr>
      <w:r>
        <w:rPr>
          <w:rFonts w:ascii="宋体" w:eastAsia="宋体" w:cs="宋体" w:hint="eastAsia"/>
          <w:noProof/>
          <w:sz w:val="22"/>
        </w:rPr>
        <w:drawing>
          <wp:inline distT="0" distB="0" distL="0" distR="0" wp14:anchorId="14F87210" wp14:editId="22317544">
            <wp:extent cx="4162425" cy="1866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mbling.jpg"/>
                    <pic:cNvPicPr/>
                  </pic:nvPicPr>
                  <pic:blipFill>
                    <a:blip r:embed="rId265">
                      <a:extLst>
                        <a:ext uri="{28A0092B-C50C-407E-A947-70E740481C1C}">
                          <a14:useLocalDpi xmlns:a14="http://schemas.microsoft.com/office/drawing/2010/main" val="0"/>
                        </a:ext>
                      </a:extLst>
                    </a:blip>
                    <a:stretch>
                      <a:fillRect/>
                    </a:stretch>
                  </pic:blipFill>
                  <pic:spPr>
                    <a:xfrm>
                      <a:off x="0" y="0"/>
                      <a:ext cx="4162425" cy="1866900"/>
                    </a:xfrm>
                    <a:prstGeom prst="rect">
                      <a:avLst/>
                    </a:prstGeom>
                  </pic:spPr>
                </pic:pic>
              </a:graphicData>
            </a:graphic>
          </wp:inline>
        </w:drawing>
      </w:r>
    </w:p>
    <w:p w14:paraId="1A4677C4" w14:textId="3941C758" w:rsidR="002416A9" w:rsidRDefault="002416A9" w:rsidP="002416A9">
      <w:pPr>
        <w:pStyle w:val="af7"/>
        <w:jc w:val="center"/>
        <w:rPr>
          <w:noProof/>
        </w:rPr>
      </w:pPr>
      <w:bookmarkStart w:id="88" w:name="_Toc35510352"/>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26</w:t>
      </w:r>
      <w:r>
        <w:fldChar w:fldCharType="end"/>
      </w:r>
      <w:r w:rsidRPr="00D77DDE">
        <w:rPr>
          <w:rFonts w:hint="eastAsia"/>
        </w:rPr>
        <w:t>扰码原理图</w:t>
      </w:r>
      <w:bookmarkEnd w:id="88"/>
    </w:p>
    <w:p w14:paraId="7F805546" w14:textId="38F7074A" w:rsidR="00AA63E4" w:rsidRDefault="008D7A0C" w:rsidP="00A45160">
      <w:pPr>
        <w:pStyle w:val="3"/>
        <w:numPr>
          <w:ilvl w:val="2"/>
          <w:numId w:val="1"/>
        </w:numPr>
        <w:rPr>
          <w:lang w:val="zh-CN"/>
        </w:rPr>
      </w:pPr>
      <w:bookmarkStart w:id="89" w:name="_Toc35510288"/>
      <w:r>
        <w:rPr>
          <w:rFonts w:hint="eastAsia"/>
          <w:lang w:val="zh-CN"/>
        </w:rPr>
        <w:t>扰</w:t>
      </w:r>
      <w:r w:rsidR="0074125D">
        <w:rPr>
          <w:rFonts w:hint="eastAsia"/>
          <w:lang w:val="zh-CN"/>
        </w:rPr>
        <w:t>码</w:t>
      </w:r>
      <w:r>
        <w:rPr>
          <w:rFonts w:hint="eastAsia"/>
          <w:lang w:val="zh-CN"/>
        </w:rPr>
        <w:t>模块实现</w:t>
      </w:r>
      <w:bookmarkEnd w:id="89"/>
    </w:p>
    <w:p w14:paraId="79544A40" w14:textId="05361B76" w:rsidR="00324D29" w:rsidRPr="00324D29" w:rsidRDefault="00324D29" w:rsidP="00324D29">
      <w:pPr>
        <w:rPr>
          <w:lang w:val="zh-CN"/>
        </w:rPr>
      </w:pPr>
      <w:r w:rsidRPr="00324D29">
        <w:rPr>
          <w:lang w:val="zh-CN"/>
        </w:rPr>
        <w:t>扰码模块的硬件实现框图如</w:t>
      </w:r>
      <w:r w:rsidR="00F85E60">
        <w:rPr>
          <w:rFonts w:hint="eastAsia"/>
          <w:lang w:val="zh-CN"/>
        </w:rPr>
        <w:t>下</w:t>
      </w:r>
      <w:r w:rsidRPr="00324D29">
        <w:rPr>
          <w:lang w:val="zh-CN"/>
        </w:rPr>
        <w:t>图所示。数据帧是以字节为单位并行传输的，因此在加扰前，需要先将并行数据转为串行数据。在电路实现中，需要加一个缓存模块</w:t>
      </w:r>
      <w:r w:rsidRPr="00324D29">
        <w:rPr>
          <w:lang w:val="zh-CN"/>
        </w:rPr>
        <w:t>DATA EUFFER</w:t>
      </w:r>
      <w:r w:rsidRPr="00324D29">
        <w:rPr>
          <w:lang w:val="zh-CN"/>
        </w:rPr>
        <w:t>来完成并串转换的功能。</w:t>
      </w:r>
    </w:p>
    <w:p w14:paraId="31B161C7" w14:textId="77777777" w:rsidR="00DB727A" w:rsidRDefault="00324D29" w:rsidP="00DB727A">
      <w:pPr>
        <w:keepNext/>
        <w:jc w:val="center"/>
      </w:pPr>
      <w:r w:rsidRPr="00324D29">
        <w:rPr>
          <w:rFonts w:hint="eastAsia"/>
          <w:noProof/>
        </w:rPr>
        <w:drawing>
          <wp:inline distT="0" distB="0" distL="0" distR="0" wp14:anchorId="5592453C" wp14:editId="6776EF87">
            <wp:extent cx="3858567" cy="11764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3878171" cy="1182387"/>
                    </a:xfrm>
                    <a:prstGeom prst="rect">
                      <a:avLst/>
                    </a:prstGeom>
                    <a:noFill/>
                    <a:ln>
                      <a:noFill/>
                    </a:ln>
                  </pic:spPr>
                </pic:pic>
              </a:graphicData>
            </a:graphic>
          </wp:inline>
        </w:drawing>
      </w:r>
    </w:p>
    <w:p w14:paraId="7D00D1C0" w14:textId="72AA4276" w:rsidR="00324D29" w:rsidRDefault="00DB727A" w:rsidP="00DB727A">
      <w:pPr>
        <w:pStyle w:val="af7"/>
        <w:jc w:val="center"/>
      </w:pPr>
      <w:bookmarkStart w:id="90" w:name="_Toc35510353"/>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27</w:t>
      </w:r>
      <w:r w:rsidR="0081569F">
        <w:fldChar w:fldCharType="end"/>
      </w:r>
      <w:r w:rsidRPr="003F049E">
        <w:rPr>
          <w:rFonts w:hint="eastAsia"/>
        </w:rPr>
        <w:t>扰码模块硬件实现框图</w:t>
      </w:r>
      <w:bookmarkEnd w:id="90"/>
    </w:p>
    <w:p w14:paraId="6DE505E1" w14:textId="2D1E6E89" w:rsidR="00A348A7" w:rsidRPr="006E6543" w:rsidRDefault="00A348A7" w:rsidP="006E6543">
      <w:pPr>
        <w:rPr>
          <w:color w:val="FF0000"/>
        </w:rPr>
      </w:pPr>
      <w:r w:rsidRPr="006E6543">
        <w:rPr>
          <w:rFonts w:hint="eastAsia"/>
          <w:color w:val="FF0000"/>
        </w:rPr>
        <w:t>要求设计的</w:t>
      </w:r>
      <w:hyperlink r:id="rId267" w:history="1">
        <w:r w:rsidR="006E6543" w:rsidRPr="006E6543">
          <w:rPr>
            <w:color w:val="FF0000"/>
          </w:rPr>
          <w:t>scramble</w:t>
        </w:r>
      </w:hyperlink>
      <w:r w:rsidRPr="006E6543">
        <w:rPr>
          <w:rFonts w:hint="eastAsia"/>
          <w:color w:val="FF0000"/>
        </w:rPr>
        <w:t>模块输入</w:t>
      </w:r>
      <w:r w:rsidRPr="006E6543">
        <w:rPr>
          <w:rFonts w:hint="eastAsia"/>
          <w:color w:val="FF0000"/>
          <w:lang w:val="zh-CN"/>
        </w:rPr>
        <w:t>输出接口遵循</w:t>
      </w:r>
      <w:r w:rsidRPr="006E6543">
        <w:rPr>
          <w:color w:val="FF0000"/>
        </w:rPr>
        <w:t>AXI4-Stream</w:t>
      </w:r>
      <w:r w:rsidRPr="006E6543">
        <w:rPr>
          <w:rFonts w:hint="eastAsia"/>
          <w:color w:val="FF0000"/>
        </w:rPr>
        <w:t>，</w:t>
      </w:r>
      <w:r w:rsidRPr="006E6543">
        <w:rPr>
          <w:rFonts w:hint="eastAsia"/>
          <w:color w:val="FF0000"/>
          <w:lang w:val="zh-CN"/>
        </w:rPr>
        <w:t>接口详细介绍参考《</w:t>
      </w:r>
      <w:r w:rsidRPr="006E6543">
        <w:rPr>
          <w:color w:val="FF0000"/>
        </w:rPr>
        <w:t>AMBA® AXI4-Stream Protocol Specification</w:t>
      </w:r>
      <w:r w:rsidRPr="006E6543">
        <w:rPr>
          <w:rFonts w:hint="eastAsia"/>
          <w:color w:val="FF0000"/>
          <w:lang w:val="zh-CN"/>
        </w:rPr>
        <w:t>》。</w:t>
      </w:r>
    </w:p>
    <w:p w14:paraId="45446283" w14:textId="5678296C" w:rsidR="00AA63E4" w:rsidRDefault="00CF0FC0" w:rsidP="00A45160">
      <w:pPr>
        <w:pStyle w:val="2"/>
        <w:numPr>
          <w:ilvl w:val="1"/>
          <w:numId w:val="1"/>
        </w:numPr>
        <w:rPr>
          <w:lang w:val="zh-CN"/>
        </w:rPr>
      </w:pPr>
      <w:bookmarkStart w:id="91" w:name="_Toc35510289"/>
      <w:r>
        <w:rPr>
          <w:rFonts w:hint="eastAsia"/>
          <w:lang w:val="zh-CN"/>
        </w:rPr>
        <w:t>解扰</w:t>
      </w:r>
      <w:bookmarkEnd w:id="91"/>
    </w:p>
    <w:p w14:paraId="6B840D09" w14:textId="1B025282" w:rsidR="00895022" w:rsidRPr="00895022" w:rsidRDefault="00895022" w:rsidP="00A45160">
      <w:pPr>
        <w:pStyle w:val="3"/>
        <w:numPr>
          <w:ilvl w:val="2"/>
          <w:numId w:val="1"/>
        </w:numPr>
        <w:rPr>
          <w:lang w:val="zh-CN"/>
        </w:rPr>
      </w:pPr>
      <w:bookmarkStart w:id="92" w:name="_Toc35510290"/>
      <w:r>
        <w:rPr>
          <w:rFonts w:hint="eastAsia"/>
          <w:lang w:val="zh-CN"/>
        </w:rPr>
        <w:t>解扰原理</w:t>
      </w:r>
      <w:bookmarkEnd w:id="92"/>
    </w:p>
    <w:p w14:paraId="43F4FD1E" w14:textId="77777777" w:rsidR="00382CCC" w:rsidRPr="00895022" w:rsidRDefault="00382CCC" w:rsidP="00382CCC">
      <w:pPr>
        <w:rPr>
          <w:rFonts w:asciiTheme="minorEastAsia" w:hAnsiTheme="minorEastAsia"/>
        </w:rPr>
      </w:pPr>
      <w:r w:rsidRPr="00895022">
        <w:rPr>
          <w:rFonts w:asciiTheme="minorEastAsia" w:hAnsiTheme="minorEastAsia"/>
        </w:rPr>
        <w:t>数字通信系统中，为了避免一长串的</w:t>
      </w:r>
      <w:r w:rsidRPr="00895022">
        <w:rPr>
          <w:rFonts w:asciiTheme="minorEastAsia" w:hAnsiTheme="minorEastAsia" w:hint="eastAsia"/>
        </w:rPr>
        <w:t>0</w:t>
      </w:r>
      <w:r w:rsidRPr="00895022">
        <w:rPr>
          <w:rFonts w:asciiTheme="minorEastAsia" w:hAnsiTheme="minorEastAsia"/>
        </w:rPr>
        <w:t>或</w:t>
      </w:r>
      <w:r w:rsidRPr="00895022">
        <w:rPr>
          <w:rFonts w:asciiTheme="minorEastAsia" w:hAnsiTheme="minorEastAsia" w:hint="eastAsia"/>
        </w:rPr>
        <w:t>1</w:t>
      </w:r>
      <w:r w:rsidRPr="00895022">
        <w:rPr>
          <w:rFonts w:asciiTheme="minorEastAsia" w:hAnsiTheme="minorEastAsia" w:cs="Times New Roman"/>
          <w:lang w:bidi="en-US"/>
        </w:rPr>
        <w:t>,</w:t>
      </w:r>
      <w:r w:rsidRPr="00895022">
        <w:rPr>
          <w:rFonts w:asciiTheme="minorEastAsia" w:hAnsiTheme="minorEastAsia"/>
        </w:rPr>
        <w:t>通常加入扰码</w:t>
      </w:r>
      <w:r w:rsidR="00895022">
        <w:rPr>
          <w:rFonts w:asciiTheme="minorEastAsia" w:hAnsiTheme="minorEastAsia" w:hint="eastAsia"/>
        </w:rPr>
        <w:t>，</w:t>
      </w:r>
      <w:r w:rsidRPr="00895022">
        <w:rPr>
          <w:rFonts w:asciiTheme="minorEastAsia" w:hAnsiTheme="minorEastAsia"/>
        </w:rPr>
        <w:t>不增加冗余度来改变数字信号统计待性。相应的在接收端，需通过解扰来恢复数字信息。</w:t>
      </w:r>
    </w:p>
    <w:p w14:paraId="289F42A3" w14:textId="3BDE589C" w:rsidR="002B29D8" w:rsidRPr="00895022" w:rsidRDefault="00382CCC" w:rsidP="00382CCC">
      <w:pPr>
        <w:rPr>
          <w:rFonts w:asciiTheme="minorEastAsia" w:hAnsiTheme="minorEastAsia"/>
        </w:rPr>
      </w:pPr>
      <w:r w:rsidRPr="00895022">
        <w:rPr>
          <w:rFonts w:asciiTheme="minorEastAsia" w:hAnsiTheme="minorEastAsia"/>
        </w:rPr>
        <w:t>解扰器与加扰器相同，都是如图所示的m序列发生器，其生成多项式为</w:t>
      </w:r>
    </w:p>
    <w:p w14:paraId="00CC3FC9" w14:textId="14BDAFEC" w:rsidR="00382CCC" w:rsidRPr="002416A9" w:rsidRDefault="00382CCC" w:rsidP="00382CCC">
      <w:pPr>
        <w:rPr>
          <w:rFonts w:asciiTheme="minorEastAsia" w:hAnsiTheme="minorEastAsia"/>
          <w:sz w:val="22"/>
          <w:lang w:val="zh-CN"/>
        </w:rPr>
      </w:pPr>
      <m:oMathPara>
        <m:oMath>
          <m:r>
            <w:rPr>
              <w:rFonts w:ascii="Cambria Math" w:hAnsi="Cambria Math" w:cs="宋体" w:hint="eastAsia"/>
              <w:sz w:val="22"/>
              <w:lang w:val="zh-CN"/>
            </w:rPr>
            <m:t>S</m:t>
          </m:r>
          <m:d>
            <m:dPr>
              <m:ctrlPr>
                <w:rPr>
                  <w:rFonts w:ascii="Cambria Math" w:hAnsi="Cambria Math" w:cs="宋体"/>
                  <w:sz w:val="22"/>
                  <w:lang w:val="zh-CN"/>
                </w:rPr>
              </m:ctrlPr>
            </m:dPr>
            <m:e>
              <m:r>
                <w:rPr>
                  <w:rFonts w:ascii="Cambria Math" w:hAnsi="Cambria Math" w:cs="宋体"/>
                  <w:sz w:val="22"/>
                  <w:lang w:val="zh-CN"/>
                </w:rPr>
                <m:t>x</m:t>
              </m:r>
            </m:e>
          </m:d>
          <m:r>
            <w:rPr>
              <w:rFonts w:ascii="Cambria Math" w:hAnsi="Cambria Math" w:cs="宋体"/>
              <w:sz w:val="22"/>
              <w:lang w:val="zh-CN"/>
            </w:rPr>
            <m:t>=</m:t>
          </m:r>
          <m:sSup>
            <m:sSupPr>
              <m:ctrlPr>
                <w:rPr>
                  <w:rFonts w:ascii="Cambria Math" w:hAnsi="Cambria Math" w:cs="宋体"/>
                  <w:sz w:val="22"/>
                  <w:lang w:val="zh-CN"/>
                </w:rPr>
              </m:ctrlPr>
            </m:sSupPr>
            <m:e>
              <m:r>
                <w:rPr>
                  <w:rFonts w:ascii="Cambria Math" w:hAnsi="Cambria Math" w:cs="宋体"/>
                  <w:sz w:val="22"/>
                  <w:lang w:val="zh-CN"/>
                </w:rPr>
                <m:t>x</m:t>
              </m:r>
            </m:e>
            <m:sup>
              <m:r>
                <w:rPr>
                  <w:rFonts w:ascii="Cambria Math" w:hAnsi="Cambria Math" w:cs="宋体" w:hint="eastAsia"/>
                  <w:sz w:val="22"/>
                  <w:lang w:val="zh-CN"/>
                </w:rPr>
                <m:t>15</m:t>
              </m:r>
            </m:sup>
          </m:sSup>
          <m:r>
            <w:rPr>
              <w:rFonts w:ascii="Cambria Math" w:hAnsi="Cambria Math" w:cs="宋体"/>
              <w:sz w:val="22"/>
              <w:lang w:val="zh-CN"/>
            </w:rPr>
            <m:t>+</m:t>
          </m:r>
          <m:sSup>
            <m:sSupPr>
              <m:ctrlPr>
                <w:rPr>
                  <w:rFonts w:ascii="Cambria Math" w:hAnsi="Cambria Math" w:cs="宋体"/>
                  <w:i/>
                  <w:sz w:val="22"/>
                  <w:lang w:val="zh-CN"/>
                </w:rPr>
              </m:ctrlPr>
            </m:sSupPr>
            <m:e>
              <m:r>
                <w:rPr>
                  <w:rFonts w:ascii="Cambria Math" w:hAnsi="Cambria Math" w:cs="宋体"/>
                  <w:sz w:val="22"/>
                  <w:lang w:val="zh-CN"/>
                </w:rPr>
                <m:t>x</m:t>
              </m:r>
            </m:e>
            <m:sup>
              <m:r>
                <w:rPr>
                  <w:rFonts w:ascii="Cambria Math" w:hAnsi="Cambria Math" w:cs="宋体" w:hint="eastAsia"/>
                  <w:sz w:val="22"/>
                  <w:lang w:val="zh-CN"/>
                </w:rPr>
                <m:t>1</m:t>
              </m:r>
              <m:r>
                <w:rPr>
                  <w:rFonts w:ascii="Cambria Math" w:hAnsi="Cambria Math" w:cs="宋体"/>
                  <w:sz w:val="22"/>
                  <w:lang w:val="zh-CN"/>
                </w:rPr>
                <m:t>4</m:t>
              </m:r>
            </m:sup>
          </m:sSup>
          <m:r>
            <w:rPr>
              <w:rFonts w:ascii="Cambria Math" w:hAnsi="Cambria Math" w:cs="宋体"/>
              <w:sz w:val="22"/>
              <w:lang w:val="zh-CN"/>
            </w:rPr>
            <m:t>+1</m:t>
          </m:r>
        </m:oMath>
      </m:oMathPara>
    </w:p>
    <w:p w14:paraId="7524CEF4" w14:textId="6700D5F4" w:rsidR="00B7355B" w:rsidRDefault="002416A9" w:rsidP="002416A9">
      <w:pPr>
        <w:jc w:val="center"/>
        <w:rPr>
          <w:rFonts w:asciiTheme="minorEastAsia" w:hAnsiTheme="minorEastAsia"/>
        </w:rPr>
      </w:pPr>
      <w:r>
        <w:rPr>
          <w:rFonts w:ascii="宋体" w:eastAsia="宋体" w:cs="宋体" w:hint="eastAsia"/>
          <w:noProof/>
          <w:sz w:val="22"/>
        </w:rPr>
        <w:lastRenderedPageBreak/>
        <w:drawing>
          <wp:inline distT="0" distB="0" distL="0" distR="0" wp14:anchorId="339A27D0" wp14:editId="3BF631FA">
            <wp:extent cx="4162425" cy="1866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mbling.jpg"/>
                    <pic:cNvPicPr/>
                  </pic:nvPicPr>
                  <pic:blipFill>
                    <a:blip r:embed="rId265">
                      <a:extLst>
                        <a:ext uri="{28A0092B-C50C-407E-A947-70E740481C1C}">
                          <a14:useLocalDpi xmlns:a14="http://schemas.microsoft.com/office/drawing/2010/main" val="0"/>
                        </a:ext>
                      </a:extLst>
                    </a:blip>
                    <a:stretch>
                      <a:fillRect/>
                    </a:stretch>
                  </pic:blipFill>
                  <pic:spPr>
                    <a:xfrm>
                      <a:off x="0" y="0"/>
                      <a:ext cx="4162425" cy="1866900"/>
                    </a:xfrm>
                    <a:prstGeom prst="rect">
                      <a:avLst/>
                    </a:prstGeom>
                  </pic:spPr>
                </pic:pic>
              </a:graphicData>
            </a:graphic>
          </wp:inline>
        </w:drawing>
      </w:r>
    </w:p>
    <w:p w14:paraId="5FF800FF" w14:textId="1AE1F0F7" w:rsidR="009214A9" w:rsidRPr="00F85E60" w:rsidRDefault="002416A9" w:rsidP="00F85E60">
      <w:pPr>
        <w:pStyle w:val="af7"/>
        <w:jc w:val="center"/>
        <w:rPr>
          <w:rFonts w:asciiTheme="minorEastAsia" w:hAnsiTheme="minorEastAsia"/>
          <w:noProof/>
        </w:rPr>
      </w:pPr>
      <w:bookmarkStart w:id="93" w:name="_Toc35510354"/>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28</w:t>
      </w:r>
      <w:r>
        <w:fldChar w:fldCharType="end"/>
      </w:r>
      <w:r w:rsidRPr="005248CB">
        <w:rPr>
          <w:rFonts w:hint="eastAsia"/>
        </w:rPr>
        <w:t>解扰原理图</w:t>
      </w:r>
      <w:bookmarkEnd w:id="93"/>
    </w:p>
    <w:p w14:paraId="6E2111AE" w14:textId="0EF48F7A" w:rsidR="00306C00" w:rsidRDefault="00306C00" w:rsidP="00A45160">
      <w:pPr>
        <w:pStyle w:val="3"/>
        <w:numPr>
          <w:ilvl w:val="2"/>
          <w:numId w:val="1"/>
        </w:numPr>
      </w:pPr>
      <w:bookmarkStart w:id="94" w:name="_Toc35510291"/>
      <w:r>
        <w:rPr>
          <w:rFonts w:hint="eastAsia"/>
        </w:rPr>
        <w:t>解扰模块实现</w:t>
      </w:r>
      <w:bookmarkEnd w:id="94"/>
    </w:p>
    <w:p w14:paraId="68A71463" w14:textId="77777777" w:rsidR="0020061F" w:rsidRPr="0020061F" w:rsidRDefault="00306C00" w:rsidP="0020061F">
      <w:pPr>
        <w:rPr>
          <w:color w:val="FF0000"/>
        </w:rPr>
      </w:pPr>
      <w:r>
        <w:rPr>
          <w:color w:val="000000"/>
        </w:rPr>
        <w:t>解扰模块位于</w:t>
      </w:r>
      <w:r>
        <w:rPr>
          <w:rFonts w:hint="eastAsia"/>
          <w:color w:val="000000"/>
        </w:rPr>
        <w:t>解调</w:t>
      </w:r>
      <w:r>
        <w:rPr>
          <w:color w:val="000000"/>
        </w:rPr>
        <w:t>模块之后，对数据分组进行解扰。</w:t>
      </w:r>
      <w:r w:rsidR="0020061F" w:rsidRPr="0020061F">
        <w:rPr>
          <w:rFonts w:hint="eastAsia"/>
          <w:color w:val="FF0000"/>
        </w:rPr>
        <w:t>要求设计的</w:t>
      </w:r>
      <w:hyperlink r:id="rId268" w:history="1">
        <w:r w:rsidR="0020061F" w:rsidRPr="0020061F">
          <w:rPr>
            <w:color w:val="FF0000"/>
          </w:rPr>
          <w:t>descramble</w:t>
        </w:r>
      </w:hyperlink>
      <w:r w:rsidR="0020061F" w:rsidRPr="0020061F">
        <w:rPr>
          <w:rFonts w:hint="eastAsia"/>
          <w:color w:val="FF0000"/>
        </w:rPr>
        <w:t>模块输入</w:t>
      </w:r>
      <w:r w:rsidR="0020061F" w:rsidRPr="0020061F">
        <w:rPr>
          <w:rFonts w:hint="eastAsia"/>
          <w:color w:val="FF0000"/>
          <w:lang w:val="zh-CN"/>
        </w:rPr>
        <w:t>输出接口遵循</w:t>
      </w:r>
      <w:r w:rsidR="0020061F" w:rsidRPr="0020061F">
        <w:rPr>
          <w:color w:val="FF0000"/>
        </w:rPr>
        <w:t>AXI4-Stream</w:t>
      </w:r>
      <w:r w:rsidR="0020061F" w:rsidRPr="0020061F">
        <w:rPr>
          <w:rFonts w:hint="eastAsia"/>
          <w:color w:val="FF0000"/>
        </w:rPr>
        <w:t>，</w:t>
      </w:r>
      <w:r w:rsidR="0020061F" w:rsidRPr="0020061F">
        <w:rPr>
          <w:rFonts w:hint="eastAsia"/>
          <w:color w:val="FF0000"/>
          <w:lang w:val="zh-CN"/>
        </w:rPr>
        <w:t>接口详细介绍参考《</w:t>
      </w:r>
      <w:r w:rsidR="0020061F" w:rsidRPr="0020061F">
        <w:rPr>
          <w:color w:val="FF0000"/>
        </w:rPr>
        <w:t>AMBA® AXI4-Stream Protocol Specification</w:t>
      </w:r>
      <w:r w:rsidR="0020061F" w:rsidRPr="0020061F">
        <w:rPr>
          <w:rFonts w:hint="eastAsia"/>
          <w:color w:val="FF0000"/>
          <w:lang w:val="zh-CN"/>
        </w:rPr>
        <w:t>》。</w:t>
      </w:r>
    </w:p>
    <w:p w14:paraId="5F92DD1A" w14:textId="5FBE2C06" w:rsidR="005317CC" w:rsidRDefault="00492B47" w:rsidP="00492B47">
      <w:pPr>
        <w:pStyle w:val="2"/>
        <w:numPr>
          <w:ilvl w:val="1"/>
          <w:numId w:val="1"/>
        </w:numPr>
      </w:pPr>
      <w:bookmarkStart w:id="95" w:name="_Toc35510292"/>
      <w:r>
        <w:rPr>
          <w:rFonts w:hint="eastAsia"/>
        </w:rPr>
        <w:t>Matlab</w:t>
      </w:r>
      <w:r>
        <w:rPr>
          <w:rFonts w:hint="eastAsia"/>
        </w:rPr>
        <w:t>仿真</w:t>
      </w:r>
      <w:bookmarkEnd w:id="95"/>
    </w:p>
    <w:p w14:paraId="1DABBFD8" w14:textId="616AED7E" w:rsidR="00492B47" w:rsidRDefault="00492B47" w:rsidP="00492B47">
      <w:r>
        <w:rPr>
          <w:rFonts w:hint="eastAsia"/>
        </w:rPr>
        <w:t>%%%%%%%%%%%%%</w:t>
      </w:r>
      <w:r>
        <w:rPr>
          <w:rFonts w:hint="eastAsia"/>
        </w:rPr>
        <w:t>加扰仿真</w:t>
      </w:r>
      <w:r>
        <w:rPr>
          <w:rFonts w:hint="eastAsia"/>
        </w:rPr>
        <w:t>%%%%</w:t>
      </w:r>
      <w:r>
        <w:t>%%</w:t>
      </w:r>
      <w:r>
        <w:rPr>
          <w:rFonts w:hint="eastAsia"/>
        </w:rPr>
        <w:t>%%%%%%</w:t>
      </w:r>
    </w:p>
    <w:p w14:paraId="518715D3" w14:textId="77777777" w:rsidR="00492B47" w:rsidRDefault="00492B47" w:rsidP="00492B47">
      <w:bookmarkStart w:id="96" w:name="OLE_LINK3"/>
      <w:bookmarkStart w:id="97" w:name="OLE_LINK4"/>
      <w:r>
        <w:t xml:space="preserve">Scrambler_input=[80 255 16 9 48 255 80 0 25 0 145] </w:t>
      </w:r>
    </w:p>
    <w:p w14:paraId="465D0E7A" w14:textId="4E6E31AF" w:rsidR="00492B47" w:rsidRDefault="00492B47" w:rsidP="00492B47">
      <w:r>
        <w:t xml:space="preserve">s=20255; </w:t>
      </w:r>
      <w:r>
        <w:tab/>
        <w:t>%</w:t>
      </w:r>
      <w:r>
        <w:rPr>
          <w:rFonts w:hint="eastAsia"/>
        </w:rPr>
        <w:t>加扰初始化数值</w:t>
      </w:r>
    </w:p>
    <w:p w14:paraId="7B013B74" w14:textId="77777777" w:rsidR="00492B47" w:rsidRDefault="00492B47" w:rsidP="00492B47">
      <w:r>
        <w:t>rand_data=zeros(size(Scrambler_input));</w:t>
      </w:r>
    </w:p>
    <w:p w14:paraId="7952C8DF" w14:textId="77777777" w:rsidR="00492B47" w:rsidRDefault="00492B47" w:rsidP="00492B47">
      <w:r>
        <w:t>for j=1:size(Scrambler_input,2);</w:t>
      </w:r>
    </w:p>
    <w:p w14:paraId="77F11D67" w14:textId="77777777" w:rsidR="00492B47" w:rsidRDefault="00492B47" w:rsidP="00492B47">
      <w:r>
        <w:tab/>
        <w:t>for i=1:8</w:t>
      </w:r>
    </w:p>
    <w:p w14:paraId="7801E523" w14:textId="77777777" w:rsidR="00492B47" w:rsidRDefault="00492B47" w:rsidP="00492B47">
      <w:r>
        <w:tab/>
      </w:r>
      <w:r>
        <w:tab/>
        <w:t>msb=bitxor(bitget(s,1),bitget(s,2));</w:t>
      </w:r>
    </w:p>
    <w:p w14:paraId="7BC05F21" w14:textId="77777777" w:rsidR="00492B47" w:rsidRDefault="00492B47" w:rsidP="00492B47">
      <w:r>
        <w:tab/>
      </w:r>
      <w:r>
        <w:tab/>
        <w:t>s=bitshift(s,-1);</w:t>
      </w:r>
    </w:p>
    <w:p w14:paraId="1E0E7917" w14:textId="77777777" w:rsidR="00492B47" w:rsidRDefault="00492B47" w:rsidP="00492B47">
      <w:r>
        <w:tab/>
      </w:r>
      <w:r>
        <w:tab/>
        <w:t>s=bitset(s,15,msb);</w:t>
      </w:r>
    </w:p>
    <w:p w14:paraId="2C4823D3" w14:textId="77777777" w:rsidR="00492B47" w:rsidRDefault="00492B47" w:rsidP="00492B47">
      <w:r>
        <w:tab/>
      </w:r>
      <w:r>
        <w:tab/>
        <w:t>t=bitxor(bitget(Scrambler_input(j),9-i),msb);</w:t>
      </w:r>
    </w:p>
    <w:p w14:paraId="66931F88" w14:textId="77777777" w:rsidR="00492B47" w:rsidRDefault="00492B47" w:rsidP="00492B47">
      <w:r>
        <w:tab/>
      </w:r>
      <w:r>
        <w:tab/>
        <w:t>rand_data(j)=bitset(rand_data(j),9-i,t);</w:t>
      </w:r>
    </w:p>
    <w:p w14:paraId="352D81FE" w14:textId="77777777" w:rsidR="00492B47" w:rsidRDefault="00492B47" w:rsidP="00492B47">
      <w:r>
        <w:tab/>
        <w:t>end</w:t>
      </w:r>
    </w:p>
    <w:p w14:paraId="2DE0C218" w14:textId="77777777" w:rsidR="00492B47" w:rsidRDefault="00492B47" w:rsidP="00492B47">
      <w:r>
        <w:t>end</w:t>
      </w:r>
    </w:p>
    <w:p w14:paraId="1592323D" w14:textId="559AB0B0" w:rsidR="00492B47" w:rsidRDefault="00492B47" w:rsidP="00492B47">
      <w:r>
        <w:t>scrambler_out=rand_data</w:t>
      </w:r>
    </w:p>
    <w:bookmarkEnd w:id="96"/>
    <w:bookmarkEnd w:id="97"/>
    <w:p w14:paraId="057B2683" w14:textId="5C916CA4" w:rsidR="00492B47" w:rsidRDefault="00492B47" w:rsidP="00492B47">
      <w:r>
        <w:rPr>
          <w:rFonts w:hint="eastAsia"/>
        </w:rPr>
        <w:t>%%%%%%%%%%%%%</w:t>
      </w:r>
      <w:r>
        <w:rPr>
          <w:rFonts w:hint="eastAsia"/>
        </w:rPr>
        <w:t>解扰仿真</w:t>
      </w:r>
      <w:r>
        <w:rPr>
          <w:rFonts w:hint="eastAsia"/>
        </w:rPr>
        <w:t>%%%%</w:t>
      </w:r>
      <w:r>
        <w:t>%%</w:t>
      </w:r>
      <w:r>
        <w:rPr>
          <w:rFonts w:hint="eastAsia"/>
        </w:rPr>
        <w:t>%%%%%%</w:t>
      </w:r>
    </w:p>
    <w:p w14:paraId="6FD765F9" w14:textId="11F438AF" w:rsidR="00492B47" w:rsidRDefault="00492B47" w:rsidP="00492B47">
      <w:r>
        <w:t xml:space="preserve">s=20255; </w:t>
      </w:r>
      <w:r>
        <w:tab/>
        <w:t>%</w:t>
      </w:r>
      <w:r>
        <w:rPr>
          <w:rFonts w:hint="eastAsia"/>
        </w:rPr>
        <w:t>解扰初始化数值</w:t>
      </w:r>
    </w:p>
    <w:p w14:paraId="35700555" w14:textId="7D0ED590" w:rsidR="00492B47" w:rsidRDefault="00492B47" w:rsidP="00492B47">
      <w:r>
        <w:t>descrambler_in=[89 233 38 125 133 196 238 153 158 85 130];</w:t>
      </w:r>
    </w:p>
    <w:p w14:paraId="25895BBB" w14:textId="77777777" w:rsidR="00492B47" w:rsidRDefault="00492B47" w:rsidP="00492B47">
      <w:r>
        <w:t>for j=1:size(scrambler_out,2);</w:t>
      </w:r>
    </w:p>
    <w:p w14:paraId="2190E436" w14:textId="77777777" w:rsidR="00492B47" w:rsidRDefault="00492B47" w:rsidP="00492B47">
      <w:r>
        <w:tab/>
        <w:t>for i=1:8</w:t>
      </w:r>
    </w:p>
    <w:p w14:paraId="4E8FA5D6" w14:textId="77777777" w:rsidR="00492B47" w:rsidRDefault="00492B47" w:rsidP="00492B47">
      <w:r>
        <w:tab/>
        <w:t>msb=bitxor(bitget(s,1),bitget(s,2));</w:t>
      </w:r>
    </w:p>
    <w:p w14:paraId="77D9E1C0" w14:textId="77777777" w:rsidR="00492B47" w:rsidRDefault="00492B47" w:rsidP="00492B47">
      <w:r>
        <w:tab/>
        <w:t>s=bitshift(s,-1);</w:t>
      </w:r>
    </w:p>
    <w:p w14:paraId="7CB668E0" w14:textId="77777777" w:rsidR="00492B47" w:rsidRDefault="00492B47" w:rsidP="00492B47">
      <w:r>
        <w:tab/>
        <w:t>s=bitset(s,15,msb);</w:t>
      </w:r>
    </w:p>
    <w:p w14:paraId="7CE24964" w14:textId="77777777" w:rsidR="00492B47" w:rsidRDefault="00492B47" w:rsidP="00492B47">
      <w:r>
        <w:tab/>
        <w:t>t=bitxor(bitget(scrambler_out(j),9-i),msb);</w:t>
      </w:r>
    </w:p>
    <w:p w14:paraId="10267073" w14:textId="77777777" w:rsidR="00492B47" w:rsidRDefault="00492B47" w:rsidP="00492B47">
      <w:r>
        <w:tab/>
        <w:t>descrambler_in(j)=bitset(descrambler_in(j),9-i,t);</w:t>
      </w:r>
    </w:p>
    <w:p w14:paraId="2DB4ADA4" w14:textId="77777777" w:rsidR="00492B47" w:rsidRDefault="00492B47" w:rsidP="00492B47">
      <w:r>
        <w:lastRenderedPageBreak/>
        <w:tab/>
        <w:t>end</w:t>
      </w:r>
    </w:p>
    <w:p w14:paraId="07763975" w14:textId="77777777" w:rsidR="00492B47" w:rsidRDefault="00492B47" w:rsidP="00492B47">
      <w:r>
        <w:t>end</w:t>
      </w:r>
    </w:p>
    <w:p w14:paraId="2A792B34" w14:textId="5D86FEEA" w:rsidR="00492B47" w:rsidRPr="00492B47" w:rsidRDefault="00492B47" w:rsidP="00492B47">
      <w:r>
        <w:t>descrambler_out=descrambler_in</w:t>
      </w:r>
    </w:p>
    <w:p w14:paraId="25565770" w14:textId="77777777" w:rsidR="00F85E60" w:rsidRDefault="00F85E60">
      <w:pPr>
        <w:widowControl/>
        <w:jc w:val="left"/>
        <w:rPr>
          <w:b/>
          <w:bCs/>
          <w:kern w:val="44"/>
          <w:sz w:val="44"/>
          <w:szCs w:val="44"/>
        </w:rPr>
      </w:pPr>
      <w:r>
        <w:br w:type="page"/>
      </w:r>
    </w:p>
    <w:p w14:paraId="20390E35" w14:textId="07C82C40" w:rsidR="00CF7D90" w:rsidRDefault="001901F8" w:rsidP="00A45160">
      <w:pPr>
        <w:pStyle w:val="1"/>
        <w:numPr>
          <w:ilvl w:val="0"/>
          <w:numId w:val="1"/>
        </w:numPr>
      </w:pPr>
      <w:bookmarkStart w:id="98" w:name="_Toc35510293"/>
      <w:r>
        <w:rPr>
          <w:rFonts w:hint="eastAsia"/>
        </w:rPr>
        <w:lastRenderedPageBreak/>
        <w:t>调制解调</w:t>
      </w:r>
      <w:bookmarkEnd w:id="98"/>
    </w:p>
    <w:p w14:paraId="47E2BFF9" w14:textId="7FBD3361" w:rsidR="00AF7151" w:rsidRDefault="00AF7151" w:rsidP="00A45160">
      <w:pPr>
        <w:pStyle w:val="2"/>
        <w:numPr>
          <w:ilvl w:val="1"/>
          <w:numId w:val="1"/>
        </w:numPr>
      </w:pPr>
      <w:bookmarkStart w:id="99" w:name="_Toc35510294"/>
      <w:r>
        <w:rPr>
          <w:rFonts w:hint="eastAsia"/>
        </w:rPr>
        <w:t>调制</w:t>
      </w:r>
      <w:bookmarkEnd w:id="99"/>
    </w:p>
    <w:p w14:paraId="60EBA08D" w14:textId="3A355589" w:rsidR="00D53632" w:rsidRPr="00D53632" w:rsidRDefault="00D53632" w:rsidP="00A45160">
      <w:pPr>
        <w:pStyle w:val="3"/>
        <w:numPr>
          <w:ilvl w:val="2"/>
          <w:numId w:val="1"/>
        </w:numPr>
      </w:pPr>
      <w:bookmarkStart w:id="100" w:name="_Toc35510295"/>
      <w:r>
        <w:rPr>
          <w:rFonts w:hint="eastAsia"/>
        </w:rPr>
        <w:t>64QAM</w:t>
      </w:r>
      <w:r w:rsidR="00BD2293">
        <w:rPr>
          <w:rFonts w:hint="eastAsia"/>
        </w:rPr>
        <w:t>调制</w:t>
      </w:r>
      <w:r>
        <w:rPr>
          <w:rFonts w:hint="eastAsia"/>
        </w:rPr>
        <w:t>原理</w:t>
      </w:r>
      <w:bookmarkEnd w:id="100"/>
    </w:p>
    <w:p w14:paraId="4A7B2D0B" w14:textId="77777777" w:rsidR="00AF7151" w:rsidRPr="00791D60" w:rsidRDefault="00AF7151" w:rsidP="00A43614">
      <w:pPr>
        <w:rPr>
          <w:rPrChange w:id="101" w:author="xbany" w:date="2019-12-07T15:50:00Z">
            <w:rPr>
              <w:lang w:val="zh-CN"/>
            </w:rPr>
          </w:rPrChange>
        </w:rPr>
      </w:pPr>
      <w:r>
        <w:t>QAM</w:t>
      </w:r>
      <w:r>
        <w:t>（</w:t>
      </w:r>
      <w:r>
        <w:t>Quadature Amplitude Modulation,</w:t>
      </w:r>
      <w:r>
        <w:rPr>
          <w:rFonts w:hint="eastAsia"/>
          <w:lang w:val="zh-CN"/>
        </w:rPr>
        <w:t>正交幅度调制</w:t>
      </w:r>
      <w:r w:rsidR="0081569F" w:rsidRPr="0081569F">
        <w:rPr>
          <w:rFonts w:hint="eastAsia"/>
          <w:rPrChange w:id="102" w:author="xbany" w:date="2019-12-07T15:50:00Z">
            <w:rPr>
              <w:rFonts w:hint="eastAsia"/>
              <w:lang w:val="zh-CN"/>
            </w:rPr>
          </w:rPrChange>
        </w:rPr>
        <w:t>）</w:t>
      </w:r>
      <w:r>
        <w:rPr>
          <w:rFonts w:hint="eastAsia"/>
          <w:lang w:val="zh-CN"/>
        </w:rPr>
        <w:t>与其他调制技术相比</w:t>
      </w:r>
      <w:r w:rsidR="0081569F" w:rsidRPr="0081569F">
        <w:rPr>
          <w:rFonts w:hint="eastAsia"/>
          <w:rPrChange w:id="103" w:author="xbany" w:date="2019-12-07T15:50:00Z">
            <w:rPr>
              <w:rFonts w:hint="eastAsia"/>
              <w:lang w:val="zh-CN"/>
            </w:rPr>
          </w:rPrChange>
        </w:rPr>
        <w:t>，</w:t>
      </w:r>
      <w:r>
        <w:rPr>
          <w:rFonts w:hint="eastAsia"/>
          <w:lang w:val="zh-CN"/>
        </w:rPr>
        <w:t>能得到更高的频谱效率</w:t>
      </w:r>
      <w:r w:rsidR="0081569F" w:rsidRPr="0081569F">
        <w:rPr>
          <w:rFonts w:hint="eastAsia"/>
          <w:rPrChange w:id="104" w:author="xbany" w:date="2019-12-07T15:50:00Z">
            <w:rPr>
              <w:rFonts w:hint="eastAsia"/>
              <w:lang w:val="zh-CN"/>
            </w:rPr>
          </w:rPrChange>
        </w:rPr>
        <w:t>，</w:t>
      </w:r>
      <w:r>
        <w:rPr>
          <w:rFonts w:hint="eastAsia"/>
          <w:lang w:val="zh-CN"/>
        </w:rPr>
        <w:t>且具有抗噪声能力强等优点</w:t>
      </w:r>
      <w:r w:rsidR="0081569F" w:rsidRPr="0081569F">
        <w:rPr>
          <w:rFonts w:hint="eastAsia"/>
          <w:rPrChange w:id="105" w:author="xbany" w:date="2019-12-07T15:50:00Z">
            <w:rPr>
              <w:rFonts w:hint="eastAsia"/>
              <w:lang w:val="zh-CN"/>
            </w:rPr>
          </w:rPrChange>
        </w:rPr>
        <w:t>，</w:t>
      </w:r>
      <w:r>
        <w:rPr>
          <w:rFonts w:hint="eastAsia"/>
          <w:lang w:val="zh-CN"/>
        </w:rPr>
        <w:t>因此得到了广泛应用。</w:t>
      </w:r>
    </w:p>
    <w:p w14:paraId="727BE772" w14:textId="0BA93A27" w:rsidR="00AF7151" w:rsidRPr="00AF7151" w:rsidRDefault="00AF7151" w:rsidP="00A43614">
      <w:pPr>
        <w:rPr>
          <w:rFonts w:ascii="Times New Roman" w:eastAsia="Times New Roman" w:hAnsi="Times New Roman" w:cs="Times New Roman"/>
          <w:kern w:val="0"/>
        </w:rPr>
      </w:pPr>
      <w:r w:rsidRPr="00AF7151">
        <w:rPr>
          <w:rFonts w:ascii="Times New Roman" w:eastAsia="Times New Roman" w:hAnsi="Times New Roman" w:cs="Times New Roman"/>
          <w:color w:val="000000"/>
          <w:kern w:val="0"/>
        </w:rPr>
        <w:t>QAM</w:t>
      </w:r>
      <w:r w:rsidRPr="00AF7151">
        <w:rPr>
          <w:rFonts w:hAnsi="Times New Roman" w:hint="eastAsia"/>
          <w:color w:val="000000"/>
          <w:kern w:val="0"/>
          <w:lang w:val="zh-CN"/>
        </w:rPr>
        <w:t>调制中，数据信号由相互正交的两个载波的幅度变化表示</w:t>
      </w:r>
      <w:r>
        <w:rPr>
          <w:rFonts w:hAnsi="Times New Roman" w:hint="eastAsia"/>
          <w:color w:val="000000"/>
          <w:kern w:val="0"/>
          <w:lang w:val="zh-CN"/>
        </w:rPr>
        <w:t>。</w:t>
      </w:r>
      <w:r w:rsidRPr="00AF7151">
        <w:rPr>
          <w:rFonts w:ascii="Times New Roman" w:eastAsia="Times New Roman" w:hAnsi="Times New Roman" w:cs="Times New Roman"/>
          <w:color w:val="000000"/>
          <w:kern w:val="0"/>
        </w:rPr>
        <w:t>QAM</w:t>
      </w:r>
      <w:r w:rsidRPr="00AF7151">
        <w:rPr>
          <w:rFonts w:hAnsi="Times New Roman" w:hint="eastAsia"/>
          <w:color w:val="000000"/>
          <w:kern w:val="0"/>
          <w:lang w:val="zh-CN"/>
        </w:rPr>
        <w:t>是一种矢</w:t>
      </w:r>
      <w:r w:rsidR="001625E1">
        <w:rPr>
          <w:rFonts w:hAnsi="Times New Roman" w:hint="eastAsia"/>
          <w:color w:val="000000"/>
          <w:kern w:val="0"/>
          <w:lang w:val="zh-CN"/>
        </w:rPr>
        <w:t>量</w:t>
      </w:r>
      <w:r w:rsidRPr="00AF7151">
        <w:rPr>
          <w:rFonts w:hAnsi="Times New Roman" w:hint="eastAsia"/>
          <w:color w:val="000000"/>
          <w:kern w:val="0"/>
          <w:lang w:val="zh-CN"/>
        </w:rPr>
        <w:t>调制，将输入比特先映射（一般采用格雷码）到一个复平面（星座）上，形成复数调制符号，然后将该符号的</w:t>
      </w:r>
      <w:r>
        <w:rPr>
          <w:rFonts w:ascii="Times New Roman" w:eastAsia="Times New Roman" w:hAnsi="Times New Roman" w:cs="Times New Roman"/>
          <w:color w:val="000000"/>
          <w:kern w:val="0"/>
        </w:rPr>
        <w:t>I</w:t>
      </w:r>
      <w:r w:rsidRPr="00AF7151">
        <w:rPr>
          <w:rFonts w:hAnsi="Times New Roman" w:hint="eastAsia"/>
          <w:color w:val="000000"/>
          <w:kern w:val="0"/>
        </w:rPr>
        <w:t>、</w:t>
      </w:r>
      <w:r w:rsidRPr="00AF7151">
        <w:rPr>
          <w:rFonts w:ascii="Times New Roman" w:eastAsia="Times New Roman" w:hAnsi="Times New Roman" w:cs="Times New Roman"/>
          <w:color w:val="000000"/>
          <w:kern w:val="0"/>
        </w:rPr>
        <w:t>Q</w:t>
      </w:r>
      <w:r w:rsidRPr="00AF7151">
        <w:rPr>
          <w:rFonts w:hAnsi="Times New Roman" w:hint="eastAsia"/>
          <w:color w:val="000000"/>
          <w:kern w:val="0"/>
          <w:lang w:val="zh-CN"/>
        </w:rPr>
        <w:t>分量（即该复数的实部和虚部）采用幅度调制，分别对应调制在相互正交（时域正交）的两个载波</w:t>
      </w:r>
      <w:r w:rsidRPr="00AF7151">
        <w:rPr>
          <w:rFonts w:ascii="Times New Roman" w:eastAsia="Times New Roman" w:hAnsi="Times New Roman" w:cs="Times New Roman"/>
          <w:i/>
          <w:color w:val="000000"/>
          <w:kern w:val="0"/>
        </w:rPr>
        <w:t>cos</w:t>
      </w:r>
      <m:oMath>
        <m:r>
          <w:rPr>
            <w:rFonts w:ascii="Cambria Math" w:eastAsia="Times New Roman" w:hAnsi="Cambria Math" w:cs="Times New Roman"/>
            <w:color w:val="000000"/>
            <w:kern w:val="0"/>
          </w:rPr>
          <m:t>ωt</m:t>
        </m:r>
      </m:oMath>
      <w:r w:rsidRPr="00AF7151">
        <w:rPr>
          <w:rFonts w:hAnsi="Times New Roman" w:hint="eastAsia"/>
          <w:color w:val="000000"/>
          <w:kern w:val="0"/>
          <w:lang w:val="zh-CN"/>
        </w:rPr>
        <w:t>和</w:t>
      </w:r>
      <w:r w:rsidRPr="00AF7151">
        <w:rPr>
          <w:rFonts w:ascii="Times New Roman" w:eastAsia="Times New Roman" w:hAnsi="Times New Roman" w:cs="Times New Roman"/>
          <w:i/>
          <w:color w:val="000000"/>
          <w:kern w:val="0"/>
        </w:rPr>
        <w:t>sin</w:t>
      </w:r>
      <m:oMath>
        <m:r>
          <w:rPr>
            <w:rFonts w:ascii="Cambria Math" w:eastAsia="Times New Roman" w:hAnsi="Cambria Math" w:cs="Times New Roman"/>
            <w:color w:val="000000"/>
            <w:kern w:val="0"/>
          </w:rPr>
          <m:t>ωt</m:t>
        </m:r>
      </m:oMath>
      <w:r w:rsidRPr="00AF7151">
        <w:rPr>
          <w:rFonts w:hAnsi="Times New Roman" w:hint="eastAsia"/>
          <w:color w:val="000000"/>
          <w:kern w:val="0"/>
          <w:lang w:val="zh-CN"/>
        </w:rPr>
        <w:t>上。正交振幅调制可以表示为</w:t>
      </w:r>
    </w:p>
    <w:p w14:paraId="166AE233" w14:textId="77777777" w:rsidR="00AF7151" w:rsidRDefault="008920EB" w:rsidP="00A43614">
      <w:pPr>
        <w:jc w:val="center"/>
        <w:rPr>
          <w:i/>
        </w:rPr>
      </w:pPr>
      <m:oMathPara>
        <m:oMath>
          <m:func>
            <m:funcPr>
              <m:ctrlPr>
                <w:rPr>
                  <w:rFonts w:ascii="Cambria Math" w:hAnsi="Cambria Math"/>
                  <w:i/>
                </w:rPr>
              </m:ctrlPr>
            </m:funcPr>
            <m:fName>
              <m:r>
                <w:rPr>
                  <w:rFonts w:ascii="Cambria Math" w:hAnsi="Cambria Math"/>
                </w:rPr>
                <m:t>S</m:t>
              </m:r>
            </m:fName>
            <m:e>
              <m:d>
                <m:dPr>
                  <m:ctrlPr>
                    <w:rPr>
                      <w:rFonts w:ascii="Cambria Math" w:hAnsi="Cambria Math"/>
                      <w:i/>
                    </w:rPr>
                  </m:ctrlPr>
                </m:dPr>
                <m:e>
                  <m:r>
                    <w:rPr>
                      <w:rFonts w:ascii="Cambria Math" w:hAnsi="Cambria Math"/>
                    </w:rPr>
                    <m:t>t</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func>
            <m:funcPr>
              <m:ctrlPr>
                <w:rPr>
                  <w:rFonts w:ascii="Cambria Math" w:hAnsi="Cambria Math"/>
                  <w:i/>
                </w:rPr>
              </m:ctrlPr>
            </m:funcPr>
            <m:fName>
              <m:r>
                <w:rPr>
                  <w:rFonts w:ascii="Cambria Math" w:hAnsi="Cambria Math"/>
                </w:rPr>
                <m:t>cos</m:t>
              </m:r>
            </m:fName>
            <m:e>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t</m:t>
              </m:r>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func>
            <m:funcPr>
              <m:ctrlPr>
                <w:rPr>
                  <w:rFonts w:ascii="Cambria Math" w:hAnsi="Cambria Math"/>
                  <w:i/>
                </w:rPr>
              </m:ctrlPr>
            </m:funcPr>
            <m:fName>
              <m:r>
                <w:rPr>
                  <w:rFonts w:ascii="Cambria Math" w:hAnsi="Cambria Math"/>
                </w:rPr>
                <m:t>sin</m:t>
              </m:r>
            </m:fName>
            <m:e>
              <m:sSub>
                <m:sSubPr>
                  <m:ctrlPr>
                    <w:rPr>
                      <w:rFonts w:ascii="Cambria Math" w:hAnsi="Cambria Math"/>
                      <w:i/>
                    </w:rPr>
                  </m:ctrlPr>
                </m:sSubPr>
                <m:e>
                  <m:r>
                    <w:rPr>
                      <w:rFonts w:ascii="Cambria Math" w:hAnsi="Cambria Math"/>
                    </w:rPr>
                    <m:t>ω</m:t>
                  </m:r>
                </m:e>
                <m:sub>
                  <m:r>
                    <w:rPr>
                      <w:rFonts w:ascii="Cambria Math" w:hAnsi="Cambria Math"/>
                    </w:rPr>
                    <m:t>c</m:t>
                  </m:r>
                </m:sub>
              </m:sSub>
            </m:e>
          </m:func>
          <m:r>
            <w:rPr>
              <w:rFonts w:ascii="Cambria Math" w:hAnsi="Cambria Math" w:hint="eastAsia"/>
            </w:rPr>
            <m:t>t</m:t>
          </m:r>
        </m:oMath>
      </m:oMathPara>
    </w:p>
    <w:p w14:paraId="1D7473A7" w14:textId="7628AAE7" w:rsidR="00880FFF" w:rsidRDefault="00880FFF" w:rsidP="00A43614">
      <w:pPr>
        <w:rPr>
          <w:rFonts w:hAnsi="Times New Roman"/>
          <w:color w:val="000000"/>
          <w:kern w:val="0"/>
          <w:lang w:val="zh-CN"/>
        </w:rPr>
      </w:pPr>
      <w:r>
        <w:rPr>
          <w:rFonts w:hAnsi="Times New Roman" w:hint="eastAsia"/>
          <w:color w:val="000000"/>
          <w:kern w:val="0"/>
          <w:lang w:val="zh-CN"/>
        </w:rPr>
        <w:t>式中：两个相互正交的载波分量</w:t>
      </w:r>
      <w:r w:rsidRPr="00880FFF">
        <w:rPr>
          <w:rFonts w:hAnsi="Times New Roman" w:hint="eastAsia"/>
          <w:color w:val="000000"/>
          <w:kern w:val="0"/>
          <w:lang w:val="zh-CN"/>
        </w:rPr>
        <w:t>中，每个载波被一组离散的振幅</w:t>
      </w:r>
      <w:r w:rsidRPr="00880FFF">
        <w:rPr>
          <w:rFonts w:hAnsi="Times New Roman"/>
          <w:color w:val="000000"/>
          <w:kern w:val="0"/>
          <w:lang w:val="zh-CN"/>
        </w:rPr>
        <w:t>｛</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Pr="00880FFF">
        <w:rPr>
          <w:rFonts w:hAnsi="Times New Roman" w:hint="eastAsia"/>
          <w:color w:val="000000"/>
          <w:kern w:val="0"/>
          <w:lang w:val="zh-CN"/>
        </w:rPr>
        <w:t>｝｛</w:t>
      </w:r>
      <m:oMath>
        <m:sSub>
          <m:sSubPr>
            <m:ctrlPr>
              <w:rPr>
                <w:rFonts w:ascii="Cambria Math" w:hAnsi="Cambria Math"/>
                <w:i/>
              </w:rPr>
            </m:ctrlPr>
          </m:sSubPr>
          <m:e>
            <m:r>
              <w:rPr>
                <w:rFonts w:ascii="Cambria Math" w:hAnsi="Cambria Math"/>
              </w:rPr>
              <m:t>B</m:t>
            </m:r>
          </m:e>
          <m:sub>
            <m:r>
              <w:rPr>
                <w:rFonts w:ascii="Cambria Math" w:hAnsi="Cambria Math"/>
              </w:rPr>
              <m:t>m</m:t>
            </m:r>
          </m:sub>
        </m:sSub>
      </m:oMath>
      <w:r w:rsidRPr="00880FFF">
        <w:rPr>
          <w:rFonts w:hAnsi="Times New Roman" w:hint="eastAsia"/>
          <w:color w:val="000000"/>
          <w:kern w:val="0"/>
          <w:lang w:val="zh-CN"/>
        </w:rPr>
        <w:t>｝所调制，故称这种方式为正交振幅调制；</w:t>
      </w:r>
      <w:r w:rsidR="00A43614" w:rsidRPr="00880FFF">
        <w:rPr>
          <w:rFonts w:hAnsi="Times New Roman"/>
          <w:color w:val="000000"/>
          <w:kern w:val="0"/>
          <w:lang w:val="zh-CN"/>
        </w:rPr>
        <w:t xml:space="preserve"> </w:t>
      </w:r>
      <w:r w:rsidRPr="00880FFF">
        <w:rPr>
          <w:rFonts w:hAnsi="Times New Roman"/>
          <w:color w:val="000000"/>
          <w:kern w:val="0"/>
          <w:lang w:val="zh-CN"/>
        </w:rPr>
        <w:t>m = 1</w:t>
      </w:r>
      <w:r w:rsidR="00A43614">
        <w:rPr>
          <w:rFonts w:hAnsi="Times New Roman" w:hint="eastAsia"/>
          <w:color w:val="000000"/>
          <w:kern w:val="0"/>
          <w:lang w:val="zh-CN"/>
        </w:rPr>
        <w:t>，</w:t>
      </w:r>
      <w:r w:rsidRPr="00880FFF">
        <w:rPr>
          <w:rFonts w:hAnsi="Times New Roman"/>
          <w:color w:val="000000"/>
          <w:kern w:val="0"/>
          <w:lang w:val="zh-CN"/>
        </w:rPr>
        <w:t>2</w:t>
      </w:r>
      <w:r w:rsidR="00A43614">
        <w:rPr>
          <w:rFonts w:hAnsi="Times New Roman" w:hint="eastAsia"/>
          <w:color w:val="000000"/>
          <w:kern w:val="0"/>
          <w:lang w:val="zh-CN"/>
        </w:rPr>
        <w:t>，</w:t>
      </w:r>
      <w:r w:rsidRPr="00880FFF">
        <w:rPr>
          <w:rFonts w:ascii="微软雅黑" w:eastAsia="微软雅黑" w:hAnsi="微软雅黑" w:cs="微软雅黑" w:hint="eastAsia"/>
          <w:color w:val="000000"/>
          <w:kern w:val="0"/>
          <w:lang w:val="zh-CN"/>
        </w:rPr>
        <w:t>・・・</w:t>
      </w:r>
      <w:r w:rsidR="00A43614">
        <w:rPr>
          <w:rFonts w:ascii="微软雅黑" w:eastAsia="微软雅黑" w:hAnsi="微软雅黑" w:cs="微软雅黑" w:hint="eastAsia"/>
          <w:color w:val="000000"/>
          <w:kern w:val="0"/>
          <w:lang w:val="zh-CN"/>
        </w:rPr>
        <w:t>，</w:t>
      </w:r>
      <w:r w:rsidRPr="00880FFF">
        <w:rPr>
          <w:rFonts w:hAnsi="Times New Roman"/>
          <w:color w:val="000000"/>
          <w:kern w:val="0"/>
          <w:lang w:val="zh-CN"/>
        </w:rPr>
        <w:t>M,M</w:t>
      </w:r>
      <w:r w:rsidRPr="00880FFF">
        <w:rPr>
          <w:rFonts w:hAnsi="Times New Roman" w:hint="eastAsia"/>
          <w:color w:val="000000"/>
          <w:kern w:val="0"/>
          <w:lang w:val="zh-CN"/>
        </w:rPr>
        <w:t>为</w:t>
      </w:r>
      <w:r w:rsidRPr="00880FFF">
        <w:rPr>
          <w:rFonts w:hAnsi="Times New Roman"/>
          <w:color w:val="000000"/>
          <w:kern w:val="0"/>
          <w:lang w:val="zh-CN"/>
        </w:rPr>
        <w:t>Am</w:t>
      </w:r>
      <w:r w:rsidRPr="00880FFF">
        <w:rPr>
          <w:rFonts w:hAnsi="Times New Roman" w:hint="eastAsia"/>
          <w:color w:val="000000"/>
          <w:kern w:val="0"/>
          <w:lang w:val="zh-CN"/>
        </w:rPr>
        <w:t>和</w:t>
      </w:r>
      <w:r w:rsidRPr="00880FFF">
        <w:rPr>
          <w:rFonts w:hAnsi="Times New Roman"/>
          <w:color w:val="000000"/>
          <w:kern w:val="0"/>
          <w:lang w:val="zh-CN"/>
        </w:rPr>
        <w:t>Bm</w:t>
      </w:r>
      <w:r w:rsidRPr="00880FFF">
        <w:rPr>
          <w:rFonts w:hAnsi="Times New Roman" w:hint="eastAsia"/>
          <w:color w:val="000000"/>
          <w:kern w:val="0"/>
          <w:lang w:val="zh-CN"/>
        </w:rPr>
        <w:t>的电平数。振幅</w:t>
      </w:r>
      <w:r w:rsidRPr="00880FFF">
        <w:rPr>
          <w:rFonts w:hAnsi="Times New Roman"/>
          <w:color w:val="000000"/>
          <w:kern w:val="0"/>
          <w:lang w:val="zh-CN"/>
        </w:rPr>
        <w:t>Am</w:t>
      </w:r>
      <w:r w:rsidRPr="00880FFF">
        <w:rPr>
          <w:rFonts w:hAnsi="Times New Roman" w:hint="eastAsia"/>
          <w:color w:val="000000"/>
          <w:kern w:val="0"/>
          <w:lang w:val="zh-CN"/>
        </w:rPr>
        <w:t>和</w:t>
      </w:r>
      <w:r w:rsidRPr="00880FFF">
        <w:rPr>
          <w:rFonts w:hAnsi="Times New Roman"/>
          <w:color w:val="000000"/>
          <w:kern w:val="0"/>
          <w:lang w:val="zh-CN"/>
        </w:rPr>
        <w:t xml:space="preserve"> Bm</w:t>
      </w:r>
      <w:r w:rsidRPr="00880FFF">
        <w:rPr>
          <w:rFonts w:hAnsi="Times New Roman" w:hint="eastAsia"/>
          <w:color w:val="000000"/>
          <w:kern w:val="0"/>
          <w:lang w:val="zh-CN"/>
        </w:rPr>
        <w:t>可以表示成：</w:t>
      </w:r>
    </w:p>
    <w:p w14:paraId="17859F31" w14:textId="77777777" w:rsidR="00A43614" w:rsidRDefault="008920EB" w:rsidP="00A43614">
      <w:pPr>
        <w:rPr>
          <w:rFonts w:hAnsi="Times New Roman"/>
          <w:color w:val="000000"/>
          <w:kern w:val="0"/>
          <w:lang w:val="zh-CN"/>
        </w:rPr>
      </w:pPr>
      <m:oMathPara>
        <m:oMath>
          <m:d>
            <m:dPr>
              <m:begChr m:val="{"/>
              <m:endChr m:val=""/>
              <m:ctrlPr>
                <w:rPr>
                  <w:rFonts w:ascii="Cambria Math" w:hAnsi="Cambria Math"/>
                  <w:color w:val="000000"/>
                  <w:kern w:val="0"/>
                  <w:lang w:val="zh-CN"/>
                </w:rPr>
              </m:ctrlPr>
            </m:dPr>
            <m:e>
              <m:eqArr>
                <m:eqArrPr>
                  <m:ctrlPr>
                    <w:rPr>
                      <w:rFonts w:ascii="Cambria Math" w:hAnsi="Cambria Math"/>
                      <w:color w:val="000000"/>
                      <w:kern w:val="0"/>
                      <w:lang w:val="zh-CN"/>
                    </w:rPr>
                  </m:ctrlPr>
                </m:eqArrPr>
                <m:e>
                  <m:sSub>
                    <m:sSubPr>
                      <m:ctrlPr>
                        <w:rPr>
                          <w:rFonts w:ascii="Cambria Math" w:hAnsi="Cambria Math"/>
                          <w:color w:val="000000"/>
                          <w:kern w:val="0"/>
                          <w:lang w:val="zh-CN"/>
                        </w:rPr>
                      </m:ctrlPr>
                    </m:sSubPr>
                    <m:e>
                      <m:r>
                        <m:rPr>
                          <m:sty m:val="p"/>
                        </m:rPr>
                        <w:rPr>
                          <w:rFonts w:ascii="Cambria Math" w:hAnsi="Cambria Math"/>
                          <w:color w:val="000000"/>
                          <w:kern w:val="0"/>
                          <w:lang w:val="zh-CN"/>
                        </w:rPr>
                        <m:t>A</m:t>
                      </m:r>
                    </m:e>
                    <m:sub>
                      <m:r>
                        <m:rPr>
                          <m:sty m:val="p"/>
                        </m:rPr>
                        <w:rPr>
                          <w:rFonts w:ascii="Cambria Math" w:hAnsi="Cambria Math" w:hint="eastAsia"/>
                          <w:color w:val="000000"/>
                          <w:kern w:val="0"/>
                          <w:lang w:val="zh-CN"/>
                        </w:rPr>
                        <m:t>m</m:t>
                      </m:r>
                    </m:sub>
                  </m:sSub>
                  <m:r>
                    <m:rPr>
                      <m:sty m:val="p"/>
                    </m:rPr>
                    <w:rPr>
                      <w:rFonts w:ascii="Cambria Math" w:hAnsi="Cambria Math"/>
                      <w:color w:val="000000"/>
                      <w:kern w:val="0"/>
                      <w:lang w:val="zh-CN"/>
                    </w:rPr>
                    <m:t>=</m:t>
                  </m:r>
                  <m:sSub>
                    <m:sSubPr>
                      <m:ctrlPr>
                        <w:rPr>
                          <w:rFonts w:ascii="Cambria Math" w:hAnsi="Cambria Math"/>
                          <w:color w:val="000000"/>
                          <w:kern w:val="0"/>
                          <w:lang w:val="zh-CN"/>
                        </w:rPr>
                      </m:ctrlPr>
                    </m:sSubPr>
                    <m:e>
                      <m:r>
                        <m:rPr>
                          <m:sty m:val="p"/>
                        </m:rPr>
                        <w:rPr>
                          <w:rFonts w:ascii="Cambria Math" w:hAnsi="Cambria Math"/>
                          <w:color w:val="000000"/>
                          <w:kern w:val="0"/>
                          <w:lang w:val="zh-CN"/>
                        </w:rPr>
                        <m:t>d</m:t>
                      </m:r>
                    </m:e>
                    <m:sub>
                      <m:r>
                        <m:rPr>
                          <m:sty m:val="p"/>
                        </m:rPr>
                        <w:rPr>
                          <w:rFonts w:ascii="Cambria Math" w:hAnsi="Cambria Math"/>
                          <w:color w:val="000000"/>
                          <w:kern w:val="0"/>
                          <w:lang w:val="zh-CN"/>
                        </w:rPr>
                        <m:t>m</m:t>
                      </m:r>
                    </m:sub>
                  </m:sSub>
                  <m:r>
                    <m:rPr>
                      <m:sty m:val="p"/>
                    </m:rPr>
                    <w:rPr>
                      <w:rFonts w:ascii="Cambria Math" w:hAnsi="Cambria Math"/>
                      <w:color w:val="000000"/>
                      <w:kern w:val="0"/>
                      <w:lang w:val="zh-CN"/>
                    </w:rPr>
                    <m:t>A</m:t>
                  </m:r>
                </m:e>
                <m:e>
                  <m:sSub>
                    <m:sSubPr>
                      <m:ctrlPr>
                        <w:rPr>
                          <w:rFonts w:ascii="Cambria Math" w:hAnsi="Cambria Math"/>
                          <w:color w:val="000000"/>
                          <w:kern w:val="0"/>
                          <w:lang w:val="zh-CN"/>
                        </w:rPr>
                      </m:ctrlPr>
                    </m:sSubPr>
                    <m:e>
                      <m:r>
                        <m:rPr>
                          <m:sty m:val="p"/>
                        </m:rPr>
                        <w:rPr>
                          <w:rFonts w:ascii="Cambria Math" w:hAnsi="Cambria Math" w:hint="eastAsia"/>
                          <w:color w:val="000000"/>
                          <w:kern w:val="0"/>
                          <w:lang w:val="zh-CN"/>
                        </w:rPr>
                        <m:t>B</m:t>
                      </m:r>
                    </m:e>
                    <m:sub>
                      <m:r>
                        <m:rPr>
                          <m:sty m:val="p"/>
                        </m:rPr>
                        <w:rPr>
                          <w:rFonts w:ascii="Cambria Math" w:hAnsi="Cambria Math"/>
                          <w:color w:val="000000"/>
                          <w:kern w:val="0"/>
                          <w:lang w:val="zh-CN"/>
                        </w:rPr>
                        <m:t>m</m:t>
                      </m:r>
                    </m:sub>
                  </m:sSub>
                  <m:r>
                    <m:rPr>
                      <m:sty m:val="p"/>
                    </m:rPr>
                    <w:rPr>
                      <w:rFonts w:ascii="Cambria Math" w:hAnsi="Cambria Math"/>
                      <w:color w:val="000000"/>
                      <w:kern w:val="0"/>
                      <w:lang w:val="zh-CN"/>
                    </w:rPr>
                    <m:t>=</m:t>
                  </m:r>
                  <m:sSub>
                    <m:sSubPr>
                      <m:ctrlPr>
                        <w:rPr>
                          <w:rFonts w:ascii="Cambria Math" w:hAnsi="Cambria Math"/>
                          <w:color w:val="000000"/>
                          <w:kern w:val="0"/>
                          <w:lang w:val="zh-CN"/>
                        </w:rPr>
                      </m:ctrlPr>
                    </m:sSubPr>
                    <m:e>
                      <m:r>
                        <m:rPr>
                          <m:sty m:val="p"/>
                        </m:rPr>
                        <w:rPr>
                          <w:rFonts w:ascii="Cambria Math" w:hAnsi="Cambria Math"/>
                          <w:color w:val="000000"/>
                          <w:kern w:val="0"/>
                          <w:lang w:val="zh-CN"/>
                        </w:rPr>
                        <m:t>e</m:t>
                      </m:r>
                    </m:e>
                    <m:sub>
                      <m:r>
                        <m:rPr>
                          <m:sty m:val="p"/>
                        </m:rPr>
                        <w:rPr>
                          <w:rFonts w:ascii="Cambria Math" w:hAnsi="Cambria Math"/>
                          <w:color w:val="000000"/>
                          <w:kern w:val="0"/>
                          <w:lang w:val="zh-CN"/>
                        </w:rPr>
                        <m:t>m</m:t>
                      </m:r>
                    </m:sub>
                  </m:sSub>
                  <m:r>
                    <m:rPr>
                      <m:sty m:val="p"/>
                    </m:rPr>
                    <w:rPr>
                      <w:rFonts w:ascii="Cambria Math" w:hAnsi="Cambria Math"/>
                      <w:color w:val="000000"/>
                      <w:kern w:val="0"/>
                      <w:lang w:val="zh-CN"/>
                    </w:rPr>
                    <m:t>A</m:t>
                  </m:r>
                </m:e>
              </m:eqArr>
            </m:e>
          </m:d>
        </m:oMath>
      </m:oMathPara>
    </w:p>
    <w:p w14:paraId="7C38E640" w14:textId="77777777" w:rsidR="00A43614" w:rsidRDefault="00A43614" w:rsidP="00A43614">
      <w:pPr>
        <w:rPr>
          <w:lang w:val="zh-CN"/>
        </w:rPr>
      </w:pPr>
      <w:r>
        <w:rPr>
          <w:rFonts w:hint="eastAsia"/>
          <w:lang w:val="zh-CN"/>
        </w:rPr>
        <w:t>式中：</w:t>
      </w:r>
      <w:r>
        <w:t>A</w:t>
      </w:r>
      <w:r>
        <w:rPr>
          <w:rFonts w:hint="eastAsia"/>
          <w:lang w:val="zh-CN"/>
        </w:rPr>
        <w:t>是固定振幅，</w:t>
      </w:r>
      <m:oMath>
        <m:sSub>
          <m:sSubPr>
            <m:ctrlPr>
              <w:rPr>
                <w:rFonts w:ascii="Cambria Math" w:hAnsi="Cambria Math"/>
                <w:color w:val="000000"/>
                <w:kern w:val="0"/>
                <w:lang w:val="zh-CN"/>
              </w:rPr>
            </m:ctrlPr>
          </m:sSubPr>
          <m:e>
            <m:r>
              <m:rPr>
                <m:sty m:val="p"/>
              </m:rPr>
              <w:rPr>
                <w:rFonts w:ascii="Cambria Math" w:hAnsi="Cambria Math"/>
                <w:color w:val="000000"/>
                <w:kern w:val="0"/>
                <w:lang w:val="zh-CN"/>
              </w:rPr>
              <m:t>d</m:t>
            </m:r>
          </m:e>
          <m:sub>
            <m:r>
              <m:rPr>
                <m:sty m:val="p"/>
              </m:rPr>
              <w:rPr>
                <w:rFonts w:ascii="Cambria Math" w:hAnsi="Cambria Math"/>
                <w:color w:val="000000"/>
                <w:kern w:val="0"/>
                <w:lang w:val="zh-CN"/>
              </w:rPr>
              <m:t>m</m:t>
            </m:r>
          </m:sub>
        </m:sSub>
        <m:r>
          <w:rPr>
            <w:rFonts w:ascii="Cambria Math" w:hAnsi="Cambria Math" w:hint="eastAsia"/>
            <w:color w:val="000000"/>
            <w:kern w:val="0"/>
            <w:lang w:val="zh-CN"/>
          </w:rPr>
          <m:t>、</m:t>
        </m:r>
        <m:sSub>
          <m:sSubPr>
            <m:ctrlPr>
              <w:rPr>
                <w:rFonts w:ascii="Cambria Math" w:hAnsi="Cambria Math"/>
                <w:color w:val="000000"/>
                <w:kern w:val="0"/>
                <w:lang w:val="zh-CN"/>
              </w:rPr>
            </m:ctrlPr>
          </m:sSubPr>
          <m:e>
            <m:r>
              <m:rPr>
                <m:sty m:val="p"/>
              </m:rPr>
              <w:rPr>
                <w:rFonts w:ascii="Cambria Math" w:hAnsi="Cambria Math"/>
                <w:color w:val="000000"/>
                <w:kern w:val="0"/>
                <w:lang w:val="zh-CN"/>
              </w:rPr>
              <m:t>e</m:t>
            </m:r>
          </m:e>
          <m:sub>
            <m:r>
              <m:rPr>
                <m:sty m:val="p"/>
              </m:rPr>
              <w:rPr>
                <w:rFonts w:ascii="Cambria Math" w:hAnsi="Cambria Math"/>
                <w:color w:val="000000"/>
                <w:kern w:val="0"/>
                <w:lang w:val="zh-CN"/>
              </w:rPr>
              <m:t>m</m:t>
            </m:r>
          </m:sub>
        </m:sSub>
      </m:oMath>
      <w:r>
        <w:rPr>
          <w:rFonts w:hint="eastAsia"/>
          <w:lang w:val="zh-CN"/>
        </w:rPr>
        <w:t>由输入信号确定。</w:t>
      </w:r>
      <m:oMath>
        <m:sSub>
          <m:sSubPr>
            <m:ctrlPr>
              <w:rPr>
                <w:rFonts w:ascii="Cambria Math" w:hAnsi="Cambria Math"/>
                <w:color w:val="000000"/>
                <w:kern w:val="0"/>
                <w:lang w:val="zh-CN"/>
              </w:rPr>
            </m:ctrlPr>
          </m:sSubPr>
          <m:e>
            <m:r>
              <m:rPr>
                <m:sty m:val="p"/>
              </m:rPr>
              <w:rPr>
                <w:rFonts w:ascii="Cambria Math" w:hAnsi="Cambria Math"/>
                <w:color w:val="000000"/>
                <w:kern w:val="0"/>
                <w:lang w:val="zh-CN"/>
              </w:rPr>
              <m:t>d</m:t>
            </m:r>
          </m:e>
          <m:sub>
            <m:r>
              <m:rPr>
                <m:sty m:val="p"/>
              </m:rPr>
              <w:rPr>
                <w:rFonts w:ascii="Cambria Math" w:hAnsi="Cambria Math"/>
                <w:color w:val="000000"/>
                <w:kern w:val="0"/>
                <w:lang w:val="zh-CN"/>
              </w:rPr>
              <m:t>m</m:t>
            </m:r>
          </m:sub>
        </m:sSub>
        <m:r>
          <w:rPr>
            <w:rFonts w:ascii="Cambria Math" w:hAnsi="Cambria Math" w:hint="eastAsia"/>
            <w:color w:val="000000"/>
            <w:kern w:val="0"/>
            <w:lang w:val="zh-CN"/>
          </w:rPr>
          <m:t>、</m:t>
        </m:r>
        <m:sSub>
          <m:sSubPr>
            <m:ctrlPr>
              <w:rPr>
                <w:rFonts w:ascii="Cambria Math" w:hAnsi="Cambria Math"/>
                <w:color w:val="000000"/>
                <w:kern w:val="0"/>
                <w:lang w:val="zh-CN"/>
              </w:rPr>
            </m:ctrlPr>
          </m:sSubPr>
          <m:e>
            <m:r>
              <m:rPr>
                <m:sty m:val="p"/>
              </m:rPr>
              <w:rPr>
                <w:rFonts w:ascii="Cambria Math" w:hAnsi="Cambria Math"/>
                <w:color w:val="000000"/>
                <w:kern w:val="0"/>
                <w:lang w:val="zh-CN"/>
              </w:rPr>
              <m:t>e</m:t>
            </m:r>
          </m:e>
          <m:sub>
            <m:r>
              <m:rPr>
                <m:sty m:val="p"/>
              </m:rPr>
              <w:rPr>
                <w:rFonts w:ascii="Cambria Math" w:hAnsi="Cambria Math"/>
                <w:color w:val="000000"/>
                <w:kern w:val="0"/>
                <w:lang w:val="zh-CN"/>
              </w:rPr>
              <m:t>m</m:t>
            </m:r>
          </m:sub>
        </m:sSub>
      </m:oMath>
      <w:r>
        <w:rPr>
          <w:rFonts w:hint="eastAsia"/>
          <w:lang w:val="zh-CN"/>
        </w:rPr>
        <w:t>决定已调</w:t>
      </w:r>
      <w:r>
        <w:t>QAM</w:t>
      </w:r>
      <w:r>
        <w:rPr>
          <w:rFonts w:hint="eastAsia"/>
          <w:lang w:val="zh-CN"/>
        </w:rPr>
        <w:t>信号在星座图中的坐标点。</w:t>
      </w:r>
      <w:r>
        <w:t>QAM</w:t>
      </w:r>
      <w:r>
        <w:rPr>
          <w:rFonts w:hint="eastAsia"/>
          <w:lang w:val="zh-CN"/>
        </w:rPr>
        <w:t>是幅度、相位联合调制的技术，它同时利用载波的幅度和相位来传递信息比特，因此在最小距离相同的条件下可实现更高的频带利用率。</w:t>
      </w:r>
    </w:p>
    <w:p w14:paraId="2DE62215" w14:textId="77777777" w:rsidR="0013705E" w:rsidRDefault="0013705E" w:rsidP="00A43614">
      <w:pPr>
        <w:rPr>
          <w:rFonts w:ascii="宋体" w:eastAsia="宋体" w:cs="宋体"/>
          <w:sz w:val="22"/>
          <w:lang w:val="zh-CN"/>
        </w:rPr>
      </w:pPr>
      <w:r>
        <w:rPr>
          <w:sz w:val="22"/>
        </w:rPr>
        <w:t>QAM</w:t>
      </w:r>
      <w:r>
        <w:rPr>
          <w:rFonts w:ascii="宋体" w:eastAsia="宋体" w:cs="宋体" w:hint="eastAsia"/>
          <w:sz w:val="22"/>
          <w:lang w:val="zh-CN"/>
        </w:rPr>
        <w:t>调制器的实现过程中，发送数据在进行串并转换器内被分成两路，然后分别与一对正交调制分量相乘，求和后输出，如图所示。</w:t>
      </w:r>
    </w:p>
    <w:p w14:paraId="70B64AC8" w14:textId="77777777" w:rsidR="004861B4" w:rsidRDefault="00BE63ED" w:rsidP="004861B4">
      <w:pPr>
        <w:keepNext/>
        <w:jc w:val="center"/>
      </w:pPr>
      <w:r>
        <w:object w:dxaOrig="10087" w:dyaOrig="3233" w14:anchorId="696C3A72">
          <v:shape id="_x0000_i1147" type="#_x0000_t75" style="width:286.15pt;height:92.65pt" o:ole="">
            <v:imagedata r:id="rId269" o:title=""/>
          </v:shape>
          <o:OLEObject Type="Embed" ProgID="Visio.Drawing.11" ShapeID="_x0000_i1147" DrawAspect="Content" ObjectID="_1669465488" r:id="rId270"/>
        </w:object>
      </w:r>
    </w:p>
    <w:p w14:paraId="1C5FBB9E" w14:textId="0A8F7F29" w:rsidR="00B5465C" w:rsidRDefault="004861B4" w:rsidP="004861B4">
      <w:pPr>
        <w:pStyle w:val="af7"/>
        <w:jc w:val="center"/>
      </w:pPr>
      <w:bookmarkStart w:id="106" w:name="_Toc35510355"/>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29</w:t>
      </w:r>
      <w:r w:rsidR="0081569F">
        <w:fldChar w:fldCharType="end"/>
      </w:r>
      <w:r w:rsidRPr="007748EC">
        <w:t>QAM</w:t>
      </w:r>
      <w:r w:rsidRPr="007748EC">
        <w:t>调制器原理</w:t>
      </w:r>
      <w:bookmarkEnd w:id="106"/>
    </w:p>
    <w:p w14:paraId="1FAD51AD" w14:textId="77777777" w:rsidR="008215BD" w:rsidRDefault="008215BD" w:rsidP="008215BD">
      <w:pPr>
        <w:rPr>
          <w:lang w:val="zh-CN"/>
        </w:rPr>
      </w:pPr>
      <w:r w:rsidRPr="008215BD">
        <w:rPr>
          <w:rFonts w:hint="eastAsia"/>
          <w:lang w:val="zh-CN"/>
        </w:rPr>
        <w:t>类似于其他数字调制方式，</w:t>
      </w:r>
      <w:r w:rsidRPr="008215BD">
        <w:rPr>
          <w:lang w:val="zh-CN"/>
        </w:rPr>
        <w:t>QAM</w:t>
      </w:r>
      <w:r w:rsidRPr="008215BD">
        <w:rPr>
          <w:rFonts w:hint="eastAsia"/>
          <w:lang w:val="zh-CN"/>
        </w:rPr>
        <w:t>的信号可以用星座图方便地表示，星座图上每一个星座点对应发射信号集中的那一点。星座点数越多，每个符号能传输的信息量就越大。调制技术</w:t>
      </w:r>
      <w:r>
        <w:rPr>
          <w:rFonts w:hint="eastAsia"/>
          <w:lang w:val="zh-CN"/>
        </w:rPr>
        <w:t>的可靠性可由相邻星座点之间的最小距离来衡量</w:t>
      </w:r>
      <w:r w:rsidRPr="008215BD">
        <w:rPr>
          <w:rFonts w:hint="eastAsia"/>
          <w:lang w:val="zh-CN"/>
        </w:rPr>
        <w:t>，最小距离越大，抵抗噪声等干扰的能力越强，前提是信号的平均功率相同</w:t>
      </w:r>
      <w:r>
        <w:rPr>
          <w:rFonts w:hint="eastAsia"/>
          <w:lang w:val="zh-CN"/>
        </w:rPr>
        <w:t>。</w:t>
      </w:r>
    </w:p>
    <w:p w14:paraId="572312F1" w14:textId="77777777" w:rsidR="00BA6EB8" w:rsidRPr="005753C7" w:rsidRDefault="00BA6EB8" w:rsidP="008215BD">
      <w:pPr>
        <w:rPr>
          <w:color w:val="FF0000"/>
          <w:lang w:val="zh-CN"/>
        </w:rPr>
      </w:pPr>
      <w:r w:rsidRPr="005753C7">
        <w:rPr>
          <w:rFonts w:hint="eastAsia"/>
          <w:color w:val="FF0000"/>
          <w:lang w:val="zh-CN"/>
        </w:rPr>
        <w:t>本方案中采用</w:t>
      </w:r>
      <w:r w:rsidRPr="005753C7">
        <w:rPr>
          <w:rFonts w:hint="eastAsia"/>
          <w:color w:val="FF0000"/>
          <w:lang w:val="zh-CN"/>
        </w:rPr>
        <w:t>64QAM</w:t>
      </w:r>
      <w:r w:rsidRPr="005753C7">
        <w:rPr>
          <w:rFonts w:hint="eastAsia"/>
          <w:color w:val="FF0000"/>
          <w:lang w:val="zh-CN"/>
        </w:rPr>
        <w:t>调制，将</w:t>
      </w:r>
      <w:r w:rsidRPr="005753C7">
        <w:rPr>
          <w:color w:val="FF0000"/>
          <w:lang w:val="zh-CN"/>
        </w:rPr>
        <w:t>六元组</w:t>
      </w:r>
      <w:r w:rsidRPr="005753C7">
        <w:rPr>
          <w:color w:val="FF0000"/>
          <w:lang w:val="zh-CN"/>
        </w:rPr>
        <w:object w:dxaOrig="4140" w:dyaOrig="300" w14:anchorId="780B29F0">
          <v:shape id="_x0000_i1148" type="#_x0000_t75" style="width:207.4pt;height:15pt" o:ole="">
            <v:imagedata r:id="rId271" o:title=""/>
          </v:shape>
          <o:OLEObject Type="Embed" ProgID="Equation.DSMT4" ShapeID="_x0000_i1148" DrawAspect="Content" ObjectID="_1669465489" r:id="rId272"/>
        </w:object>
      </w:r>
      <w:r w:rsidRPr="005753C7">
        <w:rPr>
          <w:color w:val="FF0000"/>
          <w:lang w:val="zh-CN"/>
        </w:rPr>
        <w:t>映射到复值调制符号</w:t>
      </w:r>
      <w:r w:rsidRPr="005753C7">
        <w:rPr>
          <w:color w:val="FF0000"/>
          <w:lang w:val="zh-CN"/>
        </w:rPr>
        <w:object w:dxaOrig="405" w:dyaOrig="300" w14:anchorId="5F54C60F">
          <v:shape id="_x0000_i1149" type="#_x0000_t75" style="width:20.25pt;height:15pt" o:ole="">
            <v:imagedata r:id="rId273" o:title=""/>
          </v:shape>
          <o:OLEObject Type="Embed" ProgID="Equation.3" ShapeID="_x0000_i1149" DrawAspect="Content" ObjectID="_1669465490" r:id="rId274"/>
        </w:object>
      </w:r>
      <w:r w:rsidRPr="005753C7">
        <w:rPr>
          <w:rFonts w:hint="eastAsia"/>
          <w:color w:val="FF0000"/>
          <w:lang w:val="zh-CN"/>
        </w:rPr>
        <w:t>，</w:t>
      </w:r>
    </w:p>
    <w:p w14:paraId="779A911F" w14:textId="77777777" w:rsidR="005B43E1" w:rsidRPr="005B43E1" w:rsidRDefault="00BA6EB8" w:rsidP="006861AF">
      <w:pPr>
        <w:rPr>
          <w:lang w:val="zh-CN"/>
        </w:rPr>
      </w:pPr>
      <w:r w:rsidRPr="005753C7">
        <w:rPr>
          <w:color w:val="FF0000"/>
          <w:lang w:val="zh-CN"/>
        </w:rPr>
        <w:object w:dxaOrig="9630" w:dyaOrig="555" w14:anchorId="523F209D">
          <v:shape id="_x0000_i1150" type="#_x0000_t75" style="width:481.5pt;height:27.75pt" o:ole="">
            <v:imagedata r:id="rId275" o:title=""/>
          </v:shape>
          <o:OLEObject Type="Embed" ProgID="Equation.DSMT4" ShapeID="_x0000_i1150" DrawAspect="Content" ObjectID="_1669465491" r:id="rId276"/>
        </w:object>
      </w:r>
      <w:r w:rsidR="005B43E1" w:rsidRPr="006861AF">
        <w:rPr>
          <w:rFonts w:hint="eastAsia"/>
          <w:lang w:val="zh-CN"/>
        </w:rPr>
        <w:t>64</w:t>
      </w:r>
      <w:r w:rsidR="005B43E1" w:rsidRPr="005B43E1">
        <w:rPr>
          <w:lang w:val="zh-CN"/>
        </w:rPr>
        <w:t>QAM</w:t>
      </w:r>
      <w:r w:rsidR="005B43E1" w:rsidRPr="005B43E1">
        <w:rPr>
          <w:rFonts w:hint="eastAsia"/>
          <w:lang w:val="zh-CN"/>
        </w:rPr>
        <w:t>信号在星座图上具有</w:t>
      </w:r>
      <w:r w:rsidR="005B43E1" w:rsidRPr="006861AF">
        <w:rPr>
          <w:rFonts w:hint="eastAsia"/>
          <w:lang w:val="zh-CN"/>
        </w:rPr>
        <w:t>64</w:t>
      </w:r>
      <w:r w:rsidR="005B43E1" w:rsidRPr="005B43E1">
        <w:rPr>
          <w:rFonts w:hint="eastAsia"/>
          <w:lang w:val="zh-CN"/>
        </w:rPr>
        <w:t>个样点，每个样点表示一种矢量状态</w:t>
      </w:r>
      <w:r w:rsidR="005B43E1" w:rsidRPr="006861AF">
        <w:rPr>
          <w:rFonts w:hint="eastAsia"/>
          <w:lang w:val="zh-CN"/>
        </w:rPr>
        <w:t>，</w:t>
      </w:r>
      <w:r w:rsidR="005B43E1" w:rsidRPr="005B43E1">
        <w:rPr>
          <w:lang w:val="zh-CN"/>
        </w:rPr>
        <w:t>6</w:t>
      </w:r>
      <w:r w:rsidR="005B43E1" w:rsidRPr="006861AF">
        <w:rPr>
          <w:rFonts w:hint="eastAsia"/>
          <w:lang w:val="zh-CN"/>
        </w:rPr>
        <w:t>4</w:t>
      </w:r>
      <w:r w:rsidR="005B43E1" w:rsidRPr="005B43E1">
        <w:rPr>
          <w:lang w:val="zh-CN"/>
        </w:rPr>
        <w:t>QAM</w:t>
      </w:r>
      <w:r w:rsidR="005B43E1" w:rsidRPr="005B43E1">
        <w:rPr>
          <w:rFonts w:hint="eastAsia"/>
          <w:lang w:val="zh-CN"/>
        </w:rPr>
        <w:t>有</w:t>
      </w:r>
      <w:r w:rsidR="005B43E1" w:rsidRPr="006861AF">
        <w:rPr>
          <w:rFonts w:hint="eastAsia"/>
          <w:lang w:val="zh-CN"/>
        </w:rPr>
        <w:t>64</w:t>
      </w:r>
      <w:r w:rsidR="005B43E1" w:rsidRPr="005B43E1">
        <w:rPr>
          <w:rFonts w:hint="eastAsia"/>
          <w:lang w:val="zh-CN"/>
        </w:rPr>
        <w:t>态，</w:t>
      </w:r>
      <w:r w:rsidR="005B43E1" w:rsidRPr="005B43E1">
        <w:rPr>
          <w:lang w:val="zh-CN"/>
        </w:rPr>
        <w:t xml:space="preserve"> </w:t>
      </w:r>
      <w:r w:rsidR="005B43E1" w:rsidRPr="005B43E1">
        <w:rPr>
          <w:rFonts w:hint="eastAsia"/>
          <w:lang w:val="zh-CN"/>
        </w:rPr>
        <w:t>每</w:t>
      </w:r>
      <w:r w:rsidR="005B43E1" w:rsidRPr="006861AF">
        <w:rPr>
          <w:rFonts w:hint="eastAsia"/>
          <w:lang w:val="zh-CN"/>
        </w:rPr>
        <w:t>6</w:t>
      </w:r>
      <w:r w:rsidR="005B43E1" w:rsidRPr="005B43E1">
        <w:rPr>
          <w:rFonts w:hint="eastAsia"/>
          <w:lang w:val="zh-CN"/>
        </w:rPr>
        <w:t>位二进制数规定了</w:t>
      </w:r>
      <w:r w:rsidR="005B43E1" w:rsidRPr="006861AF">
        <w:rPr>
          <w:rFonts w:hint="eastAsia"/>
          <w:lang w:val="zh-CN"/>
        </w:rPr>
        <w:t>64</w:t>
      </w:r>
      <w:r w:rsidR="005B43E1" w:rsidRPr="005B43E1">
        <w:rPr>
          <w:rFonts w:hint="eastAsia"/>
          <w:lang w:val="zh-CN"/>
        </w:rPr>
        <w:t>态中的一态</w:t>
      </w:r>
      <w:r w:rsidR="005B43E1" w:rsidRPr="006861AF">
        <w:rPr>
          <w:rFonts w:hint="eastAsia"/>
          <w:lang w:val="zh-CN"/>
        </w:rPr>
        <w:t>，</w:t>
      </w:r>
      <w:r w:rsidR="005B43E1" w:rsidRPr="005B43E1">
        <w:rPr>
          <w:lang w:val="zh-CN"/>
        </w:rPr>
        <w:t>6</w:t>
      </w:r>
      <w:r w:rsidR="005B43E1" w:rsidRPr="006861AF">
        <w:rPr>
          <w:rFonts w:hint="eastAsia"/>
          <w:lang w:val="zh-CN"/>
        </w:rPr>
        <w:t>4</w:t>
      </w:r>
      <w:r w:rsidR="005B43E1" w:rsidRPr="005B43E1">
        <w:rPr>
          <w:lang w:val="zh-CN"/>
        </w:rPr>
        <w:t>QAM</w:t>
      </w:r>
      <w:r w:rsidR="005B43E1" w:rsidRPr="005B43E1">
        <w:rPr>
          <w:rFonts w:hint="eastAsia"/>
          <w:lang w:val="zh-CN"/>
        </w:rPr>
        <w:t>的每个符号时间传送</w:t>
      </w:r>
      <w:r w:rsidR="005B43E1" w:rsidRPr="006861AF">
        <w:rPr>
          <w:rFonts w:hint="eastAsia"/>
          <w:lang w:val="zh-CN"/>
        </w:rPr>
        <w:t>6</w:t>
      </w:r>
      <w:r w:rsidR="005B43E1" w:rsidRPr="005B43E1">
        <w:rPr>
          <w:rFonts w:hint="eastAsia"/>
          <w:lang w:val="zh-CN"/>
        </w:rPr>
        <w:t>比特映射。</w:t>
      </w:r>
    </w:p>
    <w:p w14:paraId="7FBE4FD7" w14:textId="3326A4D6" w:rsidR="00BE63ED" w:rsidRDefault="005B43E1" w:rsidP="005B43E1">
      <w:pPr>
        <w:rPr>
          <w:lang w:val="zh-CN"/>
        </w:rPr>
      </w:pPr>
      <w:r w:rsidRPr="006861AF">
        <w:rPr>
          <w:rFonts w:hint="eastAsia"/>
          <w:lang w:val="zh-CN"/>
        </w:rPr>
        <w:t>如图所示为</w:t>
      </w:r>
      <w:r w:rsidRPr="006861AF">
        <w:rPr>
          <w:rFonts w:hint="eastAsia"/>
          <w:lang w:val="zh-CN"/>
        </w:rPr>
        <w:t>64</w:t>
      </w:r>
      <w:r w:rsidRPr="006861AF">
        <w:rPr>
          <w:lang w:val="zh-CN"/>
        </w:rPr>
        <w:t>QAM</w:t>
      </w:r>
      <w:r w:rsidRPr="006861AF">
        <w:rPr>
          <w:rFonts w:hint="eastAsia"/>
          <w:lang w:val="zh-CN"/>
        </w:rPr>
        <w:t>的星座图。</w:t>
      </w:r>
      <w:r w:rsidRPr="006861AF">
        <w:rPr>
          <w:rFonts w:hint="eastAsia"/>
          <w:lang w:val="zh-CN"/>
        </w:rPr>
        <w:t>64</w:t>
      </w:r>
      <w:r w:rsidRPr="006861AF">
        <w:rPr>
          <w:lang w:val="zh-CN"/>
        </w:rPr>
        <w:t>QAM</w:t>
      </w:r>
      <w:r w:rsidRPr="006861AF">
        <w:rPr>
          <w:rFonts w:hint="eastAsia"/>
          <w:lang w:val="zh-CN"/>
        </w:rPr>
        <w:t>编码表如</w:t>
      </w:r>
      <w:r w:rsidR="00676008">
        <w:rPr>
          <w:rFonts w:hint="eastAsia"/>
          <w:lang w:val="zh-CN"/>
        </w:rPr>
        <w:t>下</w:t>
      </w:r>
      <w:r w:rsidRPr="006861AF">
        <w:rPr>
          <w:rFonts w:hint="eastAsia"/>
          <w:lang w:val="zh-CN"/>
        </w:rPr>
        <w:t>表所示。经过表映射后得到的</w:t>
      </w:r>
      <w:r w:rsidRPr="006861AF">
        <w:rPr>
          <w:lang w:val="zh-CN"/>
        </w:rPr>
        <w:t>I/Q</w:t>
      </w:r>
      <w:r w:rsidRPr="006861AF">
        <w:rPr>
          <w:rFonts w:hint="eastAsia"/>
          <w:lang w:val="zh-CN"/>
        </w:rPr>
        <w:t>数据即得到调制后的</w:t>
      </w:r>
      <w:r w:rsidRPr="006861AF">
        <w:rPr>
          <w:lang w:val="zh-CN"/>
        </w:rPr>
        <w:t>I/Q</w:t>
      </w:r>
      <w:r w:rsidRPr="006861AF">
        <w:rPr>
          <w:rFonts w:hint="eastAsia"/>
          <w:lang w:val="zh-CN"/>
        </w:rPr>
        <w:t>值。</w:t>
      </w:r>
      <w:r w:rsidRPr="006861AF">
        <w:rPr>
          <w:rFonts w:hint="eastAsia"/>
          <w:lang w:val="zh-CN"/>
        </w:rPr>
        <w:t>I</w:t>
      </w:r>
      <w:r w:rsidRPr="006861AF">
        <w:rPr>
          <w:lang w:val="zh-CN"/>
        </w:rPr>
        <w:t xml:space="preserve">/Q </w:t>
      </w:r>
      <w:r w:rsidRPr="006861AF">
        <w:rPr>
          <w:rFonts w:hint="eastAsia"/>
          <w:lang w:val="zh-CN"/>
        </w:rPr>
        <w:t>数据分别进行</w:t>
      </w:r>
      <w:r w:rsidR="00787CCA">
        <w:rPr>
          <w:rFonts w:hint="eastAsia"/>
          <w:lang w:val="zh-CN"/>
        </w:rPr>
        <w:t>DA</w:t>
      </w:r>
      <w:r w:rsidRPr="006861AF">
        <w:rPr>
          <w:rFonts w:hint="eastAsia"/>
          <w:lang w:val="zh-CN"/>
        </w:rPr>
        <w:t>变换，得到两路模拟电平信号，用于和</w:t>
      </w:r>
      <w:r w:rsidRPr="006861AF">
        <w:rPr>
          <w:lang w:val="zh-CN"/>
        </w:rPr>
        <w:t>cos</w:t>
      </w:r>
      <m:oMath>
        <m:r>
          <w:rPr>
            <w:rFonts w:ascii="Cambria Math" w:hAnsi="Cambria Math"/>
            <w:lang w:val="zh-CN"/>
          </w:rPr>
          <m:t>ωt</m:t>
        </m:r>
      </m:oMath>
      <w:r w:rsidRPr="006861AF">
        <w:rPr>
          <w:rFonts w:hint="eastAsia"/>
          <w:lang w:val="zh-CN"/>
        </w:rPr>
        <w:t>、</w:t>
      </w:r>
      <w:r w:rsidRPr="006861AF">
        <w:rPr>
          <w:lang w:val="zh-CN"/>
        </w:rPr>
        <w:t>sin</w:t>
      </w:r>
      <m:oMath>
        <m:r>
          <w:rPr>
            <w:rFonts w:ascii="Cambria Math" w:hAnsi="Cambria Math"/>
            <w:lang w:val="zh-CN"/>
          </w:rPr>
          <m:t>ωt</m:t>
        </m:r>
      </m:oMath>
      <w:r w:rsidRPr="006861AF">
        <w:rPr>
          <w:rFonts w:hint="eastAsia"/>
          <w:lang w:val="zh-CN"/>
        </w:rPr>
        <w:t>相乘，从而实现调制。</w:t>
      </w:r>
    </w:p>
    <w:p w14:paraId="4309D56E" w14:textId="5144C790" w:rsidR="004861B4" w:rsidRDefault="004A1E31" w:rsidP="004861B4">
      <w:pPr>
        <w:keepNext/>
      </w:pPr>
      <w:r>
        <w:rPr>
          <w:noProof/>
        </w:rPr>
        <w:drawing>
          <wp:inline distT="0" distB="0" distL="0" distR="0" wp14:anchorId="3A074405" wp14:editId="72D0D9E9">
            <wp:extent cx="5267960" cy="5118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267960" cy="5118100"/>
                    </a:xfrm>
                    <a:prstGeom prst="rect">
                      <a:avLst/>
                    </a:prstGeom>
                    <a:noFill/>
                    <a:ln>
                      <a:noFill/>
                    </a:ln>
                  </pic:spPr>
                </pic:pic>
              </a:graphicData>
            </a:graphic>
          </wp:inline>
        </w:drawing>
      </w:r>
    </w:p>
    <w:p w14:paraId="6B4DAD35" w14:textId="01BFDAD6" w:rsidR="00B5465C" w:rsidRDefault="004861B4" w:rsidP="004861B4">
      <w:pPr>
        <w:pStyle w:val="af7"/>
        <w:jc w:val="center"/>
      </w:pPr>
      <w:bookmarkStart w:id="107" w:name="_Toc35510356"/>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30</w:t>
      </w:r>
      <w:r w:rsidR="0081569F">
        <w:fldChar w:fldCharType="end"/>
      </w:r>
      <w:r w:rsidRPr="006C7768">
        <w:t>64QAM</w:t>
      </w:r>
      <w:r w:rsidRPr="006C7768">
        <w:t>的星座图映射</w:t>
      </w:r>
      <w:bookmarkEnd w:id="107"/>
    </w:p>
    <w:p w14:paraId="1DFAB8B3" w14:textId="77777777" w:rsidR="00B5465C" w:rsidRPr="00B5465C" w:rsidRDefault="00B5465C" w:rsidP="00B5465C"/>
    <w:p w14:paraId="368C7AFA" w14:textId="77777777" w:rsidR="00205118" w:rsidRDefault="00205118" w:rsidP="00205118">
      <w:pPr>
        <w:pStyle w:val="af7"/>
        <w:keepNext/>
        <w:jc w:val="center"/>
      </w:pPr>
      <w:bookmarkStart w:id="108" w:name="_Toc35510380"/>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8</w:t>
      </w:r>
      <w:r w:rsidR="0081569F">
        <w:fldChar w:fldCharType="end"/>
      </w:r>
      <w:r w:rsidRPr="00C77B16">
        <w:t>64QAM</w:t>
      </w:r>
      <w:r>
        <w:rPr>
          <w:rFonts w:hint="eastAsia"/>
          <w:noProof/>
        </w:rPr>
        <w:t>输入比特</w:t>
      </w:r>
      <w:r>
        <w:rPr>
          <w:rFonts w:hint="eastAsia"/>
          <w:noProof/>
        </w:rPr>
        <w:t>IQ</w:t>
      </w:r>
      <w:r>
        <w:rPr>
          <w:rFonts w:hint="eastAsia"/>
          <w:noProof/>
        </w:rPr>
        <w:t>对应关系</w:t>
      </w:r>
      <w:bookmarkEnd w:id="108"/>
    </w:p>
    <w:tbl>
      <w:tblPr>
        <w:tblStyle w:val="a4"/>
        <w:tblW w:w="8330" w:type="dxa"/>
        <w:tblLook w:val="04A0" w:firstRow="1" w:lastRow="0" w:firstColumn="1" w:lastColumn="0" w:noHBand="0" w:noVBand="1"/>
      </w:tblPr>
      <w:tblGrid>
        <w:gridCol w:w="817"/>
        <w:gridCol w:w="1134"/>
        <w:gridCol w:w="3119"/>
        <w:gridCol w:w="3260"/>
      </w:tblGrid>
      <w:tr w:rsidR="00EB3F16" w14:paraId="4FCD26BA" w14:textId="77777777" w:rsidTr="00EB3F16">
        <w:tc>
          <w:tcPr>
            <w:tcW w:w="817" w:type="dxa"/>
            <w:vAlign w:val="center"/>
          </w:tcPr>
          <w:p w14:paraId="6659E92B" w14:textId="369F67C4" w:rsidR="00EB3F16" w:rsidRPr="00A05996" w:rsidRDefault="00EB3F16" w:rsidP="00EB3F16">
            <w:pPr>
              <w:jc w:val="center"/>
              <w:rPr>
                <w:lang w:val="zh-CN"/>
              </w:rPr>
            </w:pPr>
            <w:r>
              <w:rPr>
                <w:rFonts w:hint="eastAsia"/>
                <w:color w:val="000000"/>
                <w:szCs w:val="21"/>
              </w:rPr>
              <w:t>输入数值</w:t>
            </w:r>
          </w:p>
        </w:tc>
        <w:tc>
          <w:tcPr>
            <w:tcW w:w="1134" w:type="dxa"/>
            <w:vAlign w:val="center"/>
          </w:tcPr>
          <w:p w14:paraId="5716752C" w14:textId="25ACD299" w:rsidR="00EB3F16" w:rsidRPr="00A05996" w:rsidRDefault="00EB3F16" w:rsidP="00EB3F16">
            <w:pPr>
              <w:jc w:val="center"/>
              <w:rPr>
                <w:lang w:val="zh-CN"/>
              </w:rPr>
            </w:pPr>
            <w:r>
              <w:rPr>
                <w:rFonts w:hint="eastAsia"/>
                <w:color w:val="000000"/>
                <w:szCs w:val="21"/>
              </w:rPr>
              <w:t>输入比特</w:t>
            </w:r>
          </w:p>
        </w:tc>
        <w:tc>
          <w:tcPr>
            <w:tcW w:w="3119" w:type="dxa"/>
            <w:vAlign w:val="center"/>
          </w:tcPr>
          <w:p w14:paraId="22530D3C" w14:textId="1C7BBAC9" w:rsidR="00EB3F16" w:rsidRDefault="00EB3F16" w:rsidP="00EB3F16">
            <w:pPr>
              <w:jc w:val="center"/>
              <w:rPr>
                <w:lang w:val="zh-CN"/>
              </w:rPr>
            </w:pPr>
            <w:r>
              <w:rPr>
                <w:rFonts w:hint="eastAsia"/>
                <w:color w:val="000000"/>
                <w:szCs w:val="21"/>
              </w:rPr>
              <w:t>星座映射后的数值</w:t>
            </w:r>
          </w:p>
        </w:tc>
        <w:tc>
          <w:tcPr>
            <w:tcW w:w="3260" w:type="dxa"/>
            <w:vAlign w:val="center"/>
          </w:tcPr>
          <w:p w14:paraId="672F7EE0" w14:textId="51D81C38" w:rsidR="00EB3F16" w:rsidRDefault="00EB3F16" w:rsidP="00EB3F16">
            <w:pPr>
              <w:jc w:val="center"/>
              <w:rPr>
                <w:lang w:val="zh-CN"/>
              </w:rPr>
            </w:pPr>
            <w:r>
              <w:rPr>
                <w:rFonts w:hint="eastAsia"/>
                <w:color w:val="000000"/>
                <w:szCs w:val="21"/>
              </w:rPr>
              <w:t>归一化后的数值</w:t>
            </w:r>
          </w:p>
        </w:tc>
      </w:tr>
      <w:tr w:rsidR="00EB3F16" w14:paraId="734C3C16" w14:textId="77777777" w:rsidTr="00EB3F16">
        <w:tc>
          <w:tcPr>
            <w:tcW w:w="817" w:type="dxa"/>
            <w:vAlign w:val="bottom"/>
          </w:tcPr>
          <w:p w14:paraId="0C539666" w14:textId="4E8705A8" w:rsidR="00EB3F16" w:rsidRDefault="00EB3F16" w:rsidP="00EB3F16">
            <w:pPr>
              <w:jc w:val="center"/>
              <w:rPr>
                <w:lang w:val="zh-CN"/>
              </w:rPr>
            </w:pPr>
            <w:r>
              <w:rPr>
                <w:rFonts w:ascii="等线" w:eastAsia="等线" w:hAnsi="等线" w:hint="eastAsia"/>
                <w:color w:val="000000"/>
                <w:sz w:val="22"/>
              </w:rPr>
              <w:t>0</w:t>
            </w:r>
          </w:p>
        </w:tc>
        <w:tc>
          <w:tcPr>
            <w:tcW w:w="1134" w:type="dxa"/>
            <w:vAlign w:val="bottom"/>
          </w:tcPr>
          <w:p w14:paraId="663762A0" w14:textId="2F70CDDB" w:rsidR="00EB3F16" w:rsidRDefault="00EB3F16" w:rsidP="00EB3F16">
            <w:pPr>
              <w:jc w:val="center"/>
              <w:rPr>
                <w:lang w:val="zh-CN"/>
              </w:rPr>
            </w:pPr>
            <w:r>
              <w:rPr>
                <w:rFonts w:ascii="等线" w:eastAsia="等线" w:hAnsi="等线" w:hint="eastAsia"/>
                <w:color w:val="000000"/>
                <w:sz w:val="22"/>
              </w:rPr>
              <w:t>'000000'</w:t>
            </w:r>
          </w:p>
        </w:tc>
        <w:tc>
          <w:tcPr>
            <w:tcW w:w="3119" w:type="dxa"/>
            <w:vAlign w:val="bottom"/>
          </w:tcPr>
          <w:p w14:paraId="7DBD7EF3" w14:textId="3AFC7A5E" w:rsidR="00EB3F16" w:rsidRDefault="00EB3F16" w:rsidP="00EB3F16">
            <w:pPr>
              <w:jc w:val="center"/>
              <w:rPr>
                <w:lang w:val="zh-CN"/>
              </w:rPr>
            </w:pPr>
            <w:r>
              <w:rPr>
                <w:rFonts w:ascii="等线" w:eastAsia="等线" w:hAnsi="等线" w:hint="eastAsia"/>
                <w:color w:val="000000"/>
                <w:sz w:val="22"/>
              </w:rPr>
              <w:t>-7.00000000000000 + 7.00000000000000i</w:t>
            </w:r>
          </w:p>
        </w:tc>
        <w:tc>
          <w:tcPr>
            <w:tcW w:w="3260" w:type="dxa"/>
            <w:vAlign w:val="bottom"/>
          </w:tcPr>
          <w:p w14:paraId="69BC1D72" w14:textId="2DC96F58" w:rsidR="00EB3F16" w:rsidRDefault="00EB3F16" w:rsidP="00EB3F16">
            <w:pPr>
              <w:jc w:val="center"/>
              <w:rPr>
                <w:lang w:val="zh-CN"/>
              </w:rPr>
            </w:pPr>
            <w:r>
              <w:rPr>
                <w:rFonts w:ascii="等线" w:eastAsia="等线" w:hAnsi="等线" w:hint="eastAsia"/>
                <w:color w:val="000000"/>
                <w:sz w:val="22"/>
              </w:rPr>
              <w:t>-1.08012344973464 + 1.08012344973464i</w:t>
            </w:r>
          </w:p>
        </w:tc>
      </w:tr>
      <w:tr w:rsidR="00EB3F16" w14:paraId="0EAF5A21" w14:textId="77777777" w:rsidTr="00EB3F16">
        <w:tc>
          <w:tcPr>
            <w:tcW w:w="817" w:type="dxa"/>
            <w:vAlign w:val="bottom"/>
          </w:tcPr>
          <w:p w14:paraId="4EAA1C64" w14:textId="4B7720DB" w:rsidR="00EB3F16" w:rsidRDefault="00EB3F16" w:rsidP="00EB3F16">
            <w:pPr>
              <w:jc w:val="center"/>
              <w:rPr>
                <w:lang w:val="zh-CN"/>
              </w:rPr>
            </w:pPr>
            <w:r>
              <w:rPr>
                <w:rFonts w:ascii="等线" w:eastAsia="等线" w:hAnsi="等线" w:hint="eastAsia"/>
                <w:color w:val="000000"/>
                <w:sz w:val="22"/>
              </w:rPr>
              <w:t>1</w:t>
            </w:r>
          </w:p>
        </w:tc>
        <w:tc>
          <w:tcPr>
            <w:tcW w:w="1134" w:type="dxa"/>
            <w:vAlign w:val="bottom"/>
          </w:tcPr>
          <w:p w14:paraId="4F823490" w14:textId="335D5D61" w:rsidR="00EB3F16" w:rsidRDefault="00EB3F16" w:rsidP="00EB3F16">
            <w:pPr>
              <w:jc w:val="center"/>
              <w:rPr>
                <w:lang w:val="zh-CN"/>
              </w:rPr>
            </w:pPr>
            <w:r>
              <w:rPr>
                <w:rFonts w:ascii="等线" w:eastAsia="等线" w:hAnsi="等线" w:hint="eastAsia"/>
                <w:color w:val="000000"/>
                <w:sz w:val="22"/>
              </w:rPr>
              <w:t>'000001'</w:t>
            </w:r>
          </w:p>
        </w:tc>
        <w:tc>
          <w:tcPr>
            <w:tcW w:w="3119" w:type="dxa"/>
            <w:vAlign w:val="bottom"/>
          </w:tcPr>
          <w:p w14:paraId="6F1000AB" w14:textId="48890DFA" w:rsidR="00EB3F16" w:rsidRDefault="00EB3F16" w:rsidP="00EB3F16">
            <w:pPr>
              <w:jc w:val="center"/>
              <w:rPr>
                <w:lang w:val="zh-CN"/>
              </w:rPr>
            </w:pPr>
            <w:r>
              <w:rPr>
                <w:rFonts w:ascii="等线" w:eastAsia="等线" w:hAnsi="等线" w:hint="eastAsia"/>
                <w:color w:val="000000"/>
                <w:sz w:val="22"/>
              </w:rPr>
              <w:t>-7.00000000000000 + 5.00000000000000i</w:t>
            </w:r>
          </w:p>
        </w:tc>
        <w:tc>
          <w:tcPr>
            <w:tcW w:w="3260" w:type="dxa"/>
            <w:vAlign w:val="bottom"/>
          </w:tcPr>
          <w:p w14:paraId="53F67FE1" w14:textId="4784A0F5" w:rsidR="00EB3F16" w:rsidRDefault="00EB3F16" w:rsidP="00EB3F16">
            <w:pPr>
              <w:jc w:val="center"/>
              <w:rPr>
                <w:lang w:val="zh-CN"/>
              </w:rPr>
            </w:pPr>
            <w:r>
              <w:rPr>
                <w:rFonts w:ascii="等线" w:eastAsia="等线" w:hAnsi="等线" w:hint="eastAsia"/>
                <w:color w:val="000000"/>
                <w:sz w:val="22"/>
              </w:rPr>
              <w:t>-1.08012344973464 + 0.771516749810460i</w:t>
            </w:r>
          </w:p>
        </w:tc>
      </w:tr>
      <w:tr w:rsidR="00EB3F16" w14:paraId="4DCAF5D2" w14:textId="77777777" w:rsidTr="00EB3F16">
        <w:tc>
          <w:tcPr>
            <w:tcW w:w="817" w:type="dxa"/>
            <w:vAlign w:val="bottom"/>
          </w:tcPr>
          <w:p w14:paraId="78216134" w14:textId="48D30003" w:rsidR="00EB3F16" w:rsidRDefault="00EB3F16" w:rsidP="00EB3F16">
            <w:pPr>
              <w:jc w:val="center"/>
              <w:rPr>
                <w:lang w:val="zh-CN"/>
              </w:rPr>
            </w:pPr>
            <w:r>
              <w:rPr>
                <w:rFonts w:ascii="等线" w:eastAsia="等线" w:hAnsi="等线" w:hint="eastAsia"/>
                <w:color w:val="000000"/>
                <w:sz w:val="22"/>
              </w:rPr>
              <w:t>2</w:t>
            </w:r>
          </w:p>
        </w:tc>
        <w:tc>
          <w:tcPr>
            <w:tcW w:w="1134" w:type="dxa"/>
            <w:vAlign w:val="bottom"/>
          </w:tcPr>
          <w:p w14:paraId="485C5A4C" w14:textId="1FD426C2" w:rsidR="00EB3F16" w:rsidRDefault="00EB3F16" w:rsidP="00EB3F16">
            <w:pPr>
              <w:jc w:val="center"/>
              <w:rPr>
                <w:lang w:val="zh-CN"/>
              </w:rPr>
            </w:pPr>
            <w:r>
              <w:rPr>
                <w:rFonts w:ascii="等线" w:eastAsia="等线" w:hAnsi="等线" w:hint="eastAsia"/>
                <w:color w:val="000000"/>
                <w:sz w:val="22"/>
              </w:rPr>
              <w:t>'000010'</w:t>
            </w:r>
          </w:p>
        </w:tc>
        <w:tc>
          <w:tcPr>
            <w:tcW w:w="3119" w:type="dxa"/>
            <w:vAlign w:val="bottom"/>
          </w:tcPr>
          <w:p w14:paraId="339AF117" w14:textId="61C78FE1" w:rsidR="00EB3F16" w:rsidRDefault="00EB3F16" w:rsidP="00EB3F16">
            <w:pPr>
              <w:jc w:val="center"/>
              <w:rPr>
                <w:lang w:val="zh-CN"/>
              </w:rPr>
            </w:pPr>
            <w:r>
              <w:rPr>
                <w:rFonts w:ascii="等线" w:eastAsia="等线" w:hAnsi="等线" w:hint="eastAsia"/>
                <w:color w:val="000000"/>
                <w:sz w:val="22"/>
              </w:rPr>
              <w:t>-7.00000000000000 + 1.00000000000000i</w:t>
            </w:r>
          </w:p>
        </w:tc>
        <w:tc>
          <w:tcPr>
            <w:tcW w:w="3260" w:type="dxa"/>
            <w:vAlign w:val="bottom"/>
          </w:tcPr>
          <w:p w14:paraId="5A1FDA18" w14:textId="312EE3EB" w:rsidR="00EB3F16" w:rsidRDefault="00EB3F16" w:rsidP="00EB3F16">
            <w:pPr>
              <w:jc w:val="center"/>
              <w:rPr>
                <w:lang w:val="zh-CN"/>
              </w:rPr>
            </w:pPr>
            <w:r>
              <w:rPr>
                <w:rFonts w:ascii="等线" w:eastAsia="等线" w:hAnsi="等线" w:hint="eastAsia"/>
                <w:color w:val="000000"/>
                <w:sz w:val="22"/>
              </w:rPr>
              <w:t>-1.08012344973464 + 0.154303349962092i</w:t>
            </w:r>
          </w:p>
        </w:tc>
      </w:tr>
      <w:tr w:rsidR="00EB3F16" w14:paraId="2095F17A" w14:textId="77777777" w:rsidTr="00EB3F16">
        <w:tc>
          <w:tcPr>
            <w:tcW w:w="817" w:type="dxa"/>
            <w:vAlign w:val="bottom"/>
          </w:tcPr>
          <w:p w14:paraId="7E454C02" w14:textId="37080AD3" w:rsidR="00EB3F16" w:rsidRDefault="00EB3F16" w:rsidP="00EB3F16">
            <w:pPr>
              <w:jc w:val="center"/>
              <w:rPr>
                <w:lang w:val="zh-CN"/>
              </w:rPr>
            </w:pPr>
            <w:r>
              <w:rPr>
                <w:rFonts w:ascii="等线" w:eastAsia="等线" w:hAnsi="等线" w:hint="eastAsia"/>
                <w:color w:val="000000"/>
                <w:sz w:val="22"/>
              </w:rPr>
              <w:lastRenderedPageBreak/>
              <w:t>3</w:t>
            </w:r>
          </w:p>
        </w:tc>
        <w:tc>
          <w:tcPr>
            <w:tcW w:w="1134" w:type="dxa"/>
            <w:vAlign w:val="bottom"/>
          </w:tcPr>
          <w:p w14:paraId="2EEFE4ED" w14:textId="28DFB61F" w:rsidR="00EB3F16" w:rsidRDefault="00EB3F16" w:rsidP="00EB3F16">
            <w:pPr>
              <w:jc w:val="center"/>
              <w:rPr>
                <w:lang w:val="zh-CN"/>
              </w:rPr>
            </w:pPr>
            <w:r>
              <w:rPr>
                <w:rFonts w:ascii="等线" w:eastAsia="等线" w:hAnsi="等线" w:hint="eastAsia"/>
                <w:color w:val="000000"/>
                <w:sz w:val="22"/>
              </w:rPr>
              <w:t>'000011'</w:t>
            </w:r>
          </w:p>
        </w:tc>
        <w:tc>
          <w:tcPr>
            <w:tcW w:w="3119" w:type="dxa"/>
            <w:vAlign w:val="bottom"/>
          </w:tcPr>
          <w:p w14:paraId="4381D6F2" w14:textId="3730C852" w:rsidR="00EB3F16" w:rsidRDefault="00EB3F16" w:rsidP="00EB3F16">
            <w:pPr>
              <w:jc w:val="center"/>
              <w:rPr>
                <w:lang w:val="zh-CN"/>
              </w:rPr>
            </w:pPr>
            <w:r>
              <w:rPr>
                <w:rFonts w:ascii="等线" w:eastAsia="等线" w:hAnsi="等线" w:hint="eastAsia"/>
                <w:color w:val="000000"/>
                <w:sz w:val="22"/>
              </w:rPr>
              <w:t>-7.00000000000000 + 3.00000000000000i</w:t>
            </w:r>
          </w:p>
        </w:tc>
        <w:tc>
          <w:tcPr>
            <w:tcW w:w="3260" w:type="dxa"/>
            <w:vAlign w:val="bottom"/>
          </w:tcPr>
          <w:p w14:paraId="671FE33E" w14:textId="3D45C9FE" w:rsidR="00EB3F16" w:rsidRDefault="00EB3F16" w:rsidP="00EB3F16">
            <w:pPr>
              <w:jc w:val="center"/>
              <w:rPr>
                <w:lang w:val="zh-CN"/>
              </w:rPr>
            </w:pPr>
            <w:r>
              <w:rPr>
                <w:rFonts w:ascii="等线" w:eastAsia="等线" w:hAnsi="等线" w:hint="eastAsia"/>
                <w:color w:val="000000"/>
                <w:sz w:val="22"/>
              </w:rPr>
              <w:t>-1.08012344973464 + 0.462910049886276i</w:t>
            </w:r>
          </w:p>
        </w:tc>
      </w:tr>
      <w:tr w:rsidR="00EB3F16" w14:paraId="3FFD4F8C" w14:textId="77777777" w:rsidTr="00EB3F16">
        <w:tc>
          <w:tcPr>
            <w:tcW w:w="817" w:type="dxa"/>
            <w:vAlign w:val="bottom"/>
          </w:tcPr>
          <w:p w14:paraId="335DA2A6" w14:textId="2142D6D1" w:rsidR="00EB3F16" w:rsidRDefault="00EB3F16" w:rsidP="00EB3F16">
            <w:pPr>
              <w:jc w:val="center"/>
              <w:rPr>
                <w:lang w:val="zh-CN"/>
              </w:rPr>
            </w:pPr>
            <w:r>
              <w:rPr>
                <w:rFonts w:ascii="等线" w:eastAsia="等线" w:hAnsi="等线" w:hint="eastAsia"/>
                <w:color w:val="000000"/>
                <w:sz w:val="22"/>
              </w:rPr>
              <w:t>4</w:t>
            </w:r>
          </w:p>
        </w:tc>
        <w:tc>
          <w:tcPr>
            <w:tcW w:w="1134" w:type="dxa"/>
            <w:vAlign w:val="bottom"/>
          </w:tcPr>
          <w:p w14:paraId="1A4417A7" w14:textId="295A8E57" w:rsidR="00EB3F16" w:rsidRDefault="00EB3F16" w:rsidP="00EB3F16">
            <w:pPr>
              <w:jc w:val="center"/>
              <w:rPr>
                <w:lang w:val="zh-CN"/>
              </w:rPr>
            </w:pPr>
            <w:r>
              <w:rPr>
                <w:rFonts w:ascii="等线" w:eastAsia="等线" w:hAnsi="等线" w:hint="eastAsia"/>
                <w:color w:val="000000"/>
                <w:sz w:val="22"/>
              </w:rPr>
              <w:t>'000100'</w:t>
            </w:r>
          </w:p>
        </w:tc>
        <w:tc>
          <w:tcPr>
            <w:tcW w:w="3119" w:type="dxa"/>
            <w:vAlign w:val="bottom"/>
          </w:tcPr>
          <w:p w14:paraId="2A357F2A" w14:textId="092ADF61" w:rsidR="00EB3F16" w:rsidRDefault="00EB3F16" w:rsidP="00EB3F16">
            <w:pPr>
              <w:jc w:val="center"/>
              <w:rPr>
                <w:lang w:val="zh-CN"/>
              </w:rPr>
            </w:pPr>
            <w:r>
              <w:rPr>
                <w:rFonts w:ascii="等线" w:eastAsia="等线" w:hAnsi="等线" w:hint="eastAsia"/>
                <w:color w:val="000000"/>
                <w:sz w:val="22"/>
              </w:rPr>
              <w:t>-7.00000000000000 - 7.00000000000000i</w:t>
            </w:r>
          </w:p>
        </w:tc>
        <w:tc>
          <w:tcPr>
            <w:tcW w:w="3260" w:type="dxa"/>
            <w:vAlign w:val="bottom"/>
          </w:tcPr>
          <w:p w14:paraId="615C4553" w14:textId="3C37FF03" w:rsidR="00EB3F16" w:rsidRDefault="00EB3F16" w:rsidP="00EB3F16">
            <w:pPr>
              <w:jc w:val="center"/>
              <w:rPr>
                <w:lang w:val="zh-CN"/>
              </w:rPr>
            </w:pPr>
            <w:r>
              <w:rPr>
                <w:rFonts w:ascii="等线" w:eastAsia="等线" w:hAnsi="等线" w:hint="eastAsia"/>
                <w:color w:val="000000"/>
                <w:sz w:val="22"/>
              </w:rPr>
              <w:t>-1.08012344973464 - 1.08012344973464i</w:t>
            </w:r>
          </w:p>
        </w:tc>
      </w:tr>
      <w:tr w:rsidR="00EB3F16" w14:paraId="618AA415" w14:textId="77777777" w:rsidTr="00EB3F16">
        <w:tc>
          <w:tcPr>
            <w:tcW w:w="817" w:type="dxa"/>
            <w:vAlign w:val="bottom"/>
          </w:tcPr>
          <w:p w14:paraId="73E19495" w14:textId="466527B4" w:rsidR="00EB3F16" w:rsidRDefault="00EB3F16" w:rsidP="00EB3F16">
            <w:pPr>
              <w:jc w:val="center"/>
              <w:rPr>
                <w:lang w:val="zh-CN"/>
              </w:rPr>
            </w:pPr>
            <w:r>
              <w:rPr>
                <w:rFonts w:ascii="等线" w:eastAsia="等线" w:hAnsi="等线" w:hint="eastAsia"/>
                <w:color w:val="000000"/>
                <w:sz w:val="22"/>
              </w:rPr>
              <w:t>5</w:t>
            </w:r>
          </w:p>
        </w:tc>
        <w:tc>
          <w:tcPr>
            <w:tcW w:w="1134" w:type="dxa"/>
            <w:vAlign w:val="bottom"/>
          </w:tcPr>
          <w:p w14:paraId="2B21ECD3" w14:textId="12137999" w:rsidR="00EB3F16" w:rsidRDefault="00EB3F16" w:rsidP="00EB3F16">
            <w:pPr>
              <w:jc w:val="center"/>
              <w:rPr>
                <w:lang w:val="zh-CN"/>
              </w:rPr>
            </w:pPr>
            <w:r>
              <w:rPr>
                <w:rFonts w:ascii="等线" w:eastAsia="等线" w:hAnsi="等线" w:hint="eastAsia"/>
                <w:color w:val="000000"/>
                <w:sz w:val="22"/>
              </w:rPr>
              <w:t>'000101'</w:t>
            </w:r>
          </w:p>
        </w:tc>
        <w:tc>
          <w:tcPr>
            <w:tcW w:w="3119" w:type="dxa"/>
            <w:vAlign w:val="bottom"/>
          </w:tcPr>
          <w:p w14:paraId="300E1975" w14:textId="04B13432" w:rsidR="00EB3F16" w:rsidRDefault="00EB3F16" w:rsidP="00EB3F16">
            <w:pPr>
              <w:jc w:val="center"/>
              <w:rPr>
                <w:lang w:val="zh-CN"/>
              </w:rPr>
            </w:pPr>
            <w:r>
              <w:rPr>
                <w:rFonts w:ascii="等线" w:eastAsia="等线" w:hAnsi="等线" w:hint="eastAsia"/>
                <w:color w:val="000000"/>
                <w:sz w:val="22"/>
              </w:rPr>
              <w:t>-7.00000000000000 - 5.00000000000000i</w:t>
            </w:r>
          </w:p>
        </w:tc>
        <w:tc>
          <w:tcPr>
            <w:tcW w:w="3260" w:type="dxa"/>
            <w:vAlign w:val="bottom"/>
          </w:tcPr>
          <w:p w14:paraId="27F364C3" w14:textId="3FC8606E" w:rsidR="00EB3F16" w:rsidRDefault="00EB3F16" w:rsidP="00EB3F16">
            <w:pPr>
              <w:jc w:val="center"/>
              <w:rPr>
                <w:lang w:val="zh-CN"/>
              </w:rPr>
            </w:pPr>
            <w:r>
              <w:rPr>
                <w:rFonts w:ascii="等线" w:eastAsia="等线" w:hAnsi="等线" w:hint="eastAsia"/>
                <w:color w:val="000000"/>
                <w:sz w:val="22"/>
              </w:rPr>
              <w:t>-1.08012344973464 - 0.771516749810460i</w:t>
            </w:r>
          </w:p>
        </w:tc>
      </w:tr>
      <w:tr w:rsidR="00EB3F16" w14:paraId="4F8D9AC5" w14:textId="77777777" w:rsidTr="00EB3F16">
        <w:trPr>
          <w:trHeight w:val="120"/>
        </w:trPr>
        <w:tc>
          <w:tcPr>
            <w:tcW w:w="817" w:type="dxa"/>
            <w:vAlign w:val="bottom"/>
          </w:tcPr>
          <w:p w14:paraId="1EC59E09" w14:textId="7387E0ED" w:rsidR="00EB3F16" w:rsidRDefault="00EB3F16" w:rsidP="00EB3F16">
            <w:pPr>
              <w:jc w:val="center"/>
              <w:rPr>
                <w:lang w:val="zh-CN"/>
              </w:rPr>
            </w:pPr>
            <w:r>
              <w:rPr>
                <w:rFonts w:ascii="等线" w:eastAsia="等线" w:hAnsi="等线" w:hint="eastAsia"/>
                <w:color w:val="000000"/>
                <w:sz w:val="22"/>
              </w:rPr>
              <w:t>6</w:t>
            </w:r>
          </w:p>
        </w:tc>
        <w:tc>
          <w:tcPr>
            <w:tcW w:w="1134" w:type="dxa"/>
            <w:vAlign w:val="bottom"/>
          </w:tcPr>
          <w:p w14:paraId="66810FF5" w14:textId="102C9BD5" w:rsidR="00EB3F16" w:rsidRDefault="00EB3F16" w:rsidP="00EB3F16">
            <w:pPr>
              <w:jc w:val="center"/>
              <w:rPr>
                <w:lang w:val="zh-CN"/>
              </w:rPr>
            </w:pPr>
            <w:r>
              <w:rPr>
                <w:rFonts w:ascii="等线" w:eastAsia="等线" w:hAnsi="等线" w:hint="eastAsia"/>
                <w:color w:val="000000"/>
                <w:sz w:val="22"/>
              </w:rPr>
              <w:t>'000110'</w:t>
            </w:r>
          </w:p>
        </w:tc>
        <w:tc>
          <w:tcPr>
            <w:tcW w:w="3119" w:type="dxa"/>
            <w:vAlign w:val="bottom"/>
          </w:tcPr>
          <w:p w14:paraId="1E4C8208" w14:textId="20FCF567" w:rsidR="00EB3F16" w:rsidRDefault="00EB3F16" w:rsidP="00EB3F16">
            <w:pPr>
              <w:jc w:val="center"/>
              <w:rPr>
                <w:lang w:val="zh-CN"/>
              </w:rPr>
            </w:pPr>
            <w:r>
              <w:rPr>
                <w:rFonts w:ascii="等线" w:eastAsia="等线" w:hAnsi="等线" w:hint="eastAsia"/>
                <w:color w:val="000000"/>
                <w:sz w:val="22"/>
              </w:rPr>
              <w:t>-7.00000000000000 - 1.00000000000000i</w:t>
            </w:r>
          </w:p>
        </w:tc>
        <w:tc>
          <w:tcPr>
            <w:tcW w:w="3260" w:type="dxa"/>
            <w:vAlign w:val="bottom"/>
          </w:tcPr>
          <w:p w14:paraId="782540AC" w14:textId="142D3727" w:rsidR="00EB3F16" w:rsidRDefault="00EB3F16" w:rsidP="00EB3F16">
            <w:pPr>
              <w:jc w:val="center"/>
              <w:rPr>
                <w:lang w:val="zh-CN"/>
              </w:rPr>
            </w:pPr>
            <w:r>
              <w:rPr>
                <w:rFonts w:ascii="等线" w:eastAsia="等线" w:hAnsi="等线" w:hint="eastAsia"/>
                <w:color w:val="000000"/>
                <w:sz w:val="22"/>
              </w:rPr>
              <w:t>-1.08012344973464 - 0.154303349962092i</w:t>
            </w:r>
          </w:p>
        </w:tc>
      </w:tr>
      <w:tr w:rsidR="00EB3F16" w14:paraId="34C47836" w14:textId="77777777" w:rsidTr="00EB3F16">
        <w:trPr>
          <w:trHeight w:val="182"/>
        </w:trPr>
        <w:tc>
          <w:tcPr>
            <w:tcW w:w="817" w:type="dxa"/>
            <w:vAlign w:val="bottom"/>
          </w:tcPr>
          <w:p w14:paraId="067754C8" w14:textId="72156B54" w:rsidR="00EB3F16" w:rsidRDefault="00EB3F16" w:rsidP="00EB3F16">
            <w:pPr>
              <w:jc w:val="center"/>
              <w:rPr>
                <w:lang w:val="zh-CN"/>
              </w:rPr>
            </w:pPr>
            <w:r>
              <w:rPr>
                <w:rFonts w:ascii="等线" w:eastAsia="等线" w:hAnsi="等线" w:hint="eastAsia"/>
                <w:color w:val="000000"/>
                <w:sz w:val="22"/>
              </w:rPr>
              <w:t>7</w:t>
            </w:r>
          </w:p>
        </w:tc>
        <w:tc>
          <w:tcPr>
            <w:tcW w:w="1134" w:type="dxa"/>
            <w:vAlign w:val="bottom"/>
          </w:tcPr>
          <w:p w14:paraId="1F51CFE0" w14:textId="1A62E52A" w:rsidR="00EB3F16" w:rsidRDefault="00EB3F16" w:rsidP="00EB3F16">
            <w:pPr>
              <w:jc w:val="center"/>
              <w:rPr>
                <w:lang w:val="zh-CN"/>
              </w:rPr>
            </w:pPr>
            <w:r>
              <w:rPr>
                <w:rFonts w:ascii="等线" w:eastAsia="等线" w:hAnsi="等线" w:hint="eastAsia"/>
                <w:color w:val="000000"/>
                <w:sz w:val="22"/>
              </w:rPr>
              <w:t>'000111'</w:t>
            </w:r>
          </w:p>
        </w:tc>
        <w:tc>
          <w:tcPr>
            <w:tcW w:w="3119" w:type="dxa"/>
            <w:vAlign w:val="bottom"/>
          </w:tcPr>
          <w:p w14:paraId="2AFC2EA3" w14:textId="649AF9B9" w:rsidR="00EB3F16" w:rsidRDefault="00EB3F16" w:rsidP="00EB3F16">
            <w:pPr>
              <w:jc w:val="center"/>
              <w:rPr>
                <w:lang w:val="zh-CN"/>
              </w:rPr>
            </w:pPr>
            <w:r>
              <w:rPr>
                <w:rFonts w:ascii="等线" w:eastAsia="等线" w:hAnsi="等线" w:hint="eastAsia"/>
                <w:color w:val="000000"/>
                <w:sz w:val="22"/>
              </w:rPr>
              <w:t>-7.00000000000000 - 3.00000000000000i</w:t>
            </w:r>
          </w:p>
        </w:tc>
        <w:tc>
          <w:tcPr>
            <w:tcW w:w="3260" w:type="dxa"/>
            <w:vAlign w:val="bottom"/>
          </w:tcPr>
          <w:p w14:paraId="2795DC9D" w14:textId="320E6D42" w:rsidR="00EB3F16" w:rsidRDefault="00EB3F16" w:rsidP="00EB3F16">
            <w:pPr>
              <w:jc w:val="center"/>
              <w:rPr>
                <w:lang w:val="zh-CN"/>
              </w:rPr>
            </w:pPr>
            <w:r>
              <w:rPr>
                <w:rFonts w:ascii="等线" w:eastAsia="等线" w:hAnsi="等线" w:hint="eastAsia"/>
                <w:color w:val="000000"/>
                <w:sz w:val="22"/>
              </w:rPr>
              <w:t>-1.08012344973464 - 0.462910049886276i</w:t>
            </w:r>
          </w:p>
        </w:tc>
      </w:tr>
      <w:tr w:rsidR="00EB3F16" w14:paraId="486A616C" w14:textId="77777777" w:rsidTr="00EB3F16">
        <w:trPr>
          <w:trHeight w:val="108"/>
        </w:trPr>
        <w:tc>
          <w:tcPr>
            <w:tcW w:w="817" w:type="dxa"/>
            <w:vAlign w:val="bottom"/>
          </w:tcPr>
          <w:p w14:paraId="09C291EF" w14:textId="184F4CDA" w:rsidR="00EB3F16" w:rsidRDefault="00EB3F16" w:rsidP="00EB3F16">
            <w:pPr>
              <w:jc w:val="center"/>
              <w:rPr>
                <w:lang w:val="zh-CN"/>
              </w:rPr>
            </w:pPr>
            <w:r>
              <w:rPr>
                <w:rFonts w:ascii="等线" w:eastAsia="等线" w:hAnsi="等线" w:hint="eastAsia"/>
                <w:color w:val="000000"/>
                <w:sz w:val="22"/>
              </w:rPr>
              <w:t>8</w:t>
            </w:r>
          </w:p>
        </w:tc>
        <w:tc>
          <w:tcPr>
            <w:tcW w:w="1134" w:type="dxa"/>
            <w:vAlign w:val="bottom"/>
          </w:tcPr>
          <w:p w14:paraId="086539EC" w14:textId="5EFE4B3B" w:rsidR="00EB3F16" w:rsidRDefault="00EB3F16" w:rsidP="00EB3F16">
            <w:pPr>
              <w:jc w:val="center"/>
              <w:rPr>
                <w:lang w:val="zh-CN"/>
              </w:rPr>
            </w:pPr>
            <w:r>
              <w:rPr>
                <w:rFonts w:ascii="等线" w:eastAsia="等线" w:hAnsi="等线" w:hint="eastAsia"/>
                <w:color w:val="000000"/>
                <w:sz w:val="22"/>
              </w:rPr>
              <w:t>'001000'</w:t>
            </w:r>
          </w:p>
        </w:tc>
        <w:tc>
          <w:tcPr>
            <w:tcW w:w="3119" w:type="dxa"/>
            <w:vAlign w:val="bottom"/>
          </w:tcPr>
          <w:p w14:paraId="2E6BB9C6" w14:textId="0DE2D3EA" w:rsidR="00EB3F16" w:rsidRDefault="00EB3F16" w:rsidP="00EB3F16">
            <w:pPr>
              <w:jc w:val="center"/>
              <w:rPr>
                <w:lang w:val="zh-CN"/>
              </w:rPr>
            </w:pPr>
            <w:r>
              <w:rPr>
                <w:rFonts w:ascii="等线" w:eastAsia="等线" w:hAnsi="等线" w:hint="eastAsia"/>
                <w:color w:val="000000"/>
                <w:sz w:val="22"/>
              </w:rPr>
              <w:t>-5.00000000000000 + 7.00000000000000i</w:t>
            </w:r>
          </w:p>
        </w:tc>
        <w:tc>
          <w:tcPr>
            <w:tcW w:w="3260" w:type="dxa"/>
            <w:vAlign w:val="bottom"/>
          </w:tcPr>
          <w:p w14:paraId="75C2ACC1" w14:textId="51E87F1D" w:rsidR="00EB3F16" w:rsidRPr="000D0E7B" w:rsidRDefault="00EB3F16" w:rsidP="00EB3F16">
            <w:pPr>
              <w:jc w:val="center"/>
              <w:rPr>
                <w:lang w:val="zh-CN"/>
              </w:rPr>
            </w:pPr>
            <w:r>
              <w:rPr>
                <w:rFonts w:ascii="等线" w:eastAsia="等线" w:hAnsi="等线" w:hint="eastAsia"/>
                <w:color w:val="000000"/>
                <w:sz w:val="22"/>
              </w:rPr>
              <w:t>-0.771516749810460 + 1.08012344973464i</w:t>
            </w:r>
          </w:p>
        </w:tc>
      </w:tr>
      <w:tr w:rsidR="00EB3F16" w14:paraId="31EFD63B" w14:textId="77777777" w:rsidTr="00EB3F16">
        <w:trPr>
          <w:trHeight w:val="172"/>
        </w:trPr>
        <w:tc>
          <w:tcPr>
            <w:tcW w:w="817" w:type="dxa"/>
            <w:vAlign w:val="bottom"/>
          </w:tcPr>
          <w:p w14:paraId="0668CFF9" w14:textId="363FDC96" w:rsidR="00EB3F16" w:rsidRDefault="00EB3F16" w:rsidP="00EB3F16">
            <w:pPr>
              <w:jc w:val="center"/>
              <w:rPr>
                <w:lang w:val="zh-CN"/>
              </w:rPr>
            </w:pPr>
            <w:r>
              <w:rPr>
                <w:rFonts w:ascii="等线" w:eastAsia="等线" w:hAnsi="等线" w:hint="eastAsia"/>
                <w:color w:val="000000"/>
                <w:sz w:val="22"/>
              </w:rPr>
              <w:t>9</w:t>
            </w:r>
          </w:p>
        </w:tc>
        <w:tc>
          <w:tcPr>
            <w:tcW w:w="1134" w:type="dxa"/>
            <w:vAlign w:val="bottom"/>
          </w:tcPr>
          <w:p w14:paraId="7DFF3CEC" w14:textId="5C990181" w:rsidR="00EB3F16" w:rsidRDefault="00EB3F16" w:rsidP="00EB3F16">
            <w:pPr>
              <w:jc w:val="center"/>
              <w:rPr>
                <w:lang w:val="zh-CN"/>
              </w:rPr>
            </w:pPr>
            <w:r>
              <w:rPr>
                <w:rFonts w:ascii="等线" w:eastAsia="等线" w:hAnsi="等线" w:hint="eastAsia"/>
                <w:color w:val="000000"/>
                <w:sz w:val="22"/>
              </w:rPr>
              <w:t>'001001'</w:t>
            </w:r>
          </w:p>
        </w:tc>
        <w:tc>
          <w:tcPr>
            <w:tcW w:w="3119" w:type="dxa"/>
            <w:vAlign w:val="bottom"/>
          </w:tcPr>
          <w:p w14:paraId="43D13626" w14:textId="186F5D9D" w:rsidR="00EB3F16" w:rsidRDefault="00EB3F16" w:rsidP="00EB3F16">
            <w:pPr>
              <w:jc w:val="center"/>
              <w:rPr>
                <w:lang w:val="zh-CN"/>
              </w:rPr>
            </w:pPr>
            <w:r>
              <w:rPr>
                <w:rFonts w:ascii="等线" w:eastAsia="等线" w:hAnsi="等线" w:hint="eastAsia"/>
                <w:color w:val="000000"/>
                <w:sz w:val="22"/>
              </w:rPr>
              <w:t>-5.00000000000000 + 5.00000000000000i</w:t>
            </w:r>
          </w:p>
        </w:tc>
        <w:tc>
          <w:tcPr>
            <w:tcW w:w="3260" w:type="dxa"/>
            <w:vAlign w:val="bottom"/>
          </w:tcPr>
          <w:p w14:paraId="4C1738EE" w14:textId="0367004B" w:rsidR="00EB3F16" w:rsidRPr="000D0E7B" w:rsidRDefault="00EB3F16" w:rsidP="00EB3F16">
            <w:pPr>
              <w:jc w:val="center"/>
              <w:rPr>
                <w:lang w:val="zh-CN"/>
              </w:rPr>
            </w:pPr>
            <w:r>
              <w:rPr>
                <w:rFonts w:ascii="等线" w:eastAsia="等线" w:hAnsi="等线" w:hint="eastAsia"/>
                <w:color w:val="000000"/>
                <w:sz w:val="22"/>
              </w:rPr>
              <w:t>-0.771516749810460 + 0.771516749810460i</w:t>
            </w:r>
          </w:p>
        </w:tc>
      </w:tr>
      <w:tr w:rsidR="00EB3F16" w14:paraId="51886B3B" w14:textId="77777777" w:rsidTr="00EB3F16">
        <w:trPr>
          <w:trHeight w:val="129"/>
        </w:trPr>
        <w:tc>
          <w:tcPr>
            <w:tcW w:w="817" w:type="dxa"/>
            <w:vAlign w:val="bottom"/>
          </w:tcPr>
          <w:p w14:paraId="2CA4C975" w14:textId="37373C6F" w:rsidR="00EB3F16" w:rsidRDefault="00EB3F16" w:rsidP="00EB3F16">
            <w:pPr>
              <w:jc w:val="center"/>
              <w:rPr>
                <w:lang w:val="zh-CN"/>
              </w:rPr>
            </w:pPr>
            <w:r>
              <w:rPr>
                <w:rFonts w:ascii="等线" w:eastAsia="等线" w:hAnsi="等线" w:hint="eastAsia"/>
                <w:color w:val="000000"/>
                <w:sz w:val="22"/>
              </w:rPr>
              <w:t>10</w:t>
            </w:r>
          </w:p>
        </w:tc>
        <w:tc>
          <w:tcPr>
            <w:tcW w:w="1134" w:type="dxa"/>
            <w:vAlign w:val="bottom"/>
          </w:tcPr>
          <w:p w14:paraId="48D15F8D" w14:textId="74DBA15B" w:rsidR="00EB3F16" w:rsidRDefault="00EB3F16" w:rsidP="00EB3F16">
            <w:pPr>
              <w:jc w:val="center"/>
              <w:rPr>
                <w:lang w:val="zh-CN"/>
              </w:rPr>
            </w:pPr>
            <w:r>
              <w:rPr>
                <w:rFonts w:ascii="等线" w:eastAsia="等线" w:hAnsi="等线" w:hint="eastAsia"/>
                <w:color w:val="000000"/>
                <w:sz w:val="22"/>
              </w:rPr>
              <w:t>'001010'</w:t>
            </w:r>
          </w:p>
        </w:tc>
        <w:tc>
          <w:tcPr>
            <w:tcW w:w="3119" w:type="dxa"/>
            <w:vAlign w:val="bottom"/>
          </w:tcPr>
          <w:p w14:paraId="234B7A18" w14:textId="36B3B4C8" w:rsidR="00EB3F16" w:rsidRDefault="00EB3F16" w:rsidP="00EB3F16">
            <w:pPr>
              <w:jc w:val="center"/>
              <w:rPr>
                <w:lang w:val="zh-CN"/>
              </w:rPr>
            </w:pPr>
            <w:r>
              <w:rPr>
                <w:rFonts w:ascii="等线" w:eastAsia="等线" w:hAnsi="等线" w:hint="eastAsia"/>
                <w:color w:val="000000"/>
                <w:sz w:val="22"/>
              </w:rPr>
              <w:t>-5.00000000000000 + 1.00000000000000i</w:t>
            </w:r>
          </w:p>
        </w:tc>
        <w:tc>
          <w:tcPr>
            <w:tcW w:w="3260" w:type="dxa"/>
            <w:vAlign w:val="bottom"/>
          </w:tcPr>
          <w:p w14:paraId="2197A457" w14:textId="272B2C4F" w:rsidR="00EB3F16" w:rsidRPr="000D0E7B" w:rsidRDefault="00EB3F16" w:rsidP="00EB3F16">
            <w:pPr>
              <w:jc w:val="center"/>
              <w:rPr>
                <w:lang w:val="zh-CN"/>
              </w:rPr>
            </w:pPr>
            <w:r>
              <w:rPr>
                <w:rFonts w:ascii="等线" w:eastAsia="等线" w:hAnsi="等线" w:hint="eastAsia"/>
                <w:color w:val="000000"/>
                <w:sz w:val="22"/>
              </w:rPr>
              <w:t>-0.771516749810460 + 0.154303349962092i</w:t>
            </w:r>
          </w:p>
        </w:tc>
      </w:tr>
      <w:tr w:rsidR="00EB3F16" w14:paraId="0BCD2C6C" w14:textId="77777777" w:rsidTr="00EB3F16">
        <w:trPr>
          <w:trHeight w:val="97"/>
        </w:trPr>
        <w:tc>
          <w:tcPr>
            <w:tcW w:w="817" w:type="dxa"/>
            <w:vAlign w:val="bottom"/>
          </w:tcPr>
          <w:p w14:paraId="7DE0AC2C" w14:textId="0C56D876" w:rsidR="00EB3F16" w:rsidRDefault="00EB3F16" w:rsidP="00EB3F16">
            <w:pPr>
              <w:jc w:val="center"/>
              <w:rPr>
                <w:lang w:val="zh-CN"/>
              </w:rPr>
            </w:pPr>
            <w:r>
              <w:rPr>
                <w:rFonts w:ascii="等线" w:eastAsia="等线" w:hAnsi="等线" w:hint="eastAsia"/>
                <w:color w:val="000000"/>
                <w:sz w:val="22"/>
              </w:rPr>
              <w:t>11</w:t>
            </w:r>
          </w:p>
        </w:tc>
        <w:tc>
          <w:tcPr>
            <w:tcW w:w="1134" w:type="dxa"/>
            <w:vAlign w:val="bottom"/>
          </w:tcPr>
          <w:p w14:paraId="2F3A0919" w14:textId="28CA04B0" w:rsidR="00EB3F16" w:rsidRDefault="00EB3F16" w:rsidP="00EB3F16">
            <w:pPr>
              <w:jc w:val="center"/>
              <w:rPr>
                <w:lang w:val="zh-CN"/>
              </w:rPr>
            </w:pPr>
            <w:r>
              <w:rPr>
                <w:rFonts w:ascii="等线" w:eastAsia="等线" w:hAnsi="等线" w:hint="eastAsia"/>
                <w:color w:val="000000"/>
                <w:sz w:val="22"/>
              </w:rPr>
              <w:t>'001011'</w:t>
            </w:r>
          </w:p>
        </w:tc>
        <w:tc>
          <w:tcPr>
            <w:tcW w:w="3119" w:type="dxa"/>
            <w:vAlign w:val="bottom"/>
          </w:tcPr>
          <w:p w14:paraId="607BDA53" w14:textId="6F767B32" w:rsidR="00EB3F16" w:rsidRDefault="00EB3F16" w:rsidP="00EB3F16">
            <w:pPr>
              <w:jc w:val="center"/>
              <w:rPr>
                <w:lang w:val="zh-CN"/>
              </w:rPr>
            </w:pPr>
            <w:r>
              <w:rPr>
                <w:rFonts w:ascii="等线" w:eastAsia="等线" w:hAnsi="等线" w:hint="eastAsia"/>
                <w:color w:val="000000"/>
                <w:sz w:val="22"/>
              </w:rPr>
              <w:t>-5.00000000000000 + 3.00000000000000i</w:t>
            </w:r>
          </w:p>
        </w:tc>
        <w:tc>
          <w:tcPr>
            <w:tcW w:w="3260" w:type="dxa"/>
            <w:vAlign w:val="bottom"/>
          </w:tcPr>
          <w:p w14:paraId="0A737E9E" w14:textId="2F612161" w:rsidR="00EB3F16" w:rsidRPr="000D0E7B" w:rsidRDefault="00EB3F16" w:rsidP="00EB3F16">
            <w:pPr>
              <w:jc w:val="center"/>
              <w:rPr>
                <w:lang w:val="zh-CN"/>
              </w:rPr>
            </w:pPr>
            <w:r>
              <w:rPr>
                <w:rFonts w:ascii="等线" w:eastAsia="等线" w:hAnsi="等线" w:hint="eastAsia"/>
                <w:color w:val="000000"/>
                <w:sz w:val="22"/>
              </w:rPr>
              <w:t>-0.771516749810460 + 0.462910049886276i</w:t>
            </w:r>
          </w:p>
        </w:tc>
      </w:tr>
      <w:tr w:rsidR="00EB3F16" w14:paraId="25B7ACF0" w14:textId="77777777" w:rsidTr="00EB3F16">
        <w:trPr>
          <w:trHeight w:val="86"/>
        </w:trPr>
        <w:tc>
          <w:tcPr>
            <w:tcW w:w="817" w:type="dxa"/>
            <w:vAlign w:val="bottom"/>
          </w:tcPr>
          <w:p w14:paraId="5387E97F" w14:textId="0AC2430C" w:rsidR="00EB3F16" w:rsidRDefault="00EB3F16" w:rsidP="00EB3F16">
            <w:pPr>
              <w:jc w:val="center"/>
              <w:rPr>
                <w:lang w:val="zh-CN"/>
              </w:rPr>
            </w:pPr>
            <w:r>
              <w:rPr>
                <w:rFonts w:ascii="等线" w:eastAsia="等线" w:hAnsi="等线" w:hint="eastAsia"/>
                <w:color w:val="000000"/>
                <w:sz w:val="22"/>
              </w:rPr>
              <w:t>12</w:t>
            </w:r>
          </w:p>
        </w:tc>
        <w:tc>
          <w:tcPr>
            <w:tcW w:w="1134" w:type="dxa"/>
            <w:vAlign w:val="bottom"/>
          </w:tcPr>
          <w:p w14:paraId="20158661" w14:textId="6922ABAD" w:rsidR="00EB3F16" w:rsidRDefault="00EB3F16" w:rsidP="00EB3F16">
            <w:pPr>
              <w:jc w:val="center"/>
              <w:rPr>
                <w:lang w:val="zh-CN"/>
              </w:rPr>
            </w:pPr>
            <w:r>
              <w:rPr>
                <w:rFonts w:ascii="等线" w:eastAsia="等线" w:hAnsi="等线" w:hint="eastAsia"/>
                <w:color w:val="000000"/>
                <w:sz w:val="22"/>
              </w:rPr>
              <w:t>'001100'</w:t>
            </w:r>
          </w:p>
        </w:tc>
        <w:tc>
          <w:tcPr>
            <w:tcW w:w="3119" w:type="dxa"/>
            <w:vAlign w:val="bottom"/>
          </w:tcPr>
          <w:p w14:paraId="74D0F786" w14:textId="7170DF9A" w:rsidR="00EB3F16" w:rsidRDefault="00EB3F16" w:rsidP="00EB3F16">
            <w:pPr>
              <w:jc w:val="center"/>
              <w:rPr>
                <w:lang w:val="zh-CN"/>
              </w:rPr>
            </w:pPr>
            <w:r>
              <w:rPr>
                <w:rFonts w:ascii="等线" w:eastAsia="等线" w:hAnsi="等线" w:hint="eastAsia"/>
                <w:color w:val="000000"/>
                <w:sz w:val="22"/>
              </w:rPr>
              <w:t>-5.00000000000000 - 7.00000000000000i</w:t>
            </w:r>
          </w:p>
        </w:tc>
        <w:tc>
          <w:tcPr>
            <w:tcW w:w="3260" w:type="dxa"/>
            <w:vAlign w:val="bottom"/>
          </w:tcPr>
          <w:p w14:paraId="0FB4CA0A" w14:textId="123F035F" w:rsidR="00EB3F16" w:rsidRPr="000D0E7B" w:rsidRDefault="00EB3F16" w:rsidP="00EB3F16">
            <w:pPr>
              <w:jc w:val="center"/>
              <w:rPr>
                <w:lang w:val="zh-CN"/>
              </w:rPr>
            </w:pPr>
            <w:r>
              <w:rPr>
                <w:rFonts w:ascii="等线" w:eastAsia="等线" w:hAnsi="等线" w:hint="eastAsia"/>
                <w:color w:val="000000"/>
                <w:sz w:val="22"/>
              </w:rPr>
              <w:t>-0.771516749810460 - 1.08012344973464i</w:t>
            </w:r>
          </w:p>
        </w:tc>
      </w:tr>
      <w:tr w:rsidR="00EB3F16" w14:paraId="788DEBC3" w14:textId="77777777" w:rsidTr="00EB3F16">
        <w:trPr>
          <w:trHeight w:val="129"/>
        </w:trPr>
        <w:tc>
          <w:tcPr>
            <w:tcW w:w="817" w:type="dxa"/>
            <w:vAlign w:val="bottom"/>
          </w:tcPr>
          <w:p w14:paraId="1F2E48DF" w14:textId="08347473" w:rsidR="00EB3F16" w:rsidRDefault="00EB3F16" w:rsidP="00EB3F16">
            <w:pPr>
              <w:jc w:val="center"/>
              <w:rPr>
                <w:lang w:val="zh-CN"/>
              </w:rPr>
            </w:pPr>
            <w:r>
              <w:rPr>
                <w:rFonts w:ascii="等线" w:eastAsia="等线" w:hAnsi="等线" w:hint="eastAsia"/>
                <w:color w:val="000000"/>
                <w:sz w:val="22"/>
              </w:rPr>
              <w:t>13</w:t>
            </w:r>
          </w:p>
        </w:tc>
        <w:tc>
          <w:tcPr>
            <w:tcW w:w="1134" w:type="dxa"/>
            <w:vAlign w:val="bottom"/>
          </w:tcPr>
          <w:p w14:paraId="4DAE4F41" w14:textId="72210095" w:rsidR="00EB3F16" w:rsidRDefault="00EB3F16" w:rsidP="00EB3F16">
            <w:pPr>
              <w:jc w:val="center"/>
              <w:rPr>
                <w:lang w:val="zh-CN"/>
              </w:rPr>
            </w:pPr>
            <w:r>
              <w:rPr>
                <w:rFonts w:ascii="等线" w:eastAsia="等线" w:hAnsi="等线" w:hint="eastAsia"/>
                <w:color w:val="000000"/>
                <w:sz w:val="22"/>
              </w:rPr>
              <w:t>'001101'</w:t>
            </w:r>
          </w:p>
        </w:tc>
        <w:tc>
          <w:tcPr>
            <w:tcW w:w="3119" w:type="dxa"/>
            <w:vAlign w:val="bottom"/>
          </w:tcPr>
          <w:p w14:paraId="33234BF4" w14:textId="1D54B583" w:rsidR="00EB3F16" w:rsidRDefault="00EB3F16" w:rsidP="00EB3F16">
            <w:pPr>
              <w:jc w:val="center"/>
              <w:rPr>
                <w:lang w:val="zh-CN"/>
              </w:rPr>
            </w:pPr>
            <w:r>
              <w:rPr>
                <w:rFonts w:ascii="等线" w:eastAsia="等线" w:hAnsi="等线" w:hint="eastAsia"/>
                <w:color w:val="000000"/>
                <w:sz w:val="22"/>
              </w:rPr>
              <w:t>-5.00000000000000 - 5.00000000000000i</w:t>
            </w:r>
          </w:p>
        </w:tc>
        <w:tc>
          <w:tcPr>
            <w:tcW w:w="3260" w:type="dxa"/>
            <w:vAlign w:val="bottom"/>
          </w:tcPr>
          <w:p w14:paraId="6C259339" w14:textId="55C42341" w:rsidR="00EB3F16" w:rsidRPr="000D0E7B" w:rsidRDefault="00EB3F16" w:rsidP="00EB3F16">
            <w:pPr>
              <w:jc w:val="center"/>
              <w:rPr>
                <w:lang w:val="zh-CN"/>
              </w:rPr>
            </w:pPr>
            <w:r>
              <w:rPr>
                <w:rFonts w:ascii="等线" w:eastAsia="等线" w:hAnsi="等线" w:hint="eastAsia"/>
                <w:color w:val="000000"/>
                <w:sz w:val="22"/>
              </w:rPr>
              <w:t>-0.771516749810460 - 0.771516749810460i</w:t>
            </w:r>
          </w:p>
        </w:tc>
      </w:tr>
      <w:tr w:rsidR="00EB3F16" w14:paraId="741AC587" w14:textId="77777777" w:rsidTr="00EB3F16">
        <w:trPr>
          <w:trHeight w:val="172"/>
        </w:trPr>
        <w:tc>
          <w:tcPr>
            <w:tcW w:w="817" w:type="dxa"/>
            <w:vAlign w:val="bottom"/>
          </w:tcPr>
          <w:p w14:paraId="5F826666" w14:textId="0D2C39FB" w:rsidR="00EB3F16" w:rsidRDefault="00EB3F16" w:rsidP="00EB3F16">
            <w:pPr>
              <w:jc w:val="center"/>
              <w:rPr>
                <w:lang w:val="zh-CN"/>
              </w:rPr>
            </w:pPr>
            <w:r>
              <w:rPr>
                <w:rFonts w:ascii="等线" w:eastAsia="等线" w:hAnsi="等线" w:hint="eastAsia"/>
                <w:color w:val="000000"/>
                <w:sz w:val="22"/>
              </w:rPr>
              <w:t>14</w:t>
            </w:r>
          </w:p>
        </w:tc>
        <w:tc>
          <w:tcPr>
            <w:tcW w:w="1134" w:type="dxa"/>
            <w:vAlign w:val="bottom"/>
          </w:tcPr>
          <w:p w14:paraId="289F4D85" w14:textId="7720542E" w:rsidR="00EB3F16" w:rsidRDefault="00EB3F16" w:rsidP="00EB3F16">
            <w:pPr>
              <w:jc w:val="center"/>
              <w:rPr>
                <w:lang w:val="zh-CN"/>
              </w:rPr>
            </w:pPr>
            <w:r>
              <w:rPr>
                <w:rFonts w:ascii="等线" w:eastAsia="等线" w:hAnsi="等线" w:hint="eastAsia"/>
                <w:color w:val="000000"/>
                <w:sz w:val="22"/>
              </w:rPr>
              <w:t>'001110'</w:t>
            </w:r>
          </w:p>
        </w:tc>
        <w:tc>
          <w:tcPr>
            <w:tcW w:w="3119" w:type="dxa"/>
            <w:vAlign w:val="bottom"/>
          </w:tcPr>
          <w:p w14:paraId="026DA177" w14:textId="7B7F3A84" w:rsidR="00EB3F16" w:rsidRDefault="00EB3F16" w:rsidP="00EB3F16">
            <w:pPr>
              <w:jc w:val="center"/>
              <w:rPr>
                <w:lang w:val="zh-CN"/>
              </w:rPr>
            </w:pPr>
            <w:r>
              <w:rPr>
                <w:rFonts w:ascii="等线" w:eastAsia="等线" w:hAnsi="等线" w:hint="eastAsia"/>
                <w:color w:val="000000"/>
                <w:sz w:val="22"/>
              </w:rPr>
              <w:t>-5.00000000000000 - 1.00000000000000i</w:t>
            </w:r>
          </w:p>
        </w:tc>
        <w:tc>
          <w:tcPr>
            <w:tcW w:w="3260" w:type="dxa"/>
            <w:vAlign w:val="bottom"/>
          </w:tcPr>
          <w:p w14:paraId="42D803E8" w14:textId="5AF4DE5A" w:rsidR="00EB3F16" w:rsidRPr="000D0E7B" w:rsidRDefault="00EB3F16" w:rsidP="00EB3F16">
            <w:pPr>
              <w:jc w:val="center"/>
              <w:rPr>
                <w:lang w:val="zh-CN"/>
              </w:rPr>
            </w:pPr>
            <w:r>
              <w:rPr>
                <w:rFonts w:ascii="等线" w:eastAsia="等线" w:hAnsi="等线" w:hint="eastAsia"/>
                <w:color w:val="000000"/>
                <w:sz w:val="22"/>
              </w:rPr>
              <w:t>-0.771516749810460 - 0.154303349962092i</w:t>
            </w:r>
          </w:p>
        </w:tc>
      </w:tr>
      <w:tr w:rsidR="00EB3F16" w14:paraId="167FFE16" w14:textId="77777777" w:rsidTr="00EB3F16">
        <w:trPr>
          <w:trHeight w:val="119"/>
        </w:trPr>
        <w:tc>
          <w:tcPr>
            <w:tcW w:w="817" w:type="dxa"/>
            <w:vAlign w:val="bottom"/>
          </w:tcPr>
          <w:p w14:paraId="222A1BC3" w14:textId="30656807" w:rsidR="00EB3F16" w:rsidRDefault="00EB3F16" w:rsidP="00EB3F16">
            <w:pPr>
              <w:jc w:val="center"/>
              <w:rPr>
                <w:lang w:val="zh-CN"/>
              </w:rPr>
            </w:pPr>
            <w:r>
              <w:rPr>
                <w:rFonts w:ascii="等线" w:eastAsia="等线" w:hAnsi="等线" w:hint="eastAsia"/>
                <w:color w:val="000000"/>
                <w:sz w:val="22"/>
              </w:rPr>
              <w:t>15</w:t>
            </w:r>
          </w:p>
        </w:tc>
        <w:tc>
          <w:tcPr>
            <w:tcW w:w="1134" w:type="dxa"/>
            <w:vAlign w:val="bottom"/>
          </w:tcPr>
          <w:p w14:paraId="4477D3AB" w14:textId="2E4A52E3" w:rsidR="00EB3F16" w:rsidRDefault="00EB3F16" w:rsidP="00EB3F16">
            <w:pPr>
              <w:jc w:val="center"/>
              <w:rPr>
                <w:lang w:val="zh-CN"/>
              </w:rPr>
            </w:pPr>
            <w:r>
              <w:rPr>
                <w:rFonts w:ascii="等线" w:eastAsia="等线" w:hAnsi="等线" w:hint="eastAsia"/>
                <w:color w:val="000000"/>
                <w:sz w:val="22"/>
              </w:rPr>
              <w:t>'001111'</w:t>
            </w:r>
          </w:p>
        </w:tc>
        <w:tc>
          <w:tcPr>
            <w:tcW w:w="3119" w:type="dxa"/>
            <w:vAlign w:val="bottom"/>
          </w:tcPr>
          <w:p w14:paraId="44001A11" w14:textId="7581ADF6" w:rsidR="00EB3F16" w:rsidRDefault="00EB3F16" w:rsidP="00EB3F16">
            <w:pPr>
              <w:jc w:val="center"/>
              <w:rPr>
                <w:lang w:val="zh-CN"/>
              </w:rPr>
            </w:pPr>
            <w:r>
              <w:rPr>
                <w:rFonts w:ascii="等线" w:eastAsia="等线" w:hAnsi="等线" w:hint="eastAsia"/>
                <w:color w:val="000000"/>
                <w:sz w:val="22"/>
              </w:rPr>
              <w:t>-5.00000000000000 - 3.00000000000000i</w:t>
            </w:r>
          </w:p>
        </w:tc>
        <w:tc>
          <w:tcPr>
            <w:tcW w:w="3260" w:type="dxa"/>
            <w:vAlign w:val="bottom"/>
          </w:tcPr>
          <w:p w14:paraId="52F4DAF0" w14:textId="0AFB99F3" w:rsidR="00EB3F16" w:rsidRPr="000D0E7B" w:rsidRDefault="00EB3F16" w:rsidP="00EB3F16">
            <w:pPr>
              <w:jc w:val="center"/>
              <w:rPr>
                <w:lang w:val="zh-CN"/>
              </w:rPr>
            </w:pPr>
            <w:r>
              <w:rPr>
                <w:rFonts w:ascii="等线" w:eastAsia="等线" w:hAnsi="等线" w:hint="eastAsia"/>
                <w:color w:val="000000"/>
                <w:sz w:val="22"/>
              </w:rPr>
              <w:t>-0.771516749810460 - 0.462910049886276i</w:t>
            </w:r>
          </w:p>
        </w:tc>
      </w:tr>
      <w:tr w:rsidR="00EB3F16" w14:paraId="0AC67717" w14:textId="77777777" w:rsidTr="00EB3F16">
        <w:trPr>
          <w:trHeight w:val="161"/>
        </w:trPr>
        <w:tc>
          <w:tcPr>
            <w:tcW w:w="817" w:type="dxa"/>
            <w:vAlign w:val="bottom"/>
          </w:tcPr>
          <w:p w14:paraId="5E05D1A9" w14:textId="4F1F8D25" w:rsidR="00EB3F16" w:rsidRDefault="00EB3F16" w:rsidP="00EB3F16">
            <w:pPr>
              <w:jc w:val="center"/>
              <w:rPr>
                <w:lang w:val="zh-CN"/>
              </w:rPr>
            </w:pPr>
            <w:r>
              <w:rPr>
                <w:rFonts w:ascii="等线" w:eastAsia="等线" w:hAnsi="等线" w:hint="eastAsia"/>
                <w:color w:val="000000"/>
                <w:sz w:val="22"/>
              </w:rPr>
              <w:t>16</w:t>
            </w:r>
          </w:p>
        </w:tc>
        <w:tc>
          <w:tcPr>
            <w:tcW w:w="1134" w:type="dxa"/>
            <w:vAlign w:val="bottom"/>
          </w:tcPr>
          <w:p w14:paraId="20491D4F" w14:textId="745A90C6" w:rsidR="00EB3F16" w:rsidRDefault="00EB3F16" w:rsidP="00EB3F16">
            <w:pPr>
              <w:jc w:val="center"/>
              <w:rPr>
                <w:lang w:val="zh-CN"/>
              </w:rPr>
            </w:pPr>
            <w:r>
              <w:rPr>
                <w:rFonts w:ascii="等线" w:eastAsia="等线" w:hAnsi="等线" w:hint="eastAsia"/>
                <w:color w:val="000000"/>
                <w:sz w:val="22"/>
              </w:rPr>
              <w:t>'010000'</w:t>
            </w:r>
          </w:p>
        </w:tc>
        <w:tc>
          <w:tcPr>
            <w:tcW w:w="3119" w:type="dxa"/>
            <w:vAlign w:val="bottom"/>
          </w:tcPr>
          <w:p w14:paraId="2FF61C2B" w14:textId="48D40B24" w:rsidR="00EB3F16" w:rsidRDefault="00EB3F16" w:rsidP="00EB3F16">
            <w:pPr>
              <w:jc w:val="center"/>
              <w:rPr>
                <w:lang w:val="zh-CN"/>
              </w:rPr>
            </w:pPr>
            <w:r>
              <w:rPr>
                <w:rFonts w:ascii="等线" w:eastAsia="等线" w:hAnsi="等线" w:hint="eastAsia"/>
                <w:color w:val="000000"/>
                <w:sz w:val="22"/>
              </w:rPr>
              <w:t>-1.00000000000000 + 7.00000000000000i</w:t>
            </w:r>
          </w:p>
        </w:tc>
        <w:tc>
          <w:tcPr>
            <w:tcW w:w="3260" w:type="dxa"/>
            <w:vAlign w:val="bottom"/>
          </w:tcPr>
          <w:p w14:paraId="0FA36781" w14:textId="09BC3348" w:rsidR="00EB3F16" w:rsidRPr="000D0E7B" w:rsidRDefault="00EB3F16" w:rsidP="00EB3F16">
            <w:pPr>
              <w:jc w:val="center"/>
              <w:rPr>
                <w:lang w:val="zh-CN"/>
              </w:rPr>
            </w:pPr>
            <w:r>
              <w:rPr>
                <w:rFonts w:ascii="等线" w:eastAsia="等线" w:hAnsi="等线" w:hint="eastAsia"/>
                <w:color w:val="000000"/>
                <w:sz w:val="22"/>
              </w:rPr>
              <w:t>-0.154303349962092 + 1.08012344973464i</w:t>
            </w:r>
          </w:p>
        </w:tc>
      </w:tr>
      <w:tr w:rsidR="00EB3F16" w14:paraId="628E262F" w14:textId="77777777" w:rsidTr="00EB3F16">
        <w:trPr>
          <w:trHeight w:val="269"/>
        </w:trPr>
        <w:tc>
          <w:tcPr>
            <w:tcW w:w="817" w:type="dxa"/>
            <w:vAlign w:val="bottom"/>
          </w:tcPr>
          <w:p w14:paraId="133C373C" w14:textId="129DECEA" w:rsidR="00EB3F16" w:rsidRDefault="00EB3F16" w:rsidP="00EB3F16">
            <w:pPr>
              <w:jc w:val="center"/>
              <w:rPr>
                <w:lang w:val="zh-CN"/>
              </w:rPr>
            </w:pPr>
            <w:r>
              <w:rPr>
                <w:rFonts w:ascii="等线" w:eastAsia="等线" w:hAnsi="等线" w:hint="eastAsia"/>
                <w:color w:val="000000"/>
                <w:sz w:val="22"/>
              </w:rPr>
              <w:t>17</w:t>
            </w:r>
          </w:p>
        </w:tc>
        <w:tc>
          <w:tcPr>
            <w:tcW w:w="1134" w:type="dxa"/>
            <w:vAlign w:val="bottom"/>
          </w:tcPr>
          <w:p w14:paraId="081FBCFC" w14:textId="5170F29E" w:rsidR="00EB3F16" w:rsidRDefault="00EB3F16" w:rsidP="00EB3F16">
            <w:pPr>
              <w:jc w:val="center"/>
              <w:rPr>
                <w:lang w:val="zh-CN"/>
              </w:rPr>
            </w:pPr>
            <w:r>
              <w:rPr>
                <w:rFonts w:ascii="等线" w:eastAsia="等线" w:hAnsi="等线" w:hint="eastAsia"/>
                <w:color w:val="000000"/>
                <w:sz w:val="22"/>
              </w:rPr>
              <w:t>'010001'</w:t>
            </w:r>
          </w:p>
        </w:tc>
        <w:tc>
          <w:tcPr>
            <w:tcW w:w="3119" w:type="dxa"/>
            <w:vAlign w:val="bottom"/>
          </w:tcPr>
          <w:p w14:paraId="44A1CE43" w14:textId="5D94F228" w:rsidR="00EB3F16" w:rsidRDefault="00EB3F16" w:rsidP="00EB3F16">
            <w:pPr>
              <w:jc w:val="center"/>
              <w:rPr>
                <w:lang w:val="zh-CN"/>
              </w:rPr>
            </w:pPr>
            <w:r>
              <w:rPr>
                <w:rFonts w:ascii="等线" w:eastAsia="等线" w:hAnsi="等线" w:hint="eastAsia"/>
                <w:color w:val="000000"/>
                <w:sz w:val="22"/>
              </w:rPr>
              <w:t>-1.00000000000000 + 5.00000000000000i</w:t>
            </w:r>
          </w:p>
        </w:tc>
        <w:tc>
          <w:tcPr>
            <w:tcW w:w="3260" w:type="dxa"/>
            <w:vAlign w:val="bottom"/>
          </w:tcPr>
          <w:p w14:paraId="0E72BB75" w14:textId="361ABED9" w:rsidR="00EB3F16" w:rsidRPr="000D0E7B" w:rsidRDefault="00EB3F16" w:rsidP="00EB3F16">
            <w:pPr>
              <w:jc w:val="center"/>
              <w:rPr>
                <w:lang w:val="zh-CN"/>
              </w:rPr>
            </w:pPr>
            <w:r>
              <w:rPr>
                <w:rFonts w:ascii="等线" w:eastAsia="等线" w:hAnsi="等线" w:hint="eastAsia"/>
                <w:color w:val="000000"/>
                <w:sz w:val="22"/>
              </w:rPr>
              <w:t>-0.154303349962092 + 0.771516749810460i</w:t>
            </w:r>
          </w:p>
        </w:tc>
      </w:tr>
      <w:tr w:rsidR="00EB3F16" w14:paraId="408AB5BB" w14:textId="77777777" w:rsidTr="00EB3F16">
        <w:trPr>
          <w:trHeight w:val="204"/>
        </w:trPr>
        <w:tc>
          <w:tcPr>
            <w:tcW w:w="817" w:type="dxa"/>
            <w:vAlign w:val="bottom"/>
          </w:tcPr>
          <w:p w14:paraId="01F7428A" w14:textId="3B186E43" w:rsidR="00EB3F16" w:rsidRPr="00374425" w:rsidRDefault="00EB3F16" w:rsidP="00EB3F16">
            <w:pPr>
              <w:jc w:val="center"/>
            </w:pPr>
            <w:r>
              <w:rPr>
                <w:rFonts w:ascii="等线" w:eastAsia="等线" w:hAnsi="等线" w:hint="eastAsia"/>
                <w:color w:val="000000"/>
                <w:sz w:val="22"/>
              </w:rPr>
              <w:t>18</w:t>
            </w:r>
          </w:p>
        </w:tc>
        <w:tc>
          <w:tcPr>
            <w:tcW w:w="1134" w:type="dxa"/>
            <w:vAlign w:val="bottom"/>
          </w:tcPr>
          <w:p w14:paraId="05C04B47" w14:textId="75186672" w:rsidR="00EB3F16" w:rsidRDefault="00EB3F16" w:rsidP="00EB3F16">
            <w:pPr>
              <w:jc w:val="center"/>
              <w:rPr>
                <w:lang w:val="zh-CN"/>
              </w:rPr>
            </w:pPr>
            <w:r>
              <w:rPr>
                <w:rFonts w:ascii="等线" w:eastAsia="等线" w:hAnsi="等线" w:hint="eastAsia"/>
                <w:color w:val="000000"/>
                <w:sz w:val="22"/>
              </w:rPr>
              <w:t>'010010'</w:t>
            </w:r>
          </w:p>
        </w:tc>
        <w:tc>
          <w:tcPr>
            <w:tcW w:w="3119" w:type="dxa"/>
            <w:vAlign w:val="bottom"/>
          </w:tcPr>
          <w:p w14:paraId="3D149D8A" w14:textId="59D785ED" w:rsidR="00EB3F16" w:rsidRDefault="00EB3F16" w:rsidP="00EB3F16">
            <w:pPr>
              <w:jc w:val="center"/>
              <w:rPr>
                <w:lang w:val="zh-CN"/>
              </w:rPr>
            </w:pPr>
            <w:r>
              <w:rPr>
                <w:rFonts w:ascii="等线" w:eastAsia="等线" w:hAnsi="等线" w:hint="eastAsia"/>
                <w:color w:val="000000"/>
                <w:sz w:val="22"/>
              </w:rPr>
              <w:t>-1.00000000000000 + 1.00000000000000i</w:t>
            </w:r>
          </w:p>
        </w:tc>
        <w:tc>
          <w:tcPr>
            <w:tcW w:w="3260" w:type="dxa"/>
            <w:vAlign w:val="bottom"/>
          </w:tcPr>
          <w:p w14:paraId="5AEC9130" w14:textId="3C39ACEA" w:rsidR="00EB3F16" w:rsidRPr="000D0E7B" w:rsidRDefault="00EB3F16" w:rsidP="00EB3F16">
            <w:pPr>
              <w:jc w:val="center"/>
              <w:rPr>
                <w:lang w:val="zh-CN"/>
              </w:rPr>
            </w:pPr>
            <w:r>
              <w:rPr>
                <w:rFonts w:ascii="等线" w:eastAsia="等线" w:hAnsi="等线" w:hint="eastAsia"/>
                <w:color w:val="000000"/>
                <w:sz w:val="22"/>
              </w:rPr>
              <w:t>-0.154303349962092 + 0.154303349962092i</w:t>
            </w:r>
          </w:p>
        </w:tc>
      </w:tr>
      <w:tr w:rsidR="00EB3F16" w14:paraId="3B604F41" w14:textId="77777777" w:rsidTr="00EB3F16">
        <w:trPr>
          <w:trHeight w:val="301"/>
        </w:trPr>
        <w:tc>
          <w:tcPr>
            <w:tcW w:w="817" w:type="dxa"/>
            <w:vAlign w:val="bottom"/>
          </w:tcPr>
          <w:p w14:paraId="26C9CFEB" w14:textId="0BAB625B" w:rsidR="00EB3F16" w:rsidRPr="00374425" w:rsidRDefault="00EB3F16" w:rsidP="00EB3F16">
            <w:pPr>
              <w:jc w:val="center"/>
            </w:pPr>
            <w:r>
              <w:rPr>
                <w:rFonts w:ascii="等线" w:eastAsia="等线" w:hAnsi="等线" w:hint="eastAsia"/>
                <w:color w:val="000000"/>
                <w:sz w:val="22"/>
              </w:rPr>
              <w:t>19</w:t>
            </w:r>
          </w:p>
        </w:tc>
        <w:tc>
          <w:tcPr>
            <w:tcW w:w="1134" w:type="dxa"/>
            <w:vAlign w:val="bottom"/>
          </w:tcPr>
          <w:p w14:paraId="273A31EE" w14:textId="441F1574" w:rsidR="00EB3F16" w:rsidRDefault="00EB3F16" w:rsidP="00EB3F16">
            <w:pPr>
              <w:jc w:val="center"/>
              <w:rPr>
                <w:lang w:val="zh-CN"/>
              </w:rPr>
            </w:pPr>
            <w:r>
              <w:rPr>
                <w:rFonts w:ascii="等线" w:eastAsia="等线" w:hAnsi="等线" w:hint="eastAsia"/>
                <w:color w:val="000000"/>
                <w:sz w:val="22"/>
              </w:rPr>
              <w:t>'010011'</w:t>
            </w:r>
          </w:p>
        </w:tc>
        <w:tc>
          <w:tcPr>
            <w:tcW w:w="3119" w:type="dxa"/>
            <w:vAlign w:val="bottom"/>
          </w:tcPr>
          <w:p w14:paraId="7E9A3CD7" w14:textId="2ABCB0D1" w:rsidR="00EB3F16" w:rsidRDefault="00EB3F16" w:rsidP="00EB3F16">
            <w:pPr>
              <w:jc w:val="center"/>
              <w:rPr>
                <w:lang w:val="zh-CN"/>
              </w:rPr>
            </w:pPr>
            <w:r>
              <w:rPr>
                <w:rFonts w:ascii="等线" w:eastAsia="等线" w:hAnsi="等线" w:hint="eastAsia"/>
                <w:color w:val="000000"/>
                <w:sz w:val="22"/>
              </w:rPr>
              <w:t>-1.00000000000000 + 3.00000000000000i</w:t>
            </w:r>
          </w:p>
        </w:tc>
        <w:tc>
          <w:tcPr>
            <w:tcW w:w="3260" w:type="dxa"/>
            <w:vAlign w:val="bottom"/>
          </w:tcPr>
          <w:p w14:paraId="7E1D0BF2" w14:textId="23D7F9AD" w:rsidR="00EB3F16" w:rsidRPr="000D0E7B" w:rsidRDefault="00EB3F16" w:rsidP="00EB3F16">
            <w:pPr>
              <w:jc w:val="center"/>
              <w:rPr>
                <w:lang w:val="zh-CN"/>
              </w:rPr>
            </w:pPr>
            <w:r>
              <w:rPr>
                <w:rFonts w:ascii="等线" w:eastAsia="等线" w:hAnsi="等线" w:hint="eastAsia"/>
                <w:color w:val="000000"/>
                <w:sz w:val="22"/>
              </w:rPr>
              <w:t>-0.154303349962092 + 0.462910049886276i</w:t>
            </w:r>
          </w:p>
        </w:tc>
      </w:tr>
      <w:tr w:rsidR="00EB3F16" w14:paraId="04361E84" w14:textId="77777777" w:rsidTr="00EB3F16">
        <w:trPr>
          <w:trHeight w:val="204"/>
        </w:trPr>
        <w:tc>
          <w:tcPr>
            <w:tcW w:w="817" w:type="dxa"/>
            <w:vAlign w:val="bottom"/>
          </w:tcPr>
          <w:p w14:paraId="533E4F6A" w14:textId="2F921AB8" w:rsidR="00EB3F16" w:rsidRPr="00374425" w:rsidRDefault="00EB3F16" w:rsidP="00EB3F16">
            <w:pPr>
              <w:jc w:val="center"/>
            </w:pPr>
            <w:r>
              <w:rPr>
                <w:rFonts w:ascii="等线" w:eastAsia="等线" w:hAnsi="等线" w:hint="eastAsia"/>
                <w:color w:val="000000"/>
                <w:sz w:val="22"/>
              </w:rPr>
              <w:t>20</w:t>
            </w:r>
          </w:p>
        </w:tc>
        <w:tc>
          <w:tcPr>
            <w:tcW w:w="1134" w:type="dxa"/>
            <w:vAlign w:val="bottom"/>
          </w:tcPr>
          <w:p w14:paraId="18796EAD" w14:textId="7786EEA9" w:rsidR="00EB3F16" w:rsidRDefault="00EB3F16" w:rsidP="00EB3F16">
            <w:pPr>
              <w:jc w:val="center"/>
              <w:rPr>
                <w:lang w:val="zh-CN"/>
              </w:rPr>
            </w:pPr>
            <w:r>
              <w:rPr>
                <w:rFonts w:ascii="等线" w:eastAsia="等线" w:hAnsi="等线" w:hint="eastAsia"/>
                <w:color w:val="000000"/>
                <w:sz w:val="22"/>
              </w:rPr>
              <w:t>'010100'</w:t>
            </w:r>
          </w:p>
        </w:tc>
        <w:tc>
          <w:tcPr>
            <w:tcW w:w="3119" w:type="dxa"/>
            <w:vAlign w:val="bottom"/>
          </w:tcPr>
          <w:p w14:paraId="05979C2C" w14:textId="15005A2C" w:rsidR="00EB3F16" w:rsidRDefault="00EB3F16" w:rsidP="00EB3F16">
            <w:pPr>
              <w:jc w:val="center"/>
              <w:rPr>
                <w:lang w:val="zh-CN"/>
              </w:rPr>
            </w:pPr>
            <w:r>
              <w:rPr>
                <w:rFonts w:ascii="等线" w:eastAsia="等线" w:hAnsi="等线" w:hint="eastAsia"/>
                <w:color w:val="000000"/>
                <w:sz w:val="22"/>
              </w:rPr>
              <w:t>-1.00000000000000 - 7.00000000000000i</w:t>
            </w:r>
          </w:p>
        </w:tc>
        <w:tc>
          <w:tcPr>
            <w:tcW w:w="3260" w:type="dxa"/>
            <w:vAlign w:val="bottom"/>
          </w:tcPr>
          <w:p w14:paraId="244EF5BD" w14:textId="49900CD2" w:rsidR="00EB3F16" w:rsidRPr="000D0E7B" w:rsidRDefault="00EB3F16" w:rsidP="00EB3F16">
            <w:pPr>
              <w:jc w:val="center"/>
              <w:rPr>
                <w:lang w:val="zh-CN"/>
              </w:rPr>
            </w:pPr>
            <w:r>
              <w:rPr>
                <w:rFonts w:ascii="等线" w:eastAsia="等线" w:hAnsi="等线" w:hint="eastAsia"/>
                <w:color w:val="000000"/>
                <w:sz w:val="22"/>
              </w:rPr>
              <w:t>-0.154303349962092 - 1.08012344973464i</w:t>
            </w:r>
          </w:p>
        </w:tc>
      </w:tr>
      <w:tr w:rsidR="00EB3F16" w14:paraId="3245B840" w14:textId="77777777" w:rsidTr="00EB3F16">
        <w:trPr>
          <w:trHeight w:val="97"/>
        </w:trPr>
        <w:tc>
          <w:tcPr>
            <w:tcW w:w="817" w:type="dxa"/>
            <w:vAlign w:val="bottom"/>
          </w:tcPr>
          <w:p w14:paraId="55CD3E29" w14:textId="3648AF07" w:rsidR="00EB3F16" w:rsidRPr="00374425" w:rsidRDefault="00EB3F16" w:rsidP="00EB3F16">
            <w:pPr>
              <w:jc w:val="center"/>
            </w:pPr>
            <w:r>
              <w:rPr>
                <w:rFonts w:ascii="等线" w:eastAsia="等线" w:hAnsi="等线" w:hint="eastAsia"/>
                <w:color w:val="000000"/>
                <w:sz w:val="22"/>
              </w:rPr>
              <w:t>21</w:t>
            </w:r>
          </w:p>
        </w:tc>
        <w:tc>
          <w:tcPr>
            <w:tcW w:w="1134" w:type="dxa"/>
            <w:vAlign w:val="bottom"/>
          </w:tcPr>
          <w:p w14:paraId="3DD6925F" w14:textId="0E7EBC57" w:rsidR="00EB3F16" w:rsidRDefault="00EB3F16" w:rsidP="00EB3F16">
            <w:pPr>
              <w:jc w:val="center"/>
              <w:rPr>
                <w:lang w:val="zh-CN"/>
              </w:rPr>
            </w:pPr>
            <w:r>
              <w:rPr>
                <w:rFonts w:ascii="等线" w:eastAsia="等线" w:hAnsi="等线" w:hint="eastAsia"/>
                <w:color w:val="000000"/>
                <w:sz w:val="22"/>
              </w:rPr>
              <w:t>'010101'</w:t>
            </w:r>
          </w:p>
        </w:tc>
        <w:tc>
          <w:tcPr>
            <w:tcW w:w="3119" w:type="dxa"/>
            <w:vAlign w:val="bottom"/>
          </w:tcPr>
          <w:p w14:paraId="6BBA1A6E" w14:textId="585F9879" w:rsidR="00EB3F16" w:rsidRDefault="00EB3F16" w:rsidP="00EB3F16">
            <w:pPr>
              <w:jc w:val="center"/>
              <w:rPr>
                <w:lang w:val="zh-CN"/>
              </w:rPr>
            </w:pPr>
            <w:r>
              <w:rPr>
                <w:rFonts w:ascii="等线" w:eastAsia="等线" w:hAnsi="等线" w:hint="eastAsia"/>
                <w:color w:val="000000"/>
                <w:sz w:val="22"/>
              </w:rPr>
              <w:t>-1.00000000000000 - 5.00000000000000i</w:t>
            </w:r>
          </w:p>
        </w:tc>
        <w:tc>
          <w:tcPr>
            <w:tcW w:w="3260" w:type="dxa"/>
            <w:vAlign w:val="bottom"/>
          </w:tcPr>
          <w:p w14:paraId="5D94D895" w14:textId="66692CAD" w:rsidR="00EB3F16" w:rsidRPr="000D0E7B" w:rsidRDefault="00EB3F16" w:rsidP="00EB3F16">
            <w:pPr>
              <w:jc w:val="center"/>
              <w:rPr>
                <w:lang w:val="zh-CN"/>
              </w:rPr>
            </w:pPr>
            <w:r>
              <w:rPr>
                <w:rFonts w:ascii="等线" w:eastAsia="等线" w:hAnsi="等线" w:hint="eastAsia"/>
                <w:color w:val="000000"/>
                <w:sz w:val="22"/>
              </w:rPr>
              <w:t>-0.154303349962092 - 0.771516749810460i</w:t>
            </w:r>
          </w:p>
        </w:tc>
      </w:tr>
      <w:tr w:rsidR="00EB3F16" w14:paraId="785ECD17" w14:textId="77777777" w:rsidTr="00EB3F16">
        <w:trPr>
          <w:trHeight w:val="269"/>
        </w:trPr>
        <w:tc>
          <w:tcPr>
            <w:tcW w:w="817" w:type="dxa"/>
            <w:vAlign w:val="bottom"/>
          </w:tcPr>
          <w:p w14:paraId="6A09CF37" w14:textId="6BE3D711" w:rsidR="00EB3F16" w:rsidRPr="00374425" w:rsidRDefault="00EB3F16" w:rsidP="00EB3F16">
            <w:pPr>
              <w:jc w:val="center"/>
            </w:pPr>
            <w:r>
              <w:rPr>
                <w:rFonts w:ascii="等线" w:eastAsia="等线" w:hAnsi="等线" w:hint="eastAsia"/>
                <w:color w:val="000000"/>
                <w:sz w:val="22"/>
              </w:rPr>
              <w:t>22</w:t>
            </w:r>
          </w:p>
        </w:tc>
        <w:tc>
          <w:tcPr>
            <w:tcW w:w="1134" w:type="dxa"/>
            <w:vAlign w:val="bottom"/>
          </w:tcPr>
          <w:p w14:paraId="155F5ADB" w14:textId="2F0BFB4C" w:rsidR="00EB3F16" w:rsidRDefault="00EB3F16" w:rsidP="00EB3F16">
            <w:pPr>
              <w:jc w:val="center"/>
              <w:rPr>
                <w:lang w:val="zh-CN"/>
              </w:rPr>
            </w:pPr>
            <w:r>
              <w:rPr>
                <w:rFonts w:ascii="等线" w:eastAsia="等线" w:hAnsi="等线" w:hint="eastAsia"/>
                <w:color w:val="000000"/>
                <w:sz w:val="22"/>
              </w:rPr>
              <w:t>'010110'</w:t>
            </w:r>
          </w:p>
        </w:tc>
        <w:tc>
          <w:tcPr>
            <w:tcW w:w="3119" w:type="dxa"/>
            <w:vAlign w:val="bottom"/>
          </w:tcPr>
          <w:p w14:paraId="062D504A" w14:textId="0E84DB7A" w:rsidR="00EB3F16" w:rsidRDefault="00EB3F16" w:rsidP="00EB3F16">
            <w:pPr>
              <w:jc w:val="center"/>
              <w:rPr>
                <w:lang w:val="zh-CN"/>
              </w:rPr>
            </w:pPr>
            <w:r>
              <w:rPr>
                <w:rFonts w:ascii="等线" w:eastAsia="等线" w:hAnsi="等线" w:hint="eastAsia"/>
                <w:color w:val="000000"/>
                <w:sz w:val="22"/>
              </w:rPr>
              <w:t>-1.00000000000000 - 1.00000000000000i</w:t>
            </w:r>
          </w:p>
        </w:tc>
        <w:tc>
          <w:tcPr>
            <w:tcW w:w="3260" w:type="dxa"/>
            <w:vAlign w:val="bottom"/>
          </w:tcPr>
          <w:p w14:paraId="136DDA5D" w14:textId="19E47FEF" w:rsidR="00EB3F16" w:rsidRPr="000D0E7B" w:rsidRDefault="00EB3F16" w:rsidP="00EB3F16">
            <w:pPr>
              <w:jc w:val="center"/>
              <w:rPr>
                <w:lang w:val="zh-CN"/>
              </w:rPr>
            </w:pPr>
            <w:r>
              <w:rPr>
                <w:rFonts w:ascii="等线" w:eastAsia="等线" w:hAnsi="等线" w:hint="eastAsia"/>
                <w:color w:val="000000"/>
                <w:sz w:val="22"/>
              </w:rPr>
              <w:t>-0.154303349962092 - 0.154303349962092i</w:t>
            </w:r>
          </w:p>
        </w:tc>
      </w:tr>
      <w:tr w:rsidR="00EB3F16" w14:paraId="50A6DB7E" w14:textId="77777777" w:rsidTr="00EB3F16">
        <w:trPr>
          <w:trHeight w:val="172"/>
        </w:trPr>
        <w:tc>
          <w:tcPr>
            <w:tcW w:w="817" w:type="dxa"/>
            <w:vAlign w:val="bottom"/>
          </w:tcPr>
          <w:p w14:paraId="18106B6F" w14:textId="6E0CB888" w:rsidR="00EB3F16" w:rsidRPr="00374425" w:rsidRDefault="00EB3F16" w:rsidP="00EB3F16">
            <w:pPr>
              <w:jc w:val="center"/>
            </w:pPr>
            <w:r>
              <w:rPr>
                <w:rFonts w:ascii="等线" w:eastAsia="等线" w:hAnsi="等线" w:hint="eastAsia"/>
                <w:color w:val="000000"/>
                <w:sz w:val="22"/>
              </w:rPr>
              <w:t>23</w:t>
            </w:r>
          </w:p>
        </w:tc>
        <w:tc>
          <w:tcPr>
            <w:tcW w:w="1134" w:type="dxa"/>
            <w:vAlign w:val="bottom"/>
          </w:tcPr>
          <w:p w14:paraId="48F65252" w14:textId="79B45418" w:rsidR="00EB3F16" w:rsidRDefault="00EB3F16" w:rsidP="00EB3F16">
            <w:pPr>
              <w:jc w:val="center"/>
              <w:rPr>
                <w:lang w:val="zh-CN"/>
              </w:rPr>
            </w:pPr>
            <w:r>
              <w:rPr>
                <w:rFonts w:ascii="等线" w:eastAsia="等线" w:hAnsi="等线" w:hint="eastAsia"/>
                <w:color w:val="000000"/>
                <w:sz w:val="22"/>
              </w:rPr>
              <w:t>'010111'</w:t>
            </w:r>
          </w:p>
        </w:tc>
        <w:tc>
          <w:tcPr>
            <w:tcW w:w="3119" w:type="dxa"/>
            <w:vAlign w:val="bottom"/>
          </w:tcPr>
          <w:p w14:paraId="2CC0FB31" w14:textId="7BFDE42E" w:rsidR="00EB3F16" w:rsidRDefault="00EB3F16" w:rsidP="00EB3F16">
            <w:pPr>
              <w:jc w:val="center"/>
              <w:rPr>
                <w:lang w:val="zh-CN"/>
              </w:rPr>
            </w:pPr>
            <w:r>
              <w:rPr>
                <w:rFonts w:ascii="等线" w:eastAsia="等线" w:hAnsi="等线" w:hint="eastAsia"/>
                <w:color w:val="000000"/>
                <w:sz w:val="22"/>
              </w:rPr>
              <w:t>-1.00000000000000 - 3.00000000000000i</w:t>
            </w:r>
          </w:p>
        </w:tc>
        <w:tc>
          <w:tcPr>
            <w:tcW w:w="3260" w:type="dxa"/>
            <w:vAlign w:val="bottom"/>
          </w:tcPr>
          <w:p w14:paraId="027153C2" w14:textId="5627B6D0" w:rsidR="00EB3F16" w:rsidRPr="000D0E7B" w:rsidRDefault="00EB3F16" w:rsidP="00EB3F16">
            <w:pPr>
              <w:jc w:val="center"/>
              <w:rPr>
                <w:lang w:val="zh-CN"/>
              </w:rPr>
            </w:pPr>
            <w:r>
              <w:rPr>
                <w:rFonts w:ascii="等线" w:eastAsia="等线" w:hAnsi="等线" w:hint="eastAsia"/>
                <w:color w:val="000000"/>
                <w:sz w:val="22"/>
              </w:rPr>
              <w:t>-0.154303349962092 - 0.462910049886276i</w:t>
            </w:r>
          </w:p>
        </w:tc>
      </w:tr>
      <w:tr w:rsidR="00EB3F16" w14:paraId="1B40CB2B" w14:textId="77777777" w:rsidTr="00EB3F16">
        <w:trPr>
          <w:trHeight w:val="129"/>
        </w:trPr>
        <w:tc>
          <w:tcPr>
            <w:tcW w:w="817" w:type="dxa"/>
            <w:vAlign w:val="bottom"/>
          </w:tcPr>
          <w:p w14:paraId="34C1D22F" w14:textId="4C9D3E60" w:rsidR="00EB3F16" w:rsidRPr="00374425" w:rsidRDefault="00EB3F16" w:rsidP="00EB3F16">
            <w:pPr>
              <w:jc w:val="center"/>
            </w:pPr>
            <w:r>
              <w:rPr>
                <w:rFonts w:ascii="等线" w:eastAsia="等线" w:hAnsi="等线" w:hint="eastAsia"/>
                <w:color w:val="000000"/>
                <w:sz w:val="22"/>
              </w:rPr>
              <w:t>24</w:t>
            </w:r>
          </w:p>
        </w:tc>
        <w:tc>
          <w:tcPr>
            <w:tcW w:w="1134" w:type="dxa"/>
            <w:vAlign w:val="bottom"/>
          </w:tcPr>
          <w:p w14:paraId="0AA9191D" w14:textId="160B137C" w:rsidR="00EB3F16" w:rsidRDefault="00EB3F16" w:rsidP="00EB3F16">
            <w:pPr>
              <w:jc w:val="center"/>
              <w:rPr>
                <w:lang w:val="zh-CN"/>
              </w:rPr>
            </w:pPr>
            <w:r>
              <w:rPr>
                <w:rFonts w:ascii="等线" w:eastAsia="等线" w:hAnsi="等线" w:hint="eastAsia"/>
                <w:color w:val="000000"/>
                <w:sz w:val="22"/>
              </w:rPr>
              <w:t>'011000'</w:t>
            </w:r>
          </w:p>
        </w:tc>
        <w:tc>
          <w:tcPr>
            <w:tcW w:w="3119" w:type="dxa"/>
            <w:vAlign w:val="bottom"/>
          </w:tcPr>
          <w:p w14:paraId="14351E51" w14:textId="00364C63" w:rsidR="00EB3F16" w:rsidRDefault="00EB3F16" w:rsidP="00EB3F16">
            <w:pPr>
              <w:jc w:val="center"/>
              <w:rPr>
                <w:lang w:val="zh-CN"/>
              </w:rPr>
            </w:pPr>
            <w:r>
              <w:rPr>
                <w:rFonts w:ascii="等线" w:eastAsia="等线" w:hAnsi="等线" w:hint="eastAsia"/>
                <w:color w:val="000000"/>
                <w:sz w:val="22"/>
              </w:rPr>
              <w:t>-3.00000000000000 + 7.00000000000000i</w:t>
            </w:r>
          </w:p>
        </w:tc>
        <w:tc>
          <w:tcPr>
            <w:tcW w:w="3260" w:type="dxa"/>
            <w:vAlign w:val="bottom"/>
          </w:tcPr>
          <w:p w14:paraId="54D8C66B" w14:textId="3E1D2D9C" w:rsidR="00EB3F16" w:rsidRPr="000D0E7B" w:rsidRDefault="00EB3F16" w:rsidP="00EB3F16">
            <w:pPr>
              <w:jc w:val="center"/>
              <w:rPr>
                <w:lang w:val="zh-CN"/>
              </w:rPr>
            </w:pPr>
            <w:r>
              <w:rPr>
                <w:rFonts w:ascii="等线" w:eastAsia="等线" w:hAnsi="等线" w:hint="eastAsia"/>
                <w:color w:val="000000"/>
                <w:sz w:val="22"/>
              </w:rPr>
              <w:t>-0.462910049886276 + 1.08012344973464i</w:t>
            </w:r>
          </w:p>
        </w:tc>
      </w:tr>
      <w:tr w:rsidR="00EB3F16" w14:paraId="468C2C70" w14:textId="77777777" w:rsidTr="00EB3F16">
        <w:trPr>
          <w:trHeight w:val="150"/>
        </w:trPr>
        <w:tc>
          <w:tcPr>
            <w:tcW w:w="817" w:type="dxa"/>
            <w:vAlign w:val="bottom"/>
          </w:tcPr>
          <w:p w14:paraId="2F31CBF2" w14:textId="006B83A2" w:rsidR="00EB3F16" w:rsidRPr="00374425" w:rsidRDefault="00EB3F16" w:rsidP="00EB3F16">
            <w:pPr>
              <w:jc w:val="center"/>
            </w:pPr>
            <w:r>
              <w:rPr>
                <w:rFonts w:ascii="等线" w:eastAsia="等线" w:hAnsi="等线" w:hint="eastAsia"/>
                <w:color w:val="000000"/>
                <w:sz w:val="22"/>
              </w:rPr>
              <w:lastRenderedPageBreak/>
              <w:t>25</w:t>
            </w:r>
          </w:p>
        </w:tc>
        <w:tc>
          <w:tcPr>
            <w:tcW w:w="1134" w:type="dxa"/>
            <w:vAlign w:val="bottom"/>
          </w:tcPr>
          <w:p w14:paraId="2469CE5E" w14:textId="41F72BC7" w:rsidR="00EB3F16" w:rsidRDefault="00EB3F16" w:rsidP="00EB3F16">
            <w:pPr>
              <w:jc w:val="center"/>
              <w:rPr>
                <w:lang w:val="zh-CN"/>
              </w:rPr>
            </w:pPr>
            <w:r>
              <w:rPr>
                <w:rFonts w:ascii="等线" w:eastAsia="等线" w:hAnsi="等线" w:hint="eastAsia"/>
                <w:color w:val="000000"/>
                <w:sz w:val="22"/>
              </w:rPr>
              <w:t>'011001'</w:t>
            </w:r>
          </w:p>
        </w:tc>
        <w:tc>
          <w:tcPr>
            <w:tcW w:w="3119" w:type="dxa"/>
            <w:vAlign w:val="bottom"/>
          </w:tcPr>
          <w:p w14:paraId="0A1EC29F" w14:textId="63C84C14" w:rsidR="00EB3F16" w:rsidRDefault="00EB3F16" w:rsidP="00EB3F16">
            <w:pPr>
              <w:jc w:val="center"/>
              <w:rPr>
                <w:lang w:val="zh-CN"/>
              </w:rPr>
            </w:pPr>
            <w:r>
              <w:rPr>
                <w:rFonts w:ascii="等线" w:eastAsia="等线" w:hAnsi="等线" w:hint="eastAsia"/>
                <w:color w:val="000000"/>
                <w:sz w:val="22"/>
              </w:rPr>
              <w:t>-3.00000000000000 + 5.00000000000000i</w:t>
            </w:r>
          </w:p>
        </w:tc>
        <w:tc>
          <w:tcPr>
            <w:tcW w:w="3260" w:type="dxa"/>
            <w:vAlign w:val="bottom"/>
          </w:tcPr>
          <w:p w14:paraId="591CF267" w14:textId="161B80A6" w:rsidR="00EB3F16" w:rsidRPr="000D0E7B" w:rsidRDefault="00EB3F16" w:rsidP="00EB3F16">
            <w:pPr>
              <w:jc w:val="center"/>
              <w:rPr>
                <w:lang w:val="zh-CN"/>
              </w:rPr>
            </w:pPr>
            <w:r>
              <w:rPr>
                <w:rFonts w:ascii="等线" w:eastAsia="等线" w:hAnsi="等线" w:hint="eastAsia"/>
                <w:color w:val="000000"/>
                <w:sz w:val="22"/>
              </w:rPr>
              <w:t>-0.462910049886276 + 0.771516749810460i</w:t>
            </w:r>
          </w:p>
        </w:tc>
      </w:tr>
      <w:tr w:rsidR="00EB3F16" w14:paraId="4E9AEEF9" w14:textId="77777777" w:rsidTr="00EB3F16">
        <w:trPr>
          <w:trHeight w:val="129"/>
        </w:trPr>
        <w:tc>
          <w:tcPr>
            <w:tcW w:w="817" w:type="dxa"/>
            <w:vAlign w:val="bottom"/>
          </w:tcPr>
          <w:p w14:paraId="43837B20" w14:textId="38230A91" w:rsidR="00EB3F16" w:rsidRPr="00374425" w:rsidRDefault="00EB3F16" w:rsidP="00EB3F16">
            <w:pPr>
              <w:jc w:val="center"/>
            </w:pPr>
            <w:r>
              <w:rPr>
                <w:rFonts w:ascii="等线" w:eastAsia="等线" w:hAnsi="等线" w:hint="eastAsia"/>
                <w:color w:val="000000"/>
                <w:sz w:val="22"/>
              </w:rPr>
              <w:t>26</w:t>
            </w:r>
          </w:p>
        </w:tc>
        <w:tc>
          <w:tcPr>
            <w:tcW w:w="1134" w:type="dxa"/>
            <w:vAlign w:val="bottom"/>
          </w:tcPr>
          <w:p w14:paraId="2617506B" w14:textId="42573FD1" w:rsidR="00EB3F16" w:rsidRDefault="00EB3F16" w:rsidP="00EB3F16">
            <w:pPr>
              <w:jc w:val="center"/>
              <w:rPr>
                <w:lang w:val="zh-CN"/>
              </w:rPr>
            </w:pPr>
            <w:r>
              <w:rPr>
                <w:rFonts w:ascii="等线" w:eastAsia="等线" w:hAnsi="等线" w:hint="eastAsia"/>
                <w:color w:val="000000"/>
                <w:sz w:val="22"/>
              </w:rPr>
              <w:t>'011010'</w:t>
            </w:r>
          </w:p>
        </w:tc>
        <w:tc>
          <w:tcPr>
            <w:tcW w:w="3119" w:type="dxa"/>
            <w:vAlign w:val="bottom"/>
          </w:tcPr>
          <w:p w14:paraId="6774F1E2" w14:textId="7D5CDC5A" w:rsidR="00EB3F16" w:rsidRDefault="00EB3F16" w:rsidP="00EB3F16">
            <w:pPr>
              <w:jc w:val="center"/>
              <w:rPr>
                <w:lang w:val="zh-CN"/>
              </w:rPr>
            </w:pPr>
            <w:r>
              <w:rPr>
                <w:rFonts w:ascii="等线" w:eastAsia="等线" w:hAnsi="等线" w:hint="eastAsia"/>
                <w:color w:val="000000"/>
                <w:sz w:val="22"/>
              </w:rPr>
              <w:t>-3.00000000000000 + 1.00000000000000i</w:t>
            </w:r>
          </w:p>
        </w:tc>
        <w:tc>
          <w:tcPr>
            <w:tcW w:w="3260" w:type="dxa"/>
            <w:vAlign w:val="bottom"/>
          </w:tcPr>
          <w:p w14:paraId="0C706337" w14:textId="6E7E5590" w:rsidR="00EB3F16" w:rsidRPr="000D0E7B" w:rsidRDefault="00EB3F16" w:rsidP="00EB3F16">
            <w:pPr>
              <w:jc w:val="center"/>
              <w:rPr>
                <w:lang w:val="zh-CN"/>
              </w:rPr>
            </w:pPr>
            <w:r>
              <w:rPr>
                <w:rFonts w:ascii="等线" w:eastAsia="等线" w:hAnsi="等线" w:hint="eastAsia"/>
                <w:color w:val="000000"/>
                <w:sz w:val="22"/>
              </w:rPr>
              <w:t>-0.462910049886276 + 0.154303349962092i</w:t>
            </w:r>
          </w:p>
        </w:tc>
      </w:tr>
      <w:tr w:rsidR="00EB3F16" w14:paraId="678F2694" w14:textId="77777777" w:rsidTr="00EB3F16">
        <w:trPr>
          <w:trHeight w:val="172"/>
        </w:trPr>
        <w:tc>
          <w:tcPr>
            <w:tcW w:w="817" w:type="dxa"/>
            <w:vAlign w:val="bottom"/>
          </w:tcPr>
          <w:p w14:paraId="39113296" w14:textId="7FA572AA" w:rsidR="00EB3F16" w:rsidRPr="00374425" w:rsidRDefault="00EB3F16" w:rsidP="00EB3F16">
            <w:pPr>
              <w:jc w:val="center"/>
            </w:pPr>
            <w:r>
              <w:rPr>
                <w:rFonts w:ascii="等线" w:eastAsia="等线" w:hAnsi="等线" w:hint="eastAsia"/>
                <w:color w:val="000000"/>
                <w:sz w:val="22"/>
              </w:rPr>
              <w:t>27</w:t>
            </w:r>
          </w:p>
        </w:tc>
        <w:tc>
          <w:tcPr>
            <w:tcW w:w="1134" w:type="dxa"/>
            <w:vAlign w:val="bottom"/>
          </w:tcPr>
          <w:p w14:paraId="63CE76B0" w14:textId="28381C8E" w:rsidR="00EB3F16" w:rsidRDefault="00EB3F16" w:rsidP="00EB3F16">
            <w:pPr>
              <w:jc w:val="center"/>
              <w:rPr>
                <w:lang w:val="zh-CN"/>
              </w:rPr>
            </w:pPr>
            <w:r>
              <w:rPr>
                <w:rFonts w:ascii="等线" w:eastAsia="等线" w:hAnsi="等线" w:hint="eastAsia"/>
                <w:color w:val="000000"/>
                <w:sz w:val="22"/>
              </w:rPr>
              <w:t>'011011'</w:t>
            </w:r>
          </w:p>
        </w:tc>
        <w:tc>
          <w:tcPr>
            <w:tcW w:w="3119" w:type="dxa"/>
            <w:vAlign w:val="bottom"/>
          </w:tcPr>
          <w:p w14:paraId="02AC21BF" w14:textId="198B6D9E" w:rsidR="00EB3F16" w:rsidRDefault="00EB3F16" w:rsidP="00EB3F16">
            <w:pPr>
              <w:jc w:val="center"/>
              <w:rPr>
                <w:lang w:val="zh-CN"/>
              </w:rPr>
            </w:pPr>
            <w:r>
              <w:rPr>
                <w:rFonts w:ascii="等线" w:eastAsia="等线" w:hAnsi="等线" w:hint="eastAsia"/>
                <w:color w:val="000000"/>
                <w:sz w:val="22"/>
              </w:rPr>
              <w:t>-3.00000000000000 + 3.00000000000000i</w:t>
            </w:r>
          </w:p>
        </w:tc>
        <w:tc>
          <w:tcPr>
            <w:tcW w:w="3260" w:type="dxa"/>
            <w:vAlign w:val="bottom"/>
          </w:tcPr>
          <w:p w14:paraId="20974DC4" w14:textId="14F9093D" w:rsidR="00EB3F16" w:rsidRPr="000D0E7B" w:rsidRDefault="00EB3F16" w:rsidP="00EB3F16">
            <w:pPr>
              <w:jc w:val="center"/>
              <w:rPr>
                <w:lang w:val="zh-CN"/>
              </w:rPr>
            </w:pPr>
            <w:r>
              <w:rPr>
                <w:rFonts w:ascii="等线" w:eastAsia="等线" w:hAnsi="等线" w:hint="eastAsia"/>
                <w:color w:val="000000"/>
                <w:sz w:val="22"/>
              </w:rPr>
              <w:t>-0.462910049886276 + 0.462910049886276i</w:t>
            </w:r>
          </w:p>
        </w:tc>
      </w:tr>
      <w:tr w:rsidR="00EB3F16" w14:paraId="55D08BF1" w14:textId="77777777" w:rsidTr="00EB3F16">
        <w:trPr>
          <w:trHeight w:val="172"/>
        </w:trPr>
        <w:tc>
          <w:tcPr>
            <w:tcW w:w="817" w:type="dxa"/>
            <w:vAlign w:val="bottom"/>
          </w:tcPr>
          <w:p w14:paraId="7B360142" w14:textId="30E41D89" w:rsidR="00EB3F16" w:rsidRPr="00374425" w:rsidRDefault="00EB3F16" w:rsidP="00EB3F16">
            <w:pPr>
              <w:jc w:val="center"/>
            </w:pPr>
            <w:r>
              <w:rPr>
                <w:rFonts w:ascii="等线" w:eastAsia="等线" w:hAnsi="等线" w:hint="eastAsia"/>
                <w:color w:val="000000"/>
                <w:sz w:val="22"/>
              </w:rPr>
              <w:t>28</w:t>
            </w:r>
          </w:p>
        </w:tc>
        <w:tc>
          <w:tcPr>
            <w:tcW w:w="1134" w:type="dxa"/>
            <w:vAlign w:val="bottom"/>
          </w:tcPr>
          <w:p w14:paraId="61DB2FA5" w14:textId="0BAC2F15" w:rsidR="00EB3F16" w:rsidRDefault="00EB3F16" w:rsidP="00EB3F16">
            <w:pPr>
              <w:jc w:val="center"/>
              <w:rPr>
                <w:lang w:val="zh-CN"/>
              </w:rPr>
            </w:pPr>
            <w:r>
              <w:rPr>
                <w:rFonts w:ascii="等线" w:eastAsia="等线" w:hAnsi="等线" w:hint="eastAsia"/>
                <w:color w:val="000000"/>
                <w:sz w:val="22"/>
              </w:rPr>
              <w:t>'011100'</w:t>
            </w:r>
          </w:p>
        </w:tc>
        <w:tc>
          <w:tcPr>
            <w:tcW w:w="3119" w:type="dxa"/>
            <w:vAlign w:val="bottom"/>
          </w:tcPr>
          <w:p w14:paraId="30BFB1B9" w14:textId="59FD568A" w:rsidR="00EB3F16" w:rsidRDefault="00EB3F16" w:rsidP="00EB3F16">
            <w:pPr>
              <w:jc w:val="center"/>
              <w:rPr>
                <w:lang w:val="zh-CN"/>
              </w:rPr>
            </w:pPr>
            <w:r>
              <w:rPr>
                <w:rFonts w:ascii="等线" w:eastAsia="等线" w:hAnsi="等线" w:hint="eastAsia"/>
                <w:color w:val="000000"/>
                <w:sz w:val="22"/>
              </w:rPr>
              <w:t>-3.00000000000000 - 7.00000000000000i</w:t>
            </w:r>
          </w:p>
        </w:tc>
        <w:tc>
          <w:tcPr>
            <w:tcW w:w="3260" w:type="dxa"/>
            <w:vAlign w:val="bottom"/>
          </w:tcPr>
          <w:p w14:paraId="4511C572" w14:textId="66EDE537" w:rsidR="00EB3F16" w:rsidRPr="000D0E7B" w:rsidRDefault="00EB3F16" w:rsidP="00EB3F16">
            <w:pPr>
              <w:jc w:val="center"/>
              <w:rPr>
                <w:lang w:val="zh-CN"/>
              </w:rPr>
            </w:pPr>
            <w:r>
              <w:rPr>
                <w:rFonts w:ascii="等线" w:eastAsia="等线" w:hAnsi="等线" w:hint="eastAsia"/>
                <w:color w:val="000000"/>
                <w:sz w:val="22"/>
              </w:rPr>
              <w:t>-0.462910049886276 - 1.08012344973464i</w:t>
            </w:r>
          </w:p>
        </w:tc>
      </w:tr>
      <w:tr w:rsidR="00EB3F16" w14:paraId="0F3F8A6F" w14:textId="77777777" w:rsidTr="00EB3F16">
        <w:trPr>
          <w:trHeight w:val="140"/>
        </w:trPr>
        <w:tc>
          <w:tcPr>
            <w:tcW w:w="817" w:type="dxa"/>
            <w:vAlign w:val="bottom"/>
          </w:tcPr>
          <w:p w14:paraId="55C08C3C" w14:textId="4F7F5D33" w:rsidR="00EB3F16" w:rsidRPr="00374425" w:rsidRDefault="00EB3F16" w:rsidP="00EB3F16">
            <w:pPr>
              <w:jc w:val="center"/>
            </w:pPr>
            <w:r>
              <w:rPr>
                <w:rFonts w:ascii="等线" w:eastAsia="等线" w:hAnsi="等线" w:hint="eastAsia"/>
                <w:color w:val="000000"/>
                <w:sz w:val="22"/>
              </w:rPr>
              <w:t>29</w:t>
            </w:r>
          </w:p>
        </w:tc>
        <w:tc>
          <w:tcPr>
            <w:tcW w:w="1134" w:type="dxa"/>
            <w:vAlign w:val="bottom"/>
          </w:tcPr>
          <w:p w14:paraId="56D0AF70" w14:textId="6796F4A5" w:rsidR="00EB3F16" w:rsidRDefault="00EB3F16" w:rsidP="00EB3F16">
            <w:pPr>
              <w:jc w:val="center"/>
              <w:rPr>
                <w:lang w:val="zh-CN"/>
              </w:rPr>
            </w:pPr>
            <w:r>
              <w:rPr>
                <w:rFonts w:ascii="等线" w:eastAsia="等线" w:hAnsi="等线" w:hint="eastAsia"/>
                <w:color w:val="000000"/>
                <w:sz w:val="22"/>
              </w:rPr>
              <w:t>'011101'</w:t>
            </w:r>
          </w:p>
        </w:tc>
        <w:tc>
          <w:tcPr>
            <w:tcW w:w="3119" w:type="dxa"/>
            <w:vAlign w:val="bottom"/>
          </w:tcPr>
          <w:p w14:paraId="1EE74D22" w14:textId="53064604" w:rsidR="00EB3F16" w:rsidRDefault="00EB3F16" w:rsidP="00EB3F16">
            <w:pPr>
              <w:jc w:val="center"/>
              <w:rPr>
                <w:lang w:val="zh-CN"/>
              </w:rPr>
            </w:pPr>
            <w:r>
              <w:rPr>
                <w:rFonts w:ascii="等线" w:eastAsia="等线" w:hAnsi="等线" w:hint="eastAsia"/>
                <w:color w:val="000000"/>
                <w:sz w:val="22"/>
              </w:rPr>
              <w:t>-3.00000000000000 - 5.00000000000000i</w:t>
            </w:r>
          </w:p>
        </w:tc>
        <w:tc>
          <w:tcPr>
            <w:tcW w:w="3260" w:type="dxa"/>
            <w:vAlign w:val="bottom"/>
          </w:tcPr>
          <w:p w14:paraId="2A86C4FB" w14:textId="32B8EEDB" w:rsidR="00EB3F16" w:rsidRPr="000D0E7B" w:rsidRDefault="00EB3F16" w:rsidP="00EB3F16">
            <w:pPr>
              <w:jc w:val="center"/>
              <w:rPr>
                <w:lang w:val="zh-CN"/>
              </w:rPr>
            </w:pPr>
            <w:r>
              <w:rPr>
                <w:rFonts w:ascii="等线" w:eastAsia="等线" w:hAnsi="等线" w:hint="eastAsia"/>
                <w:color w:val="000000"/>
                <w:sz w:val="22"/>
              </w:rPr>
              <w:t>-0.462910049886276 - 0.771516749810460i</w:t>
            </w:r>
          </w:p>
        </w:tc>
      </w:tr>
      <w:tr w:rsidR="00EB3F16" w14:paraId="68CC76AD" w14:textId="77777777" w:rsidTr="00EB3F16">
        <w:trPr>
          <w:trHeight w:val="86"/>
        </w:trPr>
        <w:tc>
          <w:tcPr>
            <w:tcW w:w="817" w:type="dxa"/>
            <w:vAlign w:val="bottom"/>
          </w:tcPr>
          <w:p w14:paraId="7F4E189E" w14:textId="7BB01482" w:rsidR="00EB3F16" w:rsidRPr="00374425" w:rsidRDefault="00EB3F16" w:rsidP="00EB3F16">
            <w:pPr>
              <w:jc w:val="center"/>
            </w:pPr>
            <w:r>
              <w:rPr>
                <w:rFonts w:ascii="等线" w:eastAsia="等线" w:hAnsi="等线" w:hint="eastAsia"/>
                <w:color w:val="000000"/>
                <w:sz w:val="22"/>
              </w:rPr>
              <w:t>30</w:t>
            </w:r>
          </w:p>
        </w:tc>
        <w:tc>
          <w:tcPr>
            <w:tcW w:w="1134" w:type="dxa"/>
            <w:vAlign w:val="bottom"/>
          </w:tcPr>
          <w:p w14:paraId="72135BB5" w14:textId="25344ABD" w:rsidR="00EB3F16" w:rsidRDefault="00EB3F16" w:rsidP="00EB3F16">
            <w:pPr>
              <w:jc w:val="center"/>
              <w:rPr>
                <w:lang w:val="zh-CN"/>
              </w:rPr>
            </w:pPr>
            <w:r>
              <w:rPr>
                <w:rFonts w:ascii="等线" w:eastAsia="等线" w:hAnsi="等线" w:hint="eastAsia"/>
                <w:color w:val="000000"/>
                <w:sz w:val="22"/>
              </w:rPr>
              <w:t>'011110'</w:t>
            </w:r>
          </w:p>
        </w:tc>
        <w:tc>
          <w:tcPr>
            <w:tcW w:w="3119" w:type="dxa"/>
            <w:vAlign w:val="bottom"/>
          </w:tcPr>
          <w:p w14:paraId="6BB227C3" w14:textId="4D91EEEA" w:rsidR="00EB3F16" w:rsidRDefault="00EB3F16" w:rsidP="00EB3F16">
            <w:pPr>
              <w:jc w:val="center"/>
              <w:rPr>
                <w:lang w:val="zh-CN"/>
              </w:rPr>
            </w:pPr>
            <w:r>
              <w:rPr>
                <w:rFonts w:ascii="等线" w:eastAsia="等线" w:hAnsi="等线" w:hint="eastAsia"/>
                <w:color w:val="000000"/>
                <w:sz w:val="22"/>
              </w:rPr>
              <w:t>-3.00000000000000 - 1.00000000000000i</w:t>
            </w:r>
          </w:p>
        </w:tc>
        <w:tc>
          <w:tcPr>
            <w:tcW w:w="3260" w:type="dxa"/>
            <w:vAlign w:val="bottom"/>
          </w:tcPr>
          <w:p w14:paraId="2CAC4B2B" w14:textId="72876F75" w:rsidR="00EB3F16" w:rsidRPr="000D0E7B" w:rsidRDefault="00EB3F16" w:rsidP="00EB3F16">
            <w:pPr>
              <w:jc w:val="center"/>
              <w:rPr>
                <w:lang w:val="zh-CN"/>
              </w:rPr>
            </w:pPr>
            <w:r>
              <w:rPr>
                <w:rFonts w:ascii="等线" w:eastAsia="等线" w:hAnsi="等线" w:hint="eastAsia"/>
                <w:color w:val="000000"/>
                <w:sz w:val="22"/>
              </w:rPr>
              <w:t>-0.462910049886276 - 0.154303349962092i</w:t>
            </w:r>
          </w:p>
        </w:tc>
      </w:tr>
      <w:tr w:rsidR="00EB3F16" w14:paraId="25C56779" w14:textId="77777777" w:rsidTr="00EB3F16">
        <w:trPr>
          <w:trHeight w:val="215"/>
        </w:trPr>
        <w:tc>
          <w:tcPr>
            <w:tcW w:w="817" w:type="dxa"/>
            <w:vAlign w:val="bottom"/>
          </w:tcPr>
          <w:p w14:paraId="37C23C18" w14:textId="50CBBD49" w:rsidR="00EB3F16" w:rsidRPr="00374425" w:rsidRDefault="00EB3F16" w:rsidP="00EB3F16">
            <w:pPr>
              <w:jc w:val="center"/>
            </w:pPr>
            <w:r>
              <w:rPr>
                <w:rFonts w:ascii="等线" w:eastAsia="等线" w:hAnsi="等线" w:hint="eastAsia"/>
                <w:color w:val="000000"/>
                <w:sz w:val="22"/>
              </w:rPr>
              <w:t>31</w:t>
            </w:r>
          </w:p>
        </w:tc>
        <w:tc>
          <w:tcPr>
            <w:tcW w:w="1134" w:type="dxa"/>
            <w:vAlign w:val="bottom"/>
          </w:tcPr>
          <w:p w14:paraId="31882B01" w14:textId="6224049B" w:rsidR="00EB3F16" w:rsidRDefault="00EB3F16" w:rsidP="00EB3F16">
            <w:pPr>
              <w:jc w:val="center"/>
              <w:rPr>
                <w:lang w:val="zh-CN"/>
              </w:rPr>
            </w:pPr>
            <w:r>
              <w:rPr>
                <w:rFonts w:ascii="等线" w:eastAsia="等线" w:hAnsi="等线" w:hint="eastAsia"/>
                <w:color w:val="000000"/>
                <w:sz w:val="22"/>
              </w:rPr>
              <w:t>'011111'</w:t>
            </w:r>
          </w:p>
        </w:tc>
        <w:tc>
          <w:tcPr>
            <w:tcW w:w="3119" w:type="dxa"/>
            <w:vAlign w:val="bottom"/>
          </w:tcPr>
          <w:p w14:paraId="4FE68760" w14:textId="587A9F3F" w:rsidR="00EB3F16" w:rsidRDefault="00EB3F16" w:rsidP="00EB3F16">
            <w:pPr>
              <w:jc w:val="center"/>
              <w:rPr>
                <w:lang w:val="zh-CN"/>
              </w:rPr>
            </w:pPr>
            <w:r>
              <w:rPr>
                <w:rFonts w:ascii="等线" w:eastAsia="等线" w:hAnsi="等线" w:hint="eastAsia"/>
                <w:color w:val="000000"/>
                <w:sz w:val="22"/>
              </w:rPr>
              <w:t>-3.00000000000000 - 3.00000000000000i</w:t>
            </w:r>
          </w:p>
        </w:tc>
        <w:tc>
          <w:tcPr>
            <w:tcW w:w="3260" w:type="dxa"/>
            <w:vAlign w:val="bottom"/>
          </w:tcPr>
          <w:p w14:paraId="59E448B0" w14:textId="733C25B3" w:rsidR="00EB3F16" w:rsidRPr="000D0E7B" w:rsidRDefault="00EB3F16" w:rsidP="00EB3F16">
            <w:pPr>
              <w:jc w:val="center"/>
              <w:rPr>
                <w:lang w:val="zh-CN"/>
              </w:rPr>
            </w:pPr>
            <w:r>
              <w:rPr>
                <w:rFonts w:ascii="等线" w:eastAsia="等线" w:hAnsi="等线" w:hint="eastAsia"/>
                <w:color w:val="000000"/>
                <w:sz w:val="22"/>
              </w:rPr>
              <w:t>-0.462910049886276 - 0.462910049886276i</w:t>
            </w:r>
          </w:p>
        </w:tc>
      </w:tr>
      <w:tr w:rsidR="00EB3F16" w14:paraId="3C87A774" w14:textId="77777777" w:rsidTr="00EB3F16">
        <w:trPr>
          <w:trHeight w:val="172"/>
        </w:trPr>
        <w:tc>
          <w:tcPr>
            <w:tcW w:w="817" w:type="dxa"/>
            <w:vAlign w:val="bottom"/>
          </w:tcPr>
          <w:p w14:paraId="0B0BC76A" w14:textId="657F40DB" w:rsidR="00EB3F16" w:rsidRPr="00374425" w:rsidRDefault="00EB3F16" w:rsidP="00EB3F16">
            <w:pPr>
              <w:jc w:val="center"/>
            </w:pPr>
            <w:r>
              <w:rPr>
                <w:rFonts w:ascii="等线" w:eastAsia="等线" w:hAnsi="等线" w:hint="eastAsia"/>
                <w:color w:val="000000"/>
                <w:sz w:val="22"/>
              </w:rPr>
              <w:t>32</w:t>
            </w:r>
          </w:p>
        </w:tc>
        <w:tc>
          <w:tcPr>
            <w:tcW w:w="1134" w:type="dxa"/>
            <w:vAlign w:val="bottom"/>
          </w:tcPr>
          <w:p w14:paraId="5DEDEF5E" w14:textId="1AD1A73F" w:rsidR="00EB3F16" w:rsidRDefault="00EB3F16" w:rsidP="00EB3F16">
            <w:pPr>
              <w:jc w:val="center"/>
              <w:rPr>
                <w:lang w:val="zh-CN"/>
              </w:rPr>
            </w:pPr>
            <w:r>
              <w:rPr>
                <w:rFonts w:ascii="等线" w:eastAsia="等线" w:hAnsi="等线" w:hint="eastAsia"/>
                <w:color w:val="000000"/>
                <w:sz w:val="22"/>
              </w:rPr>
              <w:t>'100000'</w:t>
            </w:r>
          </w:p>
        </w:tc>
        <w:tc>
          <w:tcPr>
            <w:tcW w:w="3119" w:type="dxa"/>
            <w:vAlign w:val="bottom"/>
          </w:tcPr>
          <w:p w14:paraId="0C04DC64" w14:textId="28CAD0DC" w:rsidR="00EB3F16" w:rsidRDefault="00EB3F16" w:rsidP="00EB3F16">
            <w:pPr>
              <w:jc w:val="center"/>
              <w:rPr>
                <w:lang w:val="zh-CN"/>
              </w:rPr>
            </w:pPr>
            <w:r>
              <w:rPr>
                <w:rFonts w:ascii="等线" w:eastAsia="等线" w:hAnsi="等线" w:hint="eastAsia"/>
                <w:color w:val="000000"/>
                <w:sz w:val="22"/>
              </w:rPr>
              <w:t>7.00000000000000 + 7.00000000000000i</w:t>
            </w:r>
          </w:p>
        </w:tc>
        <w:tc>
          <w:tcPr>
            <w:tcW w:w="3260" w:type="dxa"/>
            <w:vAlign w:val="bottom"/>
          </w:tcPr>
          <w:p w14:paraId="3187A9BE" w14:textId="07BB636A" w:rsidR="00EB3F16" w:rsidRPr="000D0E7B" w:rsidRDefault="00EB3F16" w:rsidP="00EB3F16">
            <w:pPr>
              <w:jc w:val="center"/>
              <w:rPr>
                <w:lang w:val="zh-CN"/>
              </w:rPr>
            </w:pPr>
            <w:r>
              <w:rPr>
                <w:rFonts w:ascii="等线" w:eastAsia="等线" w:hAnsi="等线" w:hint="eastAsia"/>
                <w:color w:val="000000"/>
                <w:sz w:val="22"/>
              </w:rPr>
              <w:t>1.08012344973464 + 1.08012344973464i</w:t>
            </w:r>
          </w:p>
        </w:tc>
      </w:tr>
      <w:tr w:rsidR="00EB3F16" w14:paraId="6B753643" w14:textId="77777777" w:rsidTr="00EB3F16">
        <w:trPr>
          <w:trHeight w:val="312"/>
        </w:trPr>
        <w:tc>
          <w:tcPr>
            <w:tcW w:w="817" w:type="dxa"/>
            <w:vAlign w:val="bottom"/>
          </w:tcPr>
          <w:p w14:paraId="0125CD07" w14:textId="3AE184AB" w:rsidR="00EB3F16" w:rsidRPr="00374425" w:rsidRDefault="00EB3F16" w:rsidP="00EB3F16">
            <w:pPr>
              <w:jc w:val="center"/>
            </w:pPr>
            <w:r>
              <w:rPr>
                <w:rFonts w:ascii="等线" w:eastAsia="等线" w:hAnsi="等线" w:hint="eastAsia"/>
                <w:color w:val="000000"/>
                <w:sz w:val="22"/>
              </w:rPr>
              <w:t>33</w:t>
            </w:r>
          </w:p>
        </w:tc>
        <w:tc>
          <w:tcPr>
            <w:tcW w:w="1134" w:type="dxa"/>
            <w:vAlign w:val="bottom"/>
          </w:tcPr>
          <w:p w14:paraId="223724DD" w14:textId="7809D5CE" w:rsidR="00EB3F16" w:rsidRDefault="00EB3F16" w:rsidP="00EB3F16">
            <w:pPr>
              <w:jc w:val="center"/>
              <w:rPr>
                <w:lang w:val="zh-CN"/>
              </w:rPr>
            </w:pPr>
            <w:r>
              <w:rPr>
                <w:rFonts w:ascii="等线" w:eastAsia="等线" w:hAnsi="等线" w:hint="eastAsia"/>
                <w:color w:val="000000"/>
                <w:sz w:val="22"/>
              </w:rPr>
              <w:t>'100001'</w:t>
            </w:r>
          </w:p>
        </w:tc>
        <w:tc>
          <w:tcPr>
            <w:tcW w:w="3119" w:type="dxa"/>
            <w:vAlign w:val="bottom"/>
          </w:tcPr>
          <w:p w14:paraId="388E0947" w14:textId="617E60DE" w:rsidR="00EB3F16" w:rsidRDefault="00EB3F16" w:rsidP="00EB3F16">
            <w:pPr>
              <w:jc w:val="center"/>
              <w:rPr>
                <w:lang w:val="zh-CN"/>
              </w:rPr>
            </w:pPr>
            <w:r>
              <w:rPr>
                <w:rFonts w:ascii="等线" w:eastAsia="等线" w:hAnsi="等线" w:hint="eastAsia"/>
                <w:color w:val="000000"/>
                <w:sz w:val="22"/>
              </w:rPr>
              <w:t>7.00000000000000 + 5.00000000000000i</w:t>
            </w:r>
          </w:p>
        </w:tc>
        <w:tc>
          <w:tcPr>
            <w:tcW w:w="3260" w:type="dxa"/>
            <w:vAlign w:val="bottom"/>
          </w:tcPr>
          <w:p w14:paraId="3C06C9B7" w14:textId="4857162A" w:rsidR="00EB3F16" w:rsidRPr="000D0E7B" w:rsidRDefault="00EB3F16" w:rsidP="00EB3F16">
            <w:pPr>
              <w:jc w:val="center"/>
              <w:rPr>
                <w:lang w:val="zh-CN"/>
              </w:rPr>
            </w:pPr>
            <w:r>
              <w:rPr>
                <w:rFonts w:ascii="等线" w:eastAsia="等线" w:hAnsi="等线" w:hint="eastAsia"/>
                <w:color w:val="000000"/>
                <w:sz w:val="22"/>
              </w:rPr>
              <w:t>1.08012344973464 + 0.771516749810460i</w:t>
            </w:r>
          </w:p>
        </w:tc>
      </w:tr>
    </w:tbl>
    <w:p w14:paraId="70447513" w14:textId="13525329" w:rsidR="00F43031" w:rsidRDefault="00D53632" w:rsidP="00A45160">
      <w:pPr>
        <w:pStyle w:val="3"/>
        <w:numPr>
          <w:ilvl w:val="2"/>
          <w:numId w:val="1"/>
        </w:numPr>
        <w:rPr>
          <w:lang w:val="zh-CN"/>
        </w:rPr>
      </w:pPr>
      <w:bookmarkStart w:id="109" w:name="_Toc35510296"/>
      <w:r>
        <w:rPr>
          <w:rFonts w:hint="eastAsia"/>
          <w:lang w:val="zh-CN"/>
        </w:rPr>
        <w:t>64</w:t>
      </w:r>
      <w:r>
        <w:rPr>
          <w:lang w:val="zh-CN"/>
        </w:rPr>
        <w:t>QAM</w:t>
      </w:r>
      <w:r w:rsidR="006F60F6">
        <w:rPr>
          <w:rFonts w:hint="eastAsia"/>
          <w:lang w:val="zh-CN"/>
        </w:rPr>
        <w:t>调制</w:t>
      </w:r>
      <w:r>
        <w:rPr>
          <w:rFonts w:hint="eastAsia"/>
          <w:lang w:val="zh-CN"/>
        </w:rPr>
        <w:t>实现</w:t>
      </w:r>
      <w:bookmarkEnd w:id="109"/>
    </w:p>
    <w:p w14:paraId="1CCE8407" w14:textId="0A920D3D" w:rsidR="00D53632" w:rsidRPr="001C181B" w:rsidRDefault="00D53632" w:rsidP="00F34EAE">
      <w:r>
        <w:t>根据</w:t>
      </w:r>
      <w:r>
        <w:rPr>
          <w:rFonts w:asciiTheme="minorEastAsia" w:hAnsiTheme="minorEastAsia" w:cs="Times New Roman" w:hint="eastAsia"/>
          <w:lang w:bidi="en-US"/>
        </w:rPr>
        <w:t>64</w:t>
      </w:r>
      <w:r>
        <w:rPr>
          <w:rFonts w:ascii="Times New Roman" w:eastAsia="Times New Roman" w:hAnsi="Times New Roman" w:cs="Times New Roman"/>
          <w:lang w:bidi="en-US"/>
        </w:rPr>
        <w:t>QAM</w:t>
      </w:r>
      <w:r>
        <w:t>调制原理，将串行数据流每</w:t>
      </w:r>
      <w:r w:rsidR="00452729">
        <w:rPr>
          <w:rFonts w:hint="eastAsia"/>
        </w:rPr>
        <w:t>6</w:t>
      </w:r>
      <w:r>
        <w:t>比特分成一组，映射并归一化得到调制后的</w:t>
      </w:r>
      <w:r w:rsidR="00452729">
        <w:rPr>
          <w:rFonts w:hint="eastAsia"/>
        </w:rPr>
        <w:t>I</w:t>
      </w:r>
      <w:r>
        <w:t>和</w:t>
      </w:r>
      <w:r w:rsidR="00452729">
        <w:rPr>
          <w:rFonts w:asciiTheme="minorEastAsia" w:hAnsiTheme="minorEastAsia" w:cs="Times New Roman" w:hint="eastAsia"/>
          <w:lang w:bidi="en-US"/>
        </w:rPr>
        <w:t>Q</w:t>
      </w:r>
      <w:r>
        <w:t>数据。程序实现时，可将数据存入一个</w:t>
      </w:r>
      <w:r w:rsidR="00452729">
        <w:rPr>
          <w:rFonts w:hint="eastAsia"/>
        </w:rPr>
        <w:t>6</w:t>
      </w:r>
      <w:r>
        <w:t>位缓存中。等</w:t>
      </w:r>
      <w:r w:rsidR="00452729">
        <w:rPr>
          <w:rFonts w:hint="eastAsia"/>
        </w:rPr>
        <w:t>6</w:t>
      </w:r>
      <w:r>
        <w:t>比特数据全部存入后，再进行映射。用硬件实现时，可以将映射后的值先写入</w:t>
      </w:r>
      <w:r>
        <w:rPr>
          <w:rFonts w:ascii="Times New Roman" w:eastAsia="Times New Roman" w:hAnsi="Times New Roman" w:cs="Times New Roman"/>
          <w:lang w:bidi="en-US"/>
        </w:rPr>
        <w:t>ROM</w:t>
      </w:r>
      <w:r>
        <w:t>中，映射时从</w:t>
      </w:r>
      <w:r>
        <w:rPr>
          <w:rFonts w:ascii="Times New Roman" w:eastAsia="Times New Roman" w:hAnsi="Times New Roman" w:cs="Times New Roman"/>
          <w:lang w:bidi="en-US"/>
        </w:rPr>
        <w:t>ROM</w:t>
      </w:r>
      <w:r>
        <w:t>中读取相应的值即可。</w:t>
      </w:r>
    </w:p>
    <w:p w14:paraId="510A6892" w14:textId="09E25ACE" w:rsidR="009D036A" w:rsidRPr="009D036A" w:rsidRDefault="00053A73" w:rsidP="009D036A">
      <w:pPr>
        <w:rPr>
          <w:color w:val="FF0000"/>
        </w:rPr>
      </w:pPr>
      <w:r w:rsidRPr="009D036A">
        <w:rPr>
          <w:rFonts w:asciiTheme="minorEastAsia" w:hAnsiTheme="minorEastAsia" w:cs="Times New Roman" w:hint="eastAsia"/>
          <w:color w:val="FF0000"/>
          <w:lang w:bidi="en-US"/>
        </w:rPr>
        <w:t>64</w:t>
      </w:r>
      <w:r w:rsidR="00373EA8" w:rsidRPr="009D036A">
        <w:rPr>
          <w:rFonts w:ascii="Times New Roman" w:eastAsia="Times New Roman" w:hAnsi="Times New Roman" w:cs="Times New Roman"/>
          <w:color w:val="FF0000"/>
          <w:lang w:bidi="en-US"/>
        </w:rPr>
        <w:t>QAM</w:t>
      </w:r>
      <w:r w:rsidR="00373EA8" w:rsidRPr="009D036A">
        <w:rPr>
          <w:color w:val="FF0000"/>
        </w:rPr>
        <w:t>映射模块</w:t>
      </w:r>
      <w:r w:rsidR="009D036A" w:rsidRPr="009D036A">
        <w:rPr>
          <w:rFonts w:hint="eastAsia"/>
          <w:color w:val="FF0000"/>
        </w:rPr>
        <w:t>输入</w:t>
      </w:r>
      <w:r w:rsidR="009D036A" w:rsidRPr="009D036A">
        <w:rPr>
          <w:rFonts w:hint="eastAsia"/>
          <w:color w:val="FF0000"/>
          <w:lang w:val="zh-CN"/>
        </w:rPr>
        <w:t>输出接口遵循</w:t>
      </w:r>
      <w:r w:rsidR="009D036A" w:rsidRPr="009D036A">
        <w:rPr>
          <w:color w:val="FF0000"/>
        </w:rPr>
        <w:t>AXI4-Stream</w:t>
      </w:r>
      <w:r w:rsidR="009D036A" w:rsidRPr="009D036A">
        <w:rPr>
          <w:rFonts w:hint="eastAsia"/>
          <w:color w:val="FF0000"/>
        </w:rPr>
        <w:t>，</w:t>
      </w:r>
      <w:r w:rsidR="009D036A" w:rsidRPr="009D036A">
        <w:rPr>
          <w:rFonts w:hint="eastAsia"/>
          <w:color w:val="FF0000"/>
          <w:lang w:val="zh-CN"/>
        </w:rPr>
        <w:t>接口详细介绍参考《</w:t>
      </w:r>
      <w:r w:rsidR="009D036A" w:rsidRPr="009D036A">
        <w:rPr>
          <w:color w:val="FF0000"/>
        </w:rPr>
        <w:t>AMBA® AXI4-Stream Protocol Specification</w:t>
      </w:r>
      <w:r w:rsidR="009D036A" w:rsidRPr="009D036A">
        <w:rPr>
          <w:rFonts w:hint="eastAsia"/>
          <w:color w:val="FF0000"/>
          <w:lang w:val="zh-CN"/>
        </w:rPr>
        <w:t>》。</w:t>
      </w:r>
    </w:p>
    <w:p w14:paraId="4CC208F3" w14:textId="57C69B4F" w:rsidR="00D95ACB" w:rsidRDefault="00900A64" w:rsidP="00A45160">
      <w:pPr>
        <w:pStyle w:val="2"/>
        <w:numPr>
          <w:ilvl w:val="1"/>
          <w:numId w:val="1"/>
        </w:numPr>
        <w:rPr>
          <w:lang w:val="zh-CN"/>
        </w:rPr>
      </w:pPr>
      <w:bookmarkStart w:id="110" w:name="_Toc35510297"/>
      <w:r>
        <w:rPr>
          <w:rFonts w:hint="eastAsia"/>
          <w:lang w:val="zh-CN"/>
        </w:rPr>
        <w:t>解调</w:t>
      </w:r>
      <w:bookmarkEnd w:id="110"/>
    </w:p>
    <w:p w14:paraId="4ADE3A21" w14:textId="16AAC9C5" w:rsidR="00BD2293" w:rsidRPr="00BD2293" w:rsidRDefault="00BD2293" w:rsidP="00A45160">
      <w:pPr>
        <w:pStyle w:val="3"/>
        <w:numPr>
          <w:ilvl w:val="2"/>
          <w:numId w:val="1"/>
        </w:numPr>
        <w:rPr>
          <w:lang w:val="zh-CN"/>
        </w:rPr>
      </w:pPr>
      <w:bookmarkStart w:id="111" w:name="_Toc35510298"/>
      <w:r w:rsidRPr="00BD2293">
        <w:rPr>
          <w:rFonts w:hint="eastAsia"/>
          <w:lang w:val="zh-CN"/>
        </w:rPr>
        <w:t>64QAM</w:t>
      </w:r>
      <w:r w:rsidRPr="00BD2293">
        <w:rPr>
          <w:rFonts w:hint="eastAsia"/>
          <w:lang w:val="zh-CN"/>
        </w:rPr>
        <w:t>解调原理</w:t>
      </w:r>
      <w:bookmarkEnd w:id="111"/>
    </w:p>
    <w:p w14:paraId="4A68D463" w14:textId="77777777" w:rsidR="0002026F" w:rsidRDefault="0002026F" w:rsidP="00A10910">
      <w:pPr>
        <w:rPr>
          <w:lang w:val="zh-CN"/>
        </w:rPr>
      </w:pPr>
      <w:r>
        <w:rPr>
          <w:rFonts w:hint="eastAsia"/>
          <w:lang w:val="zh-CN"/>
        </w:rPr>
        <w:t>在发射</w:t>
      </w:r>
      <w:r w:rsidR="00F43031" w:rsidRPr="00F43031">
        <w:rPr>
          <w:rFonts w:hint="eastAsia"/>
          <w:lang w:val="zh-CN"/>
        </w:rPr>
        <w:t>部分，为了使信息能够在信道中传输，对数据进行了调制，即把数字比特流映射到模拟形式。相应的，在接收端为了恢复传输的数据，需要进行解调。</w:t>
      </w:r>
    </w:p>
    <w:p w14:paraId="32A8AFFC" w14:textId="0EF6A33F" w:rsidR="00F43031" w:rsidRPr="00F43031" w:rsidRDefault="00F43031" w:rsidP="00E81A84">
      <w:r w:rsidRPr="00F43031">
        <w:rPr>
          <w:rFonts w:hint="eastAsia"/>
          <w:lang w:val="zh-CN"/>
        </w:rPr>
        <w:t>正交幅度调制</w:t>
      </w:r>
      <w:r w:rsidRPr="00F43031">
        <w:rPr>
          <w:rFonts w:ascii="Arial Unicode MS" w:eastAsia="Arial Unicode MS" w:cs="Arial Unicode MS"/>
          <w:sz w:val="19"/>
          <w:szCs w:val="19"/>
        </w:rPr>
        <w:t>(</w:t>
      </w:r>
      <w:r w:rsidRPr="00F43031">
        <w:t>QAM)</w:t>
      </w:r>
      <w:r w:rsidRPr="00F43031">
        <w:rPr>
          <w:rFonts w:hint="eastAsia"/>
          <w:lang w:val="zh-CN"/>
        </w:rPr>
        <w:t>同时改变了载波的幅度和相位，是</w:t>
      </w:r>
      <w:r w:rsidRPr="00F43031">
        <w:t>ASK</w:t>
      </w:r>
      <w:r w:rsidRPr="00F43031">
        <w:rPr>
          <w:lang w:val="zh-CN"/>
        </w:rPr>
        <w:t>(</w:t>
      </w:r>
      <w:r w:rsidRPr="00F43031">
        <w:rPr>
          <w:rFonts w:hint="eastAsia"/>
          <w:lang w:val="zh-CN"/>
        </w:rPr>
        <w:t>幅移键控</w:t>
      </w:r>
      <w:r w:rsidRPr="00F43031">
        <w:rPr>
          <w:lang w:val="zh-CN"/>
        </w:rPr>
        <w:t>)</w:t>
      </w:r>
      <w:r w:rsidRPr="00F43031">
        <w:rPr>
          <w:rFonts w:hint="eastAsia"/>
          <w:lang w:val="zh-CN"/>
        </w:rPr>
        <w:t>和</w:t>
      </w:r>
      <w:r w:rsidRPr="00F43031">
        <w:t>PSK</w:t>
      </w:r>
      <w:r w:rsidRPr="00F43031">
        <w:rPr>
          <w:lang w:val="zh-CN"/>
        </w:rPr>
        <w:t>(</w:t>
      </w:r>
      <w:r w:rsidRPr="00F43031">
        <w:rPr>
          <w:rFonts w:hint="eastAsia"/>
          <w:lang w:val="zh-CN"/>
        </w:rPr>
        <w:t>相移键控</w:t>
      </w:r>
      <w:r w:rsidRPr="00F43031">
        <w:rPr>
          <w:lang w:val="zh-CN"/>
        </w:rPr>
        <w:t>)</w:t>
      </w:r>
      <w:r w:rsidRPr="00F43031">
        <w:rPr>
          <w:rFonts w:hint="eastAsia"/>
          <w:lang w:val="zh-CN"/>
        </w:rPr>
        <w:t>的结合，其数学形式为</w:t>
      </w:r>
      <w:r w:rsidR="00AC4C1F">
        <w:tab/>
      </w:r>
      <w:r w:rsidRPr="00F43031">
        <w:rPr>
          <w:i/>
          <w:iCs/>
        </w:rPr>
        <w:t>s(t)</w:t>
      </w:r>
      <w:r w:rsidRPr="00F43031">
        <w:t xml:space="preserve"> </w:t>
      </w:r>
      <w:r w:rsidR="0081569F" w:rsidRPr="0081569F">
        <w:rPr>
          <w:rPrChange w:id="112" w:author="xbany" w:date="2019-12-07T15:50:00Z">
            <w:rPr>
              <w:rFonts w:ascii="Times New Roman" w:eastAsia="Times New Roman" w:cs="Times New Roman"/>
              <w:lang w:val="zh-CN"/>
            </w:rPr>
          </w:rPrChange>
        </w:rPr>
        <w:t xml:space="preserve">= </w:t>
      </w:r>
      <w:r w:rsidR="0081569F" w:rsidRPr="0081569F">
        <w:rPr>
          <w:rFonts w:asciiTheme="minorEastAsia" w:hAnsiTheme="minorEastAsia"/>
          <w:rPrChange w:id="113" w:author="xbany" w:date="2019-12-07T15:50:00Z">
            <w:rPr>
              <w:rFonts w:asciiTheme="minorEastAsia" w:hAnsiTheme="minorEastAsia" w:cs="Times New Roman"/>
              <w:lang w:val="zh-CN"/>
            </w:rPr>
          </w:rPrChange>
        </w:rPr>
        <w:t>I</w:t>
      </w:r>
      <w:r w:rsidRPr="00F43031">
        <w:t>sin(</w:t>
      </w:r>
      <m:oMath>
        <m:sSub>
          <m:sSubPr>
            <m:ctrlPr>
              <w:rPr>
                <w:rFonts w:ascii="Cambria Math" w:hAnsi="Cambria Math"/>
                <w:lang w:eastAsia="en-US"/>
              </w:rPr>
            </m:ctrlPr>
          </m:sSubPr>
          <m:e>
            <m:r>
              <m:rPr>
                <m:sty m:val="p"/>
              </m:rPr>
              <w:rPr>
                <w:rFonts w:ascii="Cambria Math" w:hAnsi="Cambria Math"/>
                <w:lang w:eastAsia="en-US"/>
              </w:rPr>
              <m:t>ω</m:t>
            </m:r>
          </m:e>
          <m:sub>
            <m:r>
              <m:rPr>
                <m:sty m:val="p"/>
              </m:rPr>
              <w:rPr>
                <w:rFonts w:ascii="Cambria Math" w:hAnsi="Cambria Math"/>
              </w:rPr>
              <m:t>c</m:t>
            </m:r>
          </m:sub>
        </m:sSub>
        <m:r>
          <m:rPr>
            <m:sty m:val="p"/>
          </m:rPr>
          <w:rPr>
            <w:rFonts w:ascii="Cambria Math" w:hAnsi="Cambria Math"/>
          </w:rPr>
          <m:t>t</m:t>
        </m:r>
      </m:oMath>
      <w:r w:rsidRPr="00F43031">
        <w:t xml:space="preserve">) </w:t>
      </w:r>
      <w:r w:rsidR="0002026F">
        <w:rPr>
          <w:rFonts w:asciiTheme="minorEastAsia" w:hAnsiTheme="minorEastAsia" w:hint="eastAsia"/>
        </w:rPr>
        <w:t>+</w:t>
      </w:r>
      <w:r w:rsidR="0081569F" w:rsidRPr="0081569F">
        <w:rPr>
          <w:rPrChange w:id="114" w:author="xbany" w:date="2019-12-07T15:50:00Z">
            <w:rPr>
              <w:rFonts w:ascii="Times New Roman" w:eastAsia="Times New Roman" w:cs="Times New Roman"/>
              <w:lang w:val="zh-CN"/>
            </w:rPr>
          </w:rPrChange>
        </w:rPr>
        <w:t xml:space="preserve"> </w:t>
      </w:r>
      <w:r w:rsidR="0002026F">
        <w:rPr>
          <w:rFonts w:asciiTheme="minorEastAsia" w:hAnsiTheme="minorEastAsia" w:hint="eastAsia"/>
        </w:rPr>
        <w:t>Q</w:t>
      </w:r>
      <w:r w:rsidRPr="00F43031">
        <w:t>cos(</w:t>
      </w:r>
      <m:oMath>
        <m:sSub>
          <m:sSubPr>
            <m:ctrlPr>
              <w:rPr>
                <w:rFonts w:ascii="Cambria Math" w:hAnsi="Cambria Math"/>
                <w:lang w:eastAsia="en-US"/>
              </w:rPr>
            </m:ctrlPr>
          </m:sSubPr>
          <m:e>
            <m:r>
              <m:rPr>
                <m:sty m:val="p"/>
              </m:rPr>
              <w:rPr>
                <w:rFonts w:ascii="Cambria Math" w:hAnsi="Cambria Math"/>
                <w:lang w:eastAsia="en-US"/>
              </w:rPr>
              <m:t>ω</m:t>
            </m:r>
          </m:e>
          <m:sub>
            <m:r>
              <m:rPr>
                <m:sty m:val="p"/>
              </m:rPr>
              <w:rPr>
                <w:rFonts w:ascii="Cambria Math" w:hAnsi="Cambria Math"/>
              </w:rPr>
              <m:t>c</m:t>
            </m:r>
          </m:sub>
        </m:sSub>
        <m:r>
          <m:rPr>
            <m:sty m:val="p"/>
          </m:rPr>
          <w:rPr>
            <w:rFonts w:ascii="Cambria Math" w:hAnsi="Cambria Math"/>
          </w:rPr>
          <m:t>t</m:t>
        </m:r>
      </m:oMath>
      <w:r w:rsidR="0002026F">
        <w:t>)</w:t>
      </w:r>
    </w:p>
    <w:p w14:paraId="0C741E1B" w14:textId="77777777" w:rsidR="00F43031" w:rsidRPr="00F43031" w:rsidRDefault="00F43031" w:rsidP="00E81A84">
      <w:r w:rsidRPr="00F43031">
        <w:rPr>
          <w:rFonts w:hint="eastAsia"/>
          <w:lang w:val="zh-CN"/>
        </w:rPr>
        <w:t>其中</w:t>
      </w:r>
      <w:r w:rsidR="0002026F">
        <w:rPr>
          <w:rFonts w:hint="eastAsia"/>
          <w:lang w:val="zh-CN"/>
        </w:rPr>
        <w:t>I</w:t>
      </w:r>
      <w:r w:rsidRPr="00F43031">
        <w:rPr>
          <w:rFonts w:hint="eastAsia"/>
        </w:rPr>
        <w:t>、</w:t>
      </w:r>
      <w:r w:rsidRPr="00F43031">
        <w:t>Q</w:t>
      </w:r>
      <w:r w:rsidRPr="00F43031">
        <w:rPr>
          <w:rFonts w:hint="eastAsia"/>
          <w:lang w:val="zh-CN"/>
        </w:rPr>
        <w:t>分别为同相分量和正交分量。</w:t>
      </w:r>
    </w:p>
    <w:p w14:paraId="02240C3B" w14:textId="66A153BE" w:rsidR="004861B4" w:rsidRDefault="00F43031" w:rsidP="00B2329A">
      <w:r w:rsidRPr="00E81A84">
        <w:rPr>
          <w:rFonts w:hint="eastAsia"/>
        </w:rPr>
        <w:t>在基带信号处理过程中，送入解调模块的一般是含有同相和正交两个分量的复数信号。而解调模块利用接收到的复数信号，依据调制时所使用的调制映射关系，恢复岀原始的数字信息。</w:t>
      </w:r>
    </w:p>
    <w:p w14:paraId="238579BB" w14:textId="4C1F9066" w:rsidR="004321AE" w:rsidRDefault="004321AE" w:rsidP="00A10910">
      <w:pPr>
        <w:rPr>
          <w:lang w:val="zh-CN"/>
        </w:rPr>
      </w:pPr>
      <w:r>
        <w:rPr>
          <w:rFonts w:hint="eastAsia"/>
          <w:lang w:val="zh-CN"/>
        </w:rPr>
        <w:t>解调过程中可以分别对</w:t>
      </w:r>
      <w:r>
        <w:rPr>
          <w:i/>
          <w:iCs/>
          <w:lang w:val="zh-CN"/>
        </w:rPr>
        <w:t>I</w:t>
      </w:r>
      <w:r>
        <w:rPr>
          <w:rFonts w:hint="eastAsia"/>
          <w:lang w:val="zh-CN"/>
        </w:rPr>
        <w:t>路和</w:t>
      </w:r>
      <w:r>
        <w:t>Q</w:t>
      </w:r>
      <w:r>
        <w:rPr>
          <w:rFonts w:hint="eastAsia"/>
          <w:lang w:val="zh-CN"/>
        </w:rPr>
        <w:t>路进行解调，</w:t>
      </w:r>
      <w:r w:rsidR="00CC2F2B">
        <w:rPr>
          <w:rFonts w:hint="eastAsia"/>
          <w:lang w:val="zh-CN"/>
        </w:rPr>
        <w:t>设</w:t>
      </w:r>
      <w:r w:rsidR="00CC2F2B">
        <w:rPr>
          <w:rFonts w:hint="eastAsia"/>
          <w:lang w:val="zh-CN"/>
        </w:rPr>
        <w:t>K</w:t>
      </w:r>
      <w:r w:rsidR="00CC2F2B" w:rsidRPr="007743EF">
        <w:rPr>
          <w:rFonts w:hint="eastAsia"/>
          <w:vertAlign w:val="subscript"/>
          <w:lang w:val="zh-CN"/>
        </w:rPr>
        <w:t>mod</w:t>
      </w:r>
      <w:r w:rsidR="00CC2F2B">
        <w:rPr>
          <w:rFonts w:hint="eastAsia"/>
          <w:lang w:val="zh-CN"/>
        </w:rPr>
        <w:t>=1/</w:t>
      </w:r>
      <m:oMath>
        <m:rad>
          <m:radPr>
            <m:degHide m:val="1"/>
            <m:ctrlPr>
              <w:rPr>
                <w:rFonts w:ascii="Cambria Math" w:hAnsi="Cambria Math"/>
                <w:lang w:val="zh-CN"/>
              </w:rPr>
            </m:ctrlPr>
          </m:radPr>
          <m:deg/>
          <m:e>
            <m:r>
              <m:rPr>
                <m:sty m:val="p"/>
              </m:rPr>
              <w:rPr>
                <w:rFonts w:ascii="Cambria Math" w:hAnsi="Cambria Math"/>
                <w:lang w:val="zh-CN"/>
              </w:rPr>
              <m:t>42</m:t>
            </m:r>
          </m:e>
        </m:rad>
      </m:oMath>
      <w:r w:rsidR="00CC2F2B">
        <w:rPr>
          <w:rFonts w:hint="eastAsia"/>
          <w:lang w:val="zh-CN"/>
        </w:rPr>
        <w:t>，</w:t>
      </w:r>
      <w:r>
        <w:rPr>
          <w:rFonts w:hint="eastAsia"/>
          <w:lang w:val="zh-CN"/>
        </w:rPr>
        <w:t>判决阈值分别设为</w:t>
      </w:r>
      <w:r>
        <w:rPr>
          <w:rFonts w:hint="eastAsia"/>
          <w:lang w:val="zh-CN"/>
        </w:rPr>
        <w:t>-6</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lastRenderedPageBreak/>
        <w:t>-4</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t>-2</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t>0</w:t>
      </w:r>
      <w:r>
        <w:rPr>
          <w:rFonts w:hint="eastAsia"/>
          <w:lang w:val="zh-CN"/>
        </w:rPr>
        <w:t>、</w:t>
      </w:r>
      <w:r>
        <w:rPr>
          <w:rFonts w:hint="eastAsia"/>
          <w:lang w:val="zh-CN"/>
        </w:rPr>
        <w:t>2</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t>4</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t>6</w:t>
      </w:r>
      <w:r w:rsidR="00622BFD">
        <w:rPr>
          <w:rFonts w:hint="eastAsia"/>
          <w:lang w:val="zh-CN"/>
        </w:rPr>
        <w:t>*K</w:t>
      </w:r>
      <w:r w:rsidR="00622BFD" w:rsidRPr="007743EF">
        <w:rPr>
          <w:rFonts w:hint="eastAsia"/>
          <w:vertAlign w:val="subscript"/>
          <w:lang w:val="zh-CN"/>
        </w:rPr>
        <w:t>mod</w:t>
      </w:r>
      <w:r>
        <w:rPr>
          <w:rFonts w:hint="eastAsia"/>
          <w:lang w:val="zh-CN"/>
        </w:rPr>
        <w:t>。</w:t>
      </w:r>
    </w:p>
    <w:p w14:paraId="529BB706" w14:textId="77777777" w:rsidR="001558AB" w:rsidRDefault="001558AB" w:rsidP="001558AB">
      <w:pPr>
        <w:pStyle w:val="af7"/>
        <w:keepNext/>
        <w:jc w:val="center"/>
      </w:pPr>
      <w:bookmarkStart w:id="115" w:name="_Toc35510381"/>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Pr>
          <w:noProof/>
        </w:rPr>
        <w:t>11</w:t>
      </w:r>
      <w:r w:rsidR="0081569F">
        <w:fldChar w:fldCharType="end"/>
      </w:r>
      <w:r w:rsidRPr="008C7D6B">
        <w:rPr>
          <w:rFonts w:hint="eastAsia"/>
        </w:rPr>
        <w:t>判决阈值</w:t>
      </w:r>
      <w:r>
        <w:rPr>
          <w:rFonts w:hint="eastAsia"/>
          <w:noProof/>
        </w:rPr>
        <w:t>及其表示</w:t>
      </w:r>
      <w:bookmarkEnd w:id="115"/>
    </w:p>
    <w:tbl>
      <w:tblPr>
        <w:tblStyle w:val="a4"/>
        <w:tblW w:w="0" w:type="auto"/>
        <w:tblInd w:w="-5" w:type="dxa"/>
        <w:tblLook w:val="04A0" w:firstRow="1" w:lastRow="0" w:firstColumn="1" w:lastColumn="0" w:noHBand="0" w:noVBand="1"/>
      </w:tblPr>
      <w:tblGrid>
        <w:gridCol w:w="1701"/>
        <w:gridCol w:w="6776"/>
      </w:tblGrid>
      <w:tr w:rsidR="00B2329A" w14:paraId="4D9BB243" w14:textId="77777777" w:rsidTr="00B2329A">
        <w:tc>
          <w:tcPr>
            <w:tcW w:w="1701" w:type="dxa"/>
          </w:tcPr>
          <w:p w14:paraId="3AC954F2" w14:textId="77777777" w:rsidR="00B2329A" w:rsidRDefault="00B2329A" w:rsidP="008D01A9">
            <w:pPr>
              <w:jc w:val="center"/>
              <w:rPr>
                <w:lang w:val="zh-CN"/>
              </w:rPr>
            </w:pPr>
            <w:r>
              <w:rPr>
                <w:rFonts w:hint="eastAsia"/>
                <w:lang w:val="zh-CN"/>
              </w:rPr>
              <w:t>I/Q</w:t>
            </w:r>
          </w:p>
          <w:p w14:paraId="58CC93BE" w14:textId="77777777" w:rsidR="00B2329A" w:rsidRDefault="00B2329A" w:rsidP="008D01A9">
            <w:pPr>
              <w:jc w:val="center"/>
              <w:rPr>
                <w:lang w:val="zh-CN"/>
              </w:rPr>
            </w:pPr>
            <w:r>
              <w:rPr>
                <w:rFonts w:hint="eastAsia"/>
                <w:lang w:val="zh-CN"/>
              </w:rPr>
              <w:t>判决阈值</w:t>
            </w:r>
          </w:p>
        </w:tc>
        <w:tc>
          <w:tcPr>
            <w:tcW w:w="6776" w:type="dxa"/>
          </w:tcPr>
          <w:p w14:paraId="3B4CB2F8" w14:textId="77777777" w:rsidR="00B2329A" w:rsidRDefault="00B2329A" w:rsidP="008D01A9">
            <w:pPr>
              <w:jc w:val="center"/>
              <w:rPr>
                <w:lang w:val="zh-CN"/>
              </w:rPr>
            </w:pPr>
            <w:r>
              <w:rPr>
                <w:lang w:val="zh-CN"/>
              </w:rPr>
              <w:t>(</w:t>
            </w:r>
            <w:r>
              <w:rPr>
                <w:rFonts w:hint="eastAsia"/>
                <w:lang w:val="zh-CN"/>
              </w:rPr>
              <w:t>I</w:t>
            </w:r>
            <w:r>
              <w:rPr>
                <w:lang w:val="zh-CN"/>
              </w:rPr>
              <w:t>/Q)</w:t>
            </w:r>
            <w:r>
              <w:rPr>
                <w:rFonts w:hint="eastAsia"/>
                <w:lang w:val="zh-CN"/>
              </w:rPr>
              <w:t>/</w:t>
            </w:r>
            <m:oMath>
              <m:rad>
                <m:radPr>
                  <m:degHide m:val="1"/>
                  <m:ctrlPr>
                    <w:rPr>
                      <w:rFonts w:ascii="Cambria Math" w:hAnsi="Cambria Math"/>
                      <w:lang w:val="zh-CN"/>
                    </w:rPr>
                  </m:ctrlPr>
                </m:radPr>
                <m:deg/>
                <m:e>
                  <m:r>
                    <m:rPr>
                      <m:sty m:val="p"/>
                    </m:rPr>
                    <w:rPr>
                      <w:rFonts w:ascii="Cambria Math" w:hAnsi="Cambria Math"/>
                      <w:lang w:val="zh-CN"/>
                    </w:rPr>
                    <m:t>42</m:t>
                  </m:r>
                </m:e>
              </m:rad>
            </m:oMath>
          </w:p>
        </w:tc>
      </w:tr>
      <w:tr w:rsidR="00B2329A" w14:paraId="3E747A9C" w14:textId="77777777" w:rsidTr="00B2329A">
        <w:trPr>
          <w:trHeight w:val="312"/>
        </w:trPr>
        <w:tc>
          <w:tcPr>
            <w:tcW w:w="1701" w:type="dxa"/>
          </w:tcPr>
          <w:p w14:paraId="6912912C" w14:textId="77777777" w:rsidR="00B2329A" w:rsidRDefault="00B2329A" w:rsidP="008D01A9">
            <w:pPr>
              <w:jc w:val="center"/>
              <w:rPr>
                <w:lang w:val="zh-CN"/>
              </w:rPr>
            </w:pPr>
            <w:r>
              <w:rPr>
                <w:rFonts w:hint="eastAsia"/>
                <w:lang w:val="zh-CN"/>
              </w:rPr>
              <w:t>-6</w:t>
            </w:r>
          </w:p>
        </w:tc>
        <w:tc>
          <w:tcPr>
            <w:tcW w:w="6776" w:type="dxa"/>
          </w:tcPr>
          <w:p w14:paraId="08584737" w14:textId="1EFB3301" w:rsidR="00B2329A" w:rsidRDefault="00B2329A" w:rsidP="008D01A9">
            <w:pPr>
              <w:jc w:val="center"/>
              <w:rPr>
                <w:lang w:val="zh-CN"/>
              </w:rPr>
            </w:pPr>
            <w:r>
              <w:rPr>
                <w:rFonts w:hint="eastAsia"/>
                <w:lang w:val="zh-CN"/>
              </w:rPr>
              <w:t>-</w:t>
            </w:r>
            <w:r w:rsidRPr="00B2329A">
              <w:rPr>
                <w:lang w:val="zh-CN"/>
              </w:rPr>
              <w:t>0.925820099772551</w:t>
            </w:r>
          </w:p>
        </w:tc>
      </w:tr>
      <w:tr w:rsidR="00B2329A" w14:paraId="61C90E1A" w14:textId="77777777" w:rsidTr="00B2329A">
        <w:trPr>
          <w:trHeight w:val="312"/>
        </w:trPr>
        <w:tc>
          <w:tcPr>
            <w:tcW w:w="1701" w:type="dxa"/>
          </w:tcPr>
          <w:p w14:paraId="15908B04" w14:textId="77777777" w:rsidR="00B2329A" w:rsidRDefault="00B2329A" w:rsidP="00816A3B">
            <w:pPr>
              <w:jc w:val="center"/>
              <w:rPr>
                <w:lang w:val="zh-CN"/>
              </w:rPr>
            </w:pPr>
            <w:r>
              <w:rPr>
                <w:rFonts w:hint="eastAsia"/>
                <w:lang w:val="zh-CN"/>
              </w:rPr>
              <w:t>-4</w:t>
            </w:r>
          </w:p>
        </w:tc>
        <w:tc>
          <w:tcPr>
            <w:tcW w:w="6776" w:type="dxa"/>
          </w:tcPr>
          <w:p w14:paraId="6531D1D9" w14:textId="2C797BC2" w:rsidR="00B2329A" w:rsidRDefault="00B2329A" w:rsidP="00816A3B">
            <w:pPr>
              <w:jc w:val="center"/>
              <w:rPr>
                <w:lang w:val="zh-CN"/>
              </w:rPr>
            </w:pPr>
            <w:r>
              <w:rPr>
                <w:rFonts w:hint="eastAsia"/>
                <w:lang w:val="zh-CN"/>
              </w:rPr>
              <w:t>-</w:t>
            </w:r>
            <w:r w:rsidRPr="00B2329A">
              <w:rPr>
                <w:lang w:val="zh-CN"/>
              </w:rPr>
              <w:t>0.617213399848368</w:t>
            </w:r>
          </w:p>
        </w:tc>
      </w:tr>
      <w:tr w:rsidR="00B2329A" w14:paraId="19745E6F" w14:textId="77777777" w:rsidTr="00B2329A">
        <w:trPr>
          <w:trHeight w:val="312"/>
        </w:trPr>
        <w:tc>
          <w:tcPr>
            <w:tcW w:w="1701" w:type="dxa"/>
          </w:tcPr>
          <w:p w14:paraId="792EE744" w14:textId="77777777" w:rsidR="00B2329A" w:rsidRDefault="00B2329A" w:rsidP="00816A3B">
            <w:pPr>
              <w:jc w:val="center"/>
              <w:rPr>
                <w:lang w:val="zh-CN"/>
              </w:rPr>
            </w:pPr>
            <w:r>
              <w:rPr>
                <w:rFonts w:hint="eastAsia"/>
                <w:lang w:val="zh-CN"/>
              </w:rPr>
              <w:t>-2</w:t>
            </w:r>
          </w:p>
        </w:tc>
        <w:tc>
          <w:tcPr>
            <w:tcW w:w="6776" w:type="dxa"/>
          </w:tcPr>
          <w:p w14:paraId="176B0428" w14:textId="0FDB3DFE" w:rsidR="00B2329A" w:rsidRDefault="00B2329A" w:rsidP="00816A3B">
            <w:pPr>
              <w:jc w:val="center"/>
              <w:rPr>
                <w:lang w:val="zh-CN"/>
              </w:rPr>
            </w:pPr>
            <w:r>
              <w:rPr>
                <w:rFonts w:hint="eastAsia"/>
                <w:lang w:val="zh-CN"/>
              </w:rPr>
              <w:t>-</w:t>
            </w:r>
            <w:r w:rsidRPr="00B2329A">
              <w:rPr>
                <w:lang w:val="zh-CN"/>
              </w:rPr>
              <w:t>0.308606699924184</w:t>
            </w:r>
          </w:p>
        </w:tc>
      </w:tr>
      <w:tr w:rsidR="00B2329A" w14:paraId="0A307729" w14:textId="77777777" w:rsidTr="00B2329A">
        <w:trPr>
          <w:trHeight w:val="312"/>
        </w:trPr>
        <w:tc>
          <w:tcPr>
            <w:tcW w:w="1701" w:type="dxa"/>
          </w:tcPr>
          <w:p w14:paraId="20578ACA" w14:textId="77777777" w:rsidR="00B2329A" w:rsidRDefault="00B2329A" w:rsidP="00816A3B">
            <w:pPr>
              <w:jc w:val="center"/>
              <w:rPr>
                <w:lang w:val="zh-CN"/>
              </w:rPr>
            </w:pPr>
            <w:r>
              <w:rPr>
                <w:rFonts w:hint="eastAsia"/>
                <w:lang w:val="zh-CN"/>
              </w:rPr>
              <w:t>0</w:t>
            </w:r>
          </w:p>
        </w:tc>
        <w:tc>
          <w:tcPr>
            <w:tcW w:w="6776" w:type="dxa"/>
          </w:tcPr>
          <w:p w14:paraId="59741F47" w14:textId="6446ED51" w:rsidR="00B2329A" w:rsidRDefault="00B2329A" w:rsidP="00816A3B">
            <w:pPr>
              <w:jc w:val="center"/>
              <w:rPr>
                <w:lang w:val="zh-CN"/>
              </w:rPr>
            </w:pPr>
            <w:r>
              <w:rPr>
                <w:rFonts w:hint="eastAsia"/>
                <w:lang w:val="zh-CN"/>
              </w:rPr>
              <w:t>0.000000000000000</w:t>
            </w:r>
          </w:p>
        </w:tc>
      </w:tr>
      <w:tr w:rsidR="00B2329A" w14:paraId="6010BF3A" w14:textId="77777777" w:rsidTr="00B2329A">
        <w:trPr>
          <w:trHeight w:val="312"/>
        </w:trPr>
        <w:tc>
          <w:tcPr>
            <w:tcW w:w="1701" w:type="dxa"/>
          </w:tcPr>
          <w:p w14:paraId="00581DDD" w14:textId="77777777" w:rsidR="00B2329A" w:rsidRDefault="00B2329A" w:rsidP="00D40824">
            <w:pPr>
              <w:jc w:val="center"/>
              <w:rPr>
                <w:lang w:val="zh-CN"/>
              </w:rPr>
            </w:pPr>
            <w:r>
              <w:rPr>
                <w:rFonts w:hint="eastAsia"/>
                <w:lang w:val="zh-CN"/>
              </w:rPr>
              <w:t>2</w:t>
            </w:r>
          </w:p>
        </w:tc>
        <w:tc>
          <w:tcPr>
            <w:tcW w:w="6776" w:type="dxa"/>
          </w:tcPr>
          <w:p w14:paraId="4F7E6314" w14:textId="4565CF10" w:rsidR="00B2329A" w:rsidRDefault="00B2329A" w:rsidP="00D40824">
            <w:pPr>
              <w:jc w:val="center"/>
              <w:rPr>
                <w:lang w:val="zh-CN"/>
              </w:rPr>
            </w:pPr>
            <w:r w:rsidRPr="00B2329A">
              <w:rPr>
                <w:lang w:val="zh-CN"/>
              </w:rPr>
              <w:t>0.308606699924184</w:t>
            </w:r>
          </w:p>
        </w:tc>
      </w:tr>
      <w:tr w:rsidR="00B2329A" w14:paraId="7ADDED18" w14:textId="77777777" w:rsidTr="00B2329A">
        <w:trPr>
          <w:trHeight w:val="312"/>
        </w:trPr>
        <w:tc>
          <w:tcPr>
            <w:tcW w:w="1701" w:type="dxa"/>
          </w:tcPr>
          <w:p w14:paraId="7D850715" w14:textId="77777777" w:rsidR="00B2329A" w:rsidRDefault="00B2329A" w:rsidP="00D40824">
            <w:pPr>
              <w:jc w:val="center"/>
              <w:rPr>
                <w:lang w:val="zh-CN"/>
              </w:rPr>
            </w:pPr>
            <w:r>
              <w:rPr>
                <w:rFonts w:hint="eastAsia"/>
                <w:lang w:val="zh-CN"/>
              </w:rPr>
              <w:t>4</w:t>
            </w:r>
          </w:p>
        </w:tc>
        <w:tc>
          <w:tcPr>
            <w:tcW w:w="6776" w:type="dxa"/>
          </w:tcPr>
          <w:p w14:paraId="736DA9DC" w14:textId="790166A6" w:rsidR="00B2329A" w:rsidRDefault="00B2329A" w:rsidP="00D40824">
            <w:pPr>
              <w:jc w:val="center"/>
              <w:rPr>
                <w:lang w:val="zh-CN"/>
              </w:rPr>
            </w:pPr>
            <w:r w:rsidRPr="00B2329A">
              <w:rPr>
                <w:lang w:val="zh-CN"/>
              </w:rPr>
              <w:t>0.617213399848368</w:t>
            </w:r>
          </w:p>
        </w:tc>
      </w:tr>
      <w:tr w:rsidR="00B2329A" w14:paraId="694FBFA5" w14:textId="77777777" w:rsidTr="00B2329A">
        <w:trPr>
          <w:trHeight w:val="312"/>
        </w:trPr>
        <w:tc>
          <w:tcPr>
            <w:tcW w:w="1701" w:type="dxa"/>
          </w:tcPr>
          <w:p w14:paraId="2EDDA88E" w14:textId="77777777" w:rsidR="00B2329A" w:rsidRDefault="00B2329A" w:rsidP="00D40824">
            <w:pPr>
              <w:jc w:val="center"/>
              <w:rPr>
                <w:lang w:val="zh-CN"/>
              </w:rPr>
            </w:pPr>
            <w:r>
              <w:rPr>
                <w:rFonts w:hint="eastAsia"/>
                <w:lang w:val="zh-CN"/>
              </w:rPr>
              <w:t>6</w:t>
            </w:r>
          </w:p>
        </w:tc>
        <w:tc>
          <w:tcPr>
            <w:tcW w:w="6776" w:type="dxa"/>
          </w:tcPr>
          <w:p w14:paraId="08982CBA" w14:textId="67241B85" w:rsidR="00B2329A" w:rsidRDefault="00B2329A" w:rsidP="00D40824">
            <w:pPr>
              <w:jc w:val="center"/>
              <w:rPr>
                <w:lang w:val="zh-CN"/>
              </w:rPr>
            </w:pPr>
            <w:r w:rsidRPr="00B2329A">
              <w:rPr>
                <w:lang w:val="zh-CN"/>
              </w:rPr>
              <w:t>0.925820099772551</w:t>
            </w:r>
          </w:p>
        </w:tc>
      </w:tr>
    </w:tbl>
    <w:p w14:paraId="028D4915" w14:textId="5BD75376" w:rsidR="002B6F50" w:rsidRDefault="002B6F50" w:rsidP="00A45160">
      <w:pPr>
        <w:pStyle w:val="3"/>
        <w:numPr>
          <w:ilvl w:val="2"/>
          <w:numId w:val="1"/>
        </w:numPr>
        <w:rPr>
          <w:lang w:val="zh-CN"/>
        </w:rPr>
      </w:pPr>
      <w:bookmarkStart w:id="116" w:name="_Toc35510299"/>
      <w:r>
        <w:rPr>
          <w:rFonts w:hint="eastAsia"/>
          <w:lang w:val="zh-CN"/>
        </w:rPr>
        <w:t>64QAM</w:t>
      </w:r>
      <w:r w:rsidR="00632E65">
        <w:rPr>
          <w:rFonts w:hint="eastAsia"/>
          <w:lang w:val="zh-CN"/>
        </w:rPr>
        <w:t>解调</w:t>
      </w:r>
      <w:r>
        <w:rPr>
          <w:rFonts w:hint="eastAsia"/>
          <w:lang w:val="zh-CN"/>
        </w:rPr>
        <w:t>实现</w:t>
      </w:r>
      <w:bookmarkEnd w:id="116"/>
    </w:p>
    <w:p w14:paraId="7CBE5BEA" w14:textId="25CA1ED6" w:rsidR="00783D41" w:rsidRPr="00FD3468" w:rsidRDefault="001129AB" w:rsidP="00F23115">
      <w:pPr>
        <w:rPr>
          <w:color w:val="FF0000"/>
        </w:rPr>
      </w:pPr>
      <w:r w:rsidRPr="00FD3468">
        <w:rPr>
          <w:color w:val="FF0000"/>
        </w:rPr>
        <w:t>当数据分组到达时，同时进行</w:t>
      </w:r>
      <w:r w:rsidRPr="00FD3468">
        <w:rPr>
          <w:rFonts w:hint="eastAsia"/>
          <w:color w:val="FF0000"/>
        </w:rPr>
        <w:t>I</w:t>
      </w:r>
      <w:r w:rsidRPr="00FD3468">
        <w:rPr>
          <w:color w:val="FF0000"/>
        </w:rPr>
        <w:t>路和</w:t>
      </w:r>
      <w:r w:rsidRPr="00FD3468">
        <w:rPr>
          <w:rFonts w:ascii="Times New Roman" w:eastAsia="Times New Roman" w:hAnsi="Times New Roman" w:cs="Times New Roman"/>
          <w:color w:val="FF0000"/>
          <w:lang w:bidi="en-US"/>
        </w:rPr>
        <w:t>Q</w:t>
      </w:r>
      <w:r w:rsidRPr="00FD3468">
        <w:rPr>
          <w:color w:val="FF0000"/>
        </w:rPr>
        <w:t>路分量的解调，</w:t>
      </w:r>
      <w:r w:rsidR="00783D41" w:rsidRPr="00FD3468">
        <w:rPr>
          <w:rFonts w:hint="eastAsia"/>
          <w:color w:val="FF0000"/>
        </w:rPr>
        <w:t>例如</w:t>
      </w:r>
      <w:r w:rsidR="00783D41" w:rsidRPr="00FD3468">
        <w:rPr>
          <w:rFonts w:hint="eastAsia"/>
          <w:color w:val="FF0000"/>
        </w:rPr>
        <w:t>I/Q&lt;</w:t>
      </w:r>
      <w:r w:rsidR="00783D41" w:rsidRPr="00FD3468">
        <w:rPr>
          <w:color w:val="FF0000"/>
        </w:rPr>
        <w:t>-6</w:t>
      </w:r>
      <w:r w:rsidR="00783D41" w:rsidRPr="00FD3468">
        <w:rPr>
          <w:rFonts w:hint="eastAsia"/>
          <w:color w:val="FF0000"/>
        </w:rPr>
        <w:t>时</w:t>
      </w:r>
      <w:r w:rsidR="00783D41" w:rsidRPr="00FD3468">
        <w:rPr>
          <w:rFonts w:hint="eastAsia"/>
          <w:color w:val="FF0000"/>
        </w:rPr>
        <w:t>I/Q=-7</w:t>
      </w:r>
      <w:r w:rsidR="00783D41" w:rsidRPr="00FD3468">
        <w:rPr>
          <w:rFonts w:hint="eastAsia"/>
          <w:color w:val="FF0000"/>
        </w:rPr>
        <w:t>，</w:t>
      </w:r>
      <w:r w:rsidR="00783D41" w:rsidRPr="00FD3468">
        <w:rPr>
          <w:rFonts w:hint="eastAsia"/>
          <w:color w:val="FF0000"/>
        </w:rPr>
        <w:t>-</w:t>
      </w:r>
      <w:r w:rsidR="00783D41" w:rsidRPr="00FD3468">
        <w:rPr>
          <w:color w:val="FF0000"/>
        </w:rPr>
        <w:t>4</w:t>
      </w:r>
      <w:r w:rsidR="00783D41" w:rsidRPr="00FD3468">
        <w:rPr>
          <w:rFonts w:hint="eastAsia"/>
          <w:color w:val="FF0000"/>
        </w:rPr>
        <w:t>&lt;I/Q&lt;</w:t>
      </w:r>
      <w:r w:rsidR="00783D41" w:rsidRPr="00FD3468">
        <w:rPr>
          <w:color w:val="FF0000"/>
        </w:rPr>
        <w:t>-6</w:t>
      </w:r>
      <w:r w:rsidR="00783D41" w:rsidRPr="00FD3468">
        <w:rPr>
          <w:rFonts w:hint="eastAsia"/>
          <w:color w:val="FF0000"/>
        </w:rPr>
        <w:t>时</w:t>
      </w:r>
      <w:r w:rsidR="00783D41" w:rsidRPr="00FD3468">
        <w:rPr>
          <w:rFonts w:hint="eastAsia"/>
          <w:color w:val="FF0000"/>
        </w:rPr>
        <w:t>I/Q=-</w:t>
      </w:r>
      <w:r w:rsidR="00783D41" w:rsidRPr="00FD3468">
        <w:rPr>
          <w:color w:val="FF0000"/>
        </w:rPr>
        <w:t>5,</w:t>
      </w:r>
      <w:r w:rsidR="00783D41" w:rsidRPr="00FD3468">
        <w:rPr>
          <w:rFonts w:hint="eastAsia"/>
          <w:color w:val="FF0000"/>
        </w:rPr>
        <w:t>其他数值以此类推。</w:t>
      </w:r>
    </w:p>
    <w:p w14:paraId="509DBC37" w14:textId="27A2894A" w:rsidR="007E3408" w:rsidRPr="00FD3468" w:rsidRDefault="00783D41" w:rsidP="002F7E2C">
      <w:pPr>
        <w:rPr>
          <w:color w:val="FF0000"/>
        </w:rPr>
      </w:pPr>
      <w:r w:rsidRPr="00FD3468">
        <w:rPr>
          <w:rFonts w:hint="eastAsia"/>
          <w:color w:val="FF0000"/>
        </w:rPr>
        <w:t>64QAM</w:t>
      </w:r>
      <w:r w:rsidRPr="00FD3468">
        <w:rPr>
          <w:rFonts w:hint="eastAsia"/>
          <w:color w:val="FF0000"/>
          <w:lang w:val="zh-CN"/>
        </w:rPr>
        <w:t>解调模块的对外接口</w:t>
      </w:r>
      <w:r w:rsidR="00E91445" w:rsidRPr="00FD3468">
        <w:rPr>
          <w:rFonts w:hint="eastAsia"/>
          <w:color w:val="FF0000"/>
        </w:rPr>
        <w:t>要求</w:t>
      </w:r>
      <w:r w:rsidR="00E91445" w:rsidRPr="00FD3468">
        <w:rPr>
          <w:rFonts w:hint="eastAsia"/>
          <w:color w:val="FF0000"/>
          <w:lang w:val="zh-CN"/>
        </w:rPr>
        <w:t>遵循</w:t>
      </w:r>
      <w:r w:rsidR="00E91445" w:rsidRPr="00FD3468">
        <w:rPr>
          <w:color w:val="FF0000"/>
        </w:rPr>
        <w:t>AXI4-Stream</w:t>
      </w:r>
      <w:r w:rsidR="00E91445" w:rsidRPr="00FD3468">
        <w:rPr>
          <w:rFonts w:hint="eastAsia"/>
          <w:color w:val="FF0000"/>
        </w:rPr>
        <w:t>，</w:t>
      </w:r>
      <w:r w:rsidR="00E91445" w:rsidRPr="00FD3468">
        <w:rPr>
          <w:rFonts w:hint="eastAsia"/>
          <w:color w:val="FF0000"/>
          <w:lang w:val="zh-CN"/>
        </w:rPr>
        <w:t>接口详细介绍参考《</w:t>
      </w:r>
      <w:r w:rsidR="00E91445" w:rsidRPr="00FD3468">
        <w:rPr>
          <w:color w:val="FF0000"/>
        </w:rPr>
        <w:t>AMBA® AXI4-Stream Protocol Specification</w:t>
      </w:r>
      <w:r w:rsidR="00E91445" w:rsidRPr="00FD3468">
        <w:rPr>
          <w:rFonts w:hint="eastAsia"/>
          <w:color w:val="FF0000"/>
          <w:lang w:val="zh-CN"/>
        </w:rPr>
        <w:t>》。</w:t>
      </w:r>
    </w:p>
    <w:p w14:paraId="44D3EE7D" w14:textId="09BB3938" w:rsidR="007E3408" w:rsidRDefault="007E3408" w:rsidP="007E3408">
      <w:pPr>
        <w:pStyle w:val="2"/>
        <w:numPr>
          <w:ilvl w:val="1"/>
          <w:numId w:val="1"/>
        </w:numPr>
      </w:pPr>
      <w:bookmarkStart w:id="117" w:name="_Toc35510300"/>
      <w:r>
        <w:rPr>
          <w:rFonts w:hint="eastAsia"/>
          <w:lang w:val="zh-CN"/>
        </w:rPr>
        <w:t>Matlab</w:t>
      </w:r>
      <w:r w:rsidR="00750351">
        <w:rPr>
          <w:rFonts w:hint="eastAsia"/>
          <w:lang w:val="zh-CN"/>
        </w:rPr>
        <w:t>仿真</w:t>
      </w:r>
      <w:bookmarkEnd w:id="117"/>
    </w:p>
    <w:p w14:paraId="1E1FE559" w14:textId="77777777" w:rsidR="00A23DA3" w:rsidRPr="0046412B" w:rsidRDefault="00A23DA3" w:rsidP="007E3408">
      <w:pPr>
        <w:rPr>
          <w:b/>
          <w:bCs/>
        </w:rPr>
      </w:pPr>
    </w:p>
    <w:p w14:paraId="48AE42C0" w14:textId="77777777" w:rsidR="00A23DA3" w:rsidRPr="00041BC1" w:rsidRDefault="00A23DA3" w:rsidP="00A23DA3">
      <w:r w:rsidRPr="00041BC1">
        <w:t>clear all</w:t>
      </w:r>
    </w:p>
    <w:p w14:paraId="60439B29" w14:textId="77777777" w:rsidR="00A23DA3" w:rsidRPr="00041BC1" w:rsidRDefault="00A23DA3" w:rsidP="00A23DA3">
      <w:r w:rsidRPr="00041BC1">
        <w:t>M = 64;</w:t>
      </w:r>
      <w:r w:rsidRPr="00041BC1">
        <w:tab/>
      </w:r>
      <w:r w:rsidRPr="00041BC1">
        <w:tab/>
      </w:r>
      <w:r w:rsidRPr="00041BC1">
        <w:tab/>
      </w:r>
      <w:r w:rsidRPr="00041BC1">
        <w:rPr>
          <w:rFonts w:hint="eastAsia"/>
        </w:rPr>
        <w:t>%64QAM</w:t>
      </w:r>
    </w:p>
    <w:p w14:paraId="1CA464D0" w14:textId="77777777" w:rsidR="00A23DA3" w:rsidRPr="00041BC1" w:rsidRDefault="00A23DA3" w:rsidP="00A23DA3">
      <w:r w:rsidRPr="00041BC1">
        <w:t>x = (0:M-1)';</w:t>
      </w:r>
      <w:r w:rsidRPr="00041BC1">
        <w:tab/>
      </w:r>
      <w:r w:rsidRPr="00041BC1">
        <w:tab/>
      </w:r>
      <w:r w:rsidRPr="00041BC1">
        <w:rPr>
          <w:rFonts w:hint="eastAsia"/>
        </w:rPr>
        <w:t>%</w:t>
      </w:r>
      <w:r w:rsidRPr="00041BC1">
        <w:rPr>
          <w:rFonts w:hint="eastAsia"/>
        </w:rPr>
        <w:t>生成</w:t>
      </w:r>
      <w:r w:rsidRPr="00041BC1">
        <w:rPr>
          <w:rFonts w:hint="eastAsia"/>
        </w:rPr>
        <w:t>0-63</w:t>
      </w:r>
      <w:r w:rsidRPr="00041BC1">
        <w:rPr>
          <w:rFonts w:hint="eastAsia"/>
        </w:rPr>
        <w:t>的向量</w:t>
      </w:r>
    </w:p>
    <w:p w14:paraId="69BC4F22" w14:textId="77777777" w:rsidR="00A23DA3" w:rsidRPr="00041BC1" w:rsidRDefault="00A23DA3" w:rsidP="00A23DA3">
      <w:r w:rsidRPr="00041BC1">
        <w:t xml:space="preserve">y = dec2bin(x) </w:t>
      </w:r>
      <w:r w:rsidRPr="00041BC1">
        <w:tab/>
      </w:r>
      <w:r w:rsidRPr="00041BC1">
        <w:rPr>
          <w:rFonts w:hint="eastAsia"/>
        </w:rPr>
        <w:t>%</w:t>
      </w:r>
      <w:r w:rsidRPr="00041BC1">
        <w:rPr>
          <w:rFonts w:hint="eastAsia"/>
        </w:rPr>
        <w:t>将</w:t>
      </w:r>
      <w:r w:rsidRPr="00041BC1">
        <w:rPr>
          <w:rFonts w:hint="eastAsia"/>
        </w:rPr>
        <w:t>x</w:t>
      </w:r>
      <w:r w:rsidRPr="00041BC1">
        <w:rPr>
          <w:rFonts w:hint="eastAsia"/>
        </w:rPr>
        <w:t>转换成</w:t>
      </w:r>
      <w:r w:rsidRPr="00041BC1">
        <w:rPr>
          <w:rFonts w:hint="eastAsia"/>
        </w:rPr>
        <w:t>2</w:t>
      </w:r>
      <w:r w:rsidRPr="00041BC1">
        <w:rPr>
          <w:rFonts w:hint="eastAsia"/>
        </w:rPr>
        <w:t>进制</w:t>
      </w:r>
    </w:p>
    <w:p w14:paraId="7834C7CE" w14:textId="77777777" w:rsidR="00A23DA3" w:rsidRPr="00041BC1" w:rsidRDefault="00A23DA3" w:rsidP="00A23DA3">
      <w:r w:rsidRPr="00041BC1">
        <w:t>z = qammod(x,M);</w:t>
      </w:r>
      <w:r w:rsidRPr="00041BC1">
        <w:tab/>
      </w:r>
      <w:r w:rsidRPr="00041BC1">
        <w:rPr>
          <w:rFonts w:hint="eastAsia"/>
        </w:rPr>
        <w:t>%</w:t>
      </w:r>
      <w:r w:rsidRPr="00041BC1">
        <w:rPr>
          <w:rFonts w:hint="eastAsia"/>
        </w:rPr>
        <w:t>将</w:t>
      </w:r>
      <w:r w:rsidRPr="00041BC1">
        <w:rPr>
          <w:rFonts w:hint="eastAsia"/>
        </w:rPr>
        <w:t>x</w:t>
      </w:r>
      <w:r w:rsidRPr="00041BC1">
        <w:t xml:space="preserve"> 64QAM</w:t>
      </w:r>
      <w:r w:rsidRPr="00041BC1">
        <w:rPr>
          <w:rFonts w:hint="eastAsia"/>
        </w:rPr>
        <w:t>调制</w:t>
      </w:r>
    </w:p>
    <w:p w14:paraId="1BE21EBA" w14:textId="77777777" w:rsidR="00A23DA3" w:rsidRPr="00041BC1" w:rsidRDefault="00A23DA3" w:rsidP="00A23DA3">
      <w:r w:rsidRPr="00041BC1">
        <w:t>o = qammod(x,M,'UnitAveragePower',true);</w:t>
      </w:r>
      <w:r w:rsidRPr="00041BC1">
        <w:rPr>
          <w:rFonts w:hint="eastAsia"/>
        </w:rPr>
        <w:t>%</w:t>
      </w:r>
      <w:r w:rsidRPr="00041BC1">
        <w:rPr>
          <w:rFonts w:hint="eastAsia"/>
        </w:rPr>
        <w:t>将</w:t>
      </w:r>
      <w:r w:rsidRPr="00041BC1">
        <w:rPr>
          <w:rFonts w:hint="eastAsia"/>
        </w:rPr>
        <w:t>x</w:t>
      </w:r>
      <w:bookmarkStart w:id="118" w:name="_Hlk29207179"/>
      <w:r w:rsidRPr="00041BC1">
        <w:rPr>
          <w:rFonts w:hint="eastAsia"/>
        </w:rPr>
        <w:t>进行</w:t>
      </w:r>
      <w:r w:rsidRPr="00041BC1">
        <w:rPr>
          <w:rFonts w:hint="eastAsia"/>
        </w:rPr>
        <w:t>64QAM</w:t>
      </w:r>
      <w:r w:rsidRPr="00041BC1">
        <w:rPr>
          <w:rFonts w:hint="eastAsia"/>
        </w:rPr>
        <w:t>功率归一化调制</w:t>
      </w:r>
      <w:bookmarkEnd w:id="118"/>
    </w:p>
    <w:p w14:paraId="4CC186D5" w14:textId="30439E25" w:rsidR="00A23DA3" w:rsidRPr="00041BC1" w:rsidRDefault="00A23DA3" w:rsidP="00A23DA3">
      <w:r w:rsidRPr="00041BC1">
        <w:t>scatterplot(z);</w:t>
      </w:r>
    </w:p>
    <w:p w14:paraId="2D16C164" w14:textId="5D05EBE6" w:rsidR="00A23DA3" w:rsidRPr="00041BC1" w:rsidRDefault="00A23DA3" w:rsidP="00A23DA3"/>
    <w:p w14:paraId="3F6E193E" w14:textId="23815773" w:rsidR="00A23DA3" w:rsidRPr="00041BC1" w:rsidRDefault="00A23DA3" w:rsidP="00A23DA3">
      <w:r w:rsidRPr="00041BC1">
        <w:t>p = qamdemod(z,M);</w:t>
      </w:r>
      <w:r w:rsidR="0046412B" w:rsidRPr="00041BC1">
        <w:rPr>
          <w:rFonts w:hint="eastAsia"/>
        </w:rPr>
        <w:t xml:space="preserve"> %</w:t>
      </w:r>
      <w:r w:rsidR="0046412B" w:rsidRPr="00041BC1">
        <w:rPr>
          <w:rFonts w:hint="eastAsia"/>
        </w:rPr>
        <w:t>将</w:t>
      </w:r>
      <w:r w:rsidR="0046412B" w:rsidRPr="00041BC1">
        <w:rPr>
          <w:rFonts w:hint="eastAsia"/>
        </w:rPr>
        <w:t>z</w:t>
      </w:r>
      <w:r w:rsidR="0046412B" w:rsidRPr="00041BC1">
        <w:t xml:space="preserve"> 64QAM</w:t>
      </w:r>
      <w:r w:rsidR="0046412B" w:rsidRPr="00041BC1">
        <w:rPr>
          <w:rFonts w:hint="eastAsia"/>
        </w:rPr>
        <w:t>解调</w:t>
      </w:r>
    </w:p>
    <w:p w14:paraId="7DCB2FC5" w14:textId="41C72F9B" w:rsidR="00A23DA3" w:rsidRPr="00041BC1" w:rsidRDefault="00A23DA3" w:rsidP="00A23DA3">
      <w:r w:rsidRPr="00041BC1">
        <w:t>q = qamdemod(o,M,'UnitAveragePower',true);</w:t>
      </w:r>
      <w:r w:rsidR="0046412B" w:rsidRPr="00041BC1">
        <w:rPr>
          <w:rFonts w:hint="eastAsia"/>
        </w:rPr>
        <w:t xml:space="preserve"> %</w:t>
      </w:r>
      <w:r w:rsidR="0046412B" w:rsidRPr="00041BC1">
        <w:rPr>
          <w:rFonts w:hint="eastAsia"/>
        </w:rPr>
        <w:t>将</w:t>
      </w:r>
      <w:r w:rsidR="0046412B" w:rsidRPr="00041BC1">
        <w:rPr>
          <w:rFonts w:hint="eastAsia"/>
        </w:rPr>
        <w:t>o</w:t>
      </w:r>
      <w:r w:rsidR="0046412B" w:rsidRPr="00041BC1">
        <w:t xml:space="preserve"> </w:t>
      </w:r>
      <w:r w:rsidR="0046412B" w:rsidRPr="00041BC1">
        <w:rPr>
          <w:rFonts w:hint="eastAsia"/>
        </w:rPr>
        <w:t>进行</w:t>
      </w:r>
      <w:r w:rsidR="0046412B" w:rsidRPr="00041BC1">
        <w:rPr>
          <w:rFonts w:hint="eastAsia"/>
        </w:rPr>
        <w:t>64QAM</w:t>
      </w:r>
      <w:r w:rsidR="0046412B" w:rsidRPr="00041BC1">
        <w:rPr>
          <w:rFonts w:hint="eastAsia"/>
        </w:rPr>
        <w:t>功率归一化解调</w:t>
      </w:r>
    </w:p>
    <w:p w14:paraId="4737B6D6" w14:textId="77777777" w:rsidR="00A23DA3" w:rsidRPr="00A23DA3" w:rsidRDefault="00A23DA3" w:rsidP="00A23DA3">
      <w:pPr>
        <w:rPr>
          <w:b/>
          <w:bCs/>
        </w:rPr>
      </w:pPr>
    </w:p>
    <w:p w14:paraId="116C162D" w14:textId="59C2B829" w:rsidR="008C310D" w:rsidRPr="00783D41" w:rsidRDefault="008C310D" w:rsidP="007E3408">
      <w:r w:rsidRPr="00783D41">
        <w:br w:type="page"/>
      </w:r>
    </w:p>
    <w:p w14:paraId="7A9B681A" w14:textId="3F9442D8" w:rsidR="00AD32AB" w:rsidRDefault="008C310D" w:rsidP="00A45160">
      <w:pPr>
        <w:pStyle w:val="1"/>
        <w:numPr>
          <w:ilvl w:val="0"/>
          <w:numId w:val="1"/>
        </w:numPr>
        <w:rPr>
          <w:lang w:val="zh-CN"/>
        </w:rPr>
      </w:pPr>
      <w:bookmarkStart w:id="119" w:name="_Toc35510301"/>
      <w:r>
        <w:rPr>
          <w:rFonts w:hint="eastAsia"/>
          <w:lang w:val="zh-CN"/>
        </w:rPr>
        <w:lastRenderedPageBreak/>
        <w:t>奈奎斯特滤波</w:t>
      </w:r>
      <w:bookmarkEnd w:id="119"/>
    </w:p>
    <w:p w14:paraId="0A8685E2" w14:textId="62660DC6" w:rsidR="005E47EE" w:rsidRDefault="00557D95" w:rsidP="00A45160">
      <w:pPr>
        <w:pStyle w:val="2"/>
        <w:numPr>
          <w:ilvl w:val="1"/>
          <w:numId w:val="1"/>
        </w:numPr>
        <w:rPr>
          <w:lang w:val="zh-CN"/>
        </w:rPr>
      </w:pPr>
      <w:bookmarkStart w:id="120" w:name="_Toc35510302"/>
      <w:r>
        <w:rPr>
          <w:rFonts w:hint="eastAsia"/>
          <w:lang w:val="zh-CN"/>
        </w:rPr>
        <w:t>概述</w:t>
      </w:r>
      <w:bookmarkEnd w:id="120"/>
    </w:p>
    <w:p w14:paraId="65CADDB4" w14:textId="77777777" w:rsidR="006230FE" w:rsidRDefault="006230FE" w:rsidP="006230FE">
      <w:r>
        <w:t>传输数字基带信号受到约束的主要因素是系统的频率特性，当基带脉冲信号通过系统时，系统的滤波作用使脉冲拖宽，在时域上，它们重叠到附近的时隙中去。接收端按约定的时隙对各点进行抽样，并以抽样时刻测定的信号幅度为依据进行判决，来导岀原脉冲的消息，若重叠到临近时隙内的信号太强，就可能发生错误判决，从而产生码间串扰。</w:t>
      </w:r>
    </w:p>
    <w:p w14:paraId="32A841D8" w14:textId="77777777" w:rsidR="006230FE" w:rsidRDefault="006230FE" w:rsidP="006230FE">
      <w:r>
        <w:t>奈奎斯特第一准则给岀了消除这种码间干扰的方法，并指岀了信道带宽与码速率的基本关系，即</w:t>
      </w:r>
    </w:p>
    <w:p w14:paraId="7BF2D42E" w14:textId="77777777" w:rsidR="00B118F2" w:rsidRDefault="00B118F2" w:rsidP="00B118F2">
      <w:pPr>
        <w:jc w:val="center"/>
      </w:pPr>
      <w:r>
        <w:rPr>
          <w:rFonts w:hint="eastAsia"/>
          <w:noProof/>
        </w:rPr>
        <w:drawing>
          <wp:inline distT="0" distB="0" distL="0" distR="0" wp14:anchorId="6DE7524F" wp14:editId="5E4D8A92">
            <wp:extent cx="1326383" cy="477498"/>
            <wp:effectExtent l="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1395873" cy="502514"/>
                    </a:xfrm>
                    <a:prstGeom prst="rect">
                      <a:avLst/>
                    </a:prstGeom>
                    <a:noFill/>
                    <a:ln>
                      <a:noFill/>
                    </a:ln>
                  </pic:spPr>
                </pic:pic>
              </a:graphicData>
            </a:graphic>
          </wp:inline>
        </w:drawing>
      </w:r>
    </w:p>
    <w:p w14:paraId="2DC2EB50" w14:textId="77777777" w:rsidR="00B118F2" w:rsidRDefault="00B118F2" w:rsidP="00B118F2">
      <w:r>
        <w:t>其中</w:t>
      </w:r>
      <w:r w:rsidRPr="00B118F2">
        <w:t>R</w:t>
      </w:r>
      <w:r w:rsidRPr="00B118F2">
        <w:rPr>
          <w:vertAlign w:val="subscript"/>
        </w:rPr>
        <w:t>b</w:t>
      </w:r>
      <w:r>
        <w:t>为传码率，单位为</w:t>
      </w:r>
      <w:r w:rsidRPr="00B118F2">
        <w:t xml:space="preserve">B/s </w:t>
      </w:r>
      <w:r>
        <w:t>（波特</w:t>
      </w:r>
      <w:r>
        <w:t>/</w:t>
      </w:r>
      <w:r>
        <w:t>秒）。</w:t>
      </w:r>
      <w:r>
        <w:rPr>
          <w:rFonts w:hint="eastAsia"/>
        </w:rPr>
        <w:t>f</w:t>
      </w:r>
      <w:r w:rsidRPr="00B118F2">
        <w:rPr>
          <w:rFonts w:hint="eastAsia"/>
          <w:vertAlign w:val="subscript"/>
        </w:rPr>
        <w:t>N</w:t>
      </w:r>
      <w:r>
        <w:t>和</w:t>
      </w:r>
      <w:r w:rsidRPr="00B118F2">
        <w:rPr>
          <w:rFonts w:hint="eastAsia"/>
        </w:rPr>
        <w:t>B</w:t>
      </w:r>
      <w:r w:rsidRPr="00B118F2">
        <w:rPr>
          <w:rFonts w:hint="eastAsia"/>
          <w:vertAlign w:val="subscript"/>
        </w:rPr>
        <w:t>N</w:t>
      </w:r>
      <w:r>
        <w:t>分别为理想信道的低通截止频率和奈奎斯特带宽。</w:t>
      </w:r>
    </w:p>
    <w:p w14:paraId="29CA269E" w14:textId="77777777" w:rsidR="00B118F2" w:rsidRDefault="00B118F2" w:rsidP="00B118F2">
      <w:r>
        <w:t>假定有一数字基带信号，其码速率为</w:t>
      </w:r>
      <w:r w:rsidRPr="00B118F2">
        <w:t>100b/s,</w:t>
      </w:r>
      <w:r>
        <w:t>则按照奈奎斯特第一准则，为保证数字基带信号的无失真传输，传输信道的带宽必须要在</w:t>
      </w:r>
      <w:r w:rsidRPr="00B118F2">
        <w:t>50Hz</w:t>
      </w:r>
      <w:r>
        <w:t>以上。同理，如果数字基带信号的码速率高于</w:t>
      </w:r>
      <w:r w:rsidRPr="00B118F2">
        <w:t>100b/s,</w:t>
      </w:r>
      <w:r>
        <w:t>则在</w:t>
      </w:r>
      <w:r w:rsidRPr="00B118F2">
        <w:t>50Hz</w:t>
      </w:r>
      <w:r>
        <w:t>的带宽下不能保证信号的无失真传输。</w:t>
      </w:r>
    </w:p>
    <w:p w14:paraId="4B384AF9" w14:textId="77777777" w:rsidR="00B118F2" w:rsidRDefault="00B118F2" w:rsidP="006230FE"/>
    <w:p w14:paraId="49A1088D" w14:textId="77777777" w:rsidR="00557D95" w:rsidRDefault="00557D95" w:rsidP="008C344D">
      <w:pPr>
        <w:jc w:val="center"/>
        <w:rPr>
          <w:rFonts w:ascii="Arial" w:hAnsi="Arial" w:cs="Arial"/>
          <w:color w:val="333333"/>
          <w:szCs w:val="21"/>
        </w:rPr>
      </w:pPr>
      <w:r>
        <w:rPr>
          <w:rFonts w:ascii="Arial" w:hAnsi="Arial" w:cs="Arial"/>
          <w:noProof/>
          <w:color w:val="136EC2"/>
          <w:szCs w:val="21"/>
        </w:rPr>
        <w:drawing>
          <wp:inline distT="0" distB="0" distL="0" distR="0" wp14:anchorId="5FC9F634" wp14:editId="61F709B2">
            <wp:extent cx="1419101" cy="514590"/>
            <wp:effectExtent l="0" t="0" r="0" b="0"/>
            <wp:docPr id="74" name="图片 74" descr="https://gss3.bdstatic.com/7Po3dSag_xI4khGkpoWK1HF6hhy/baike/s%3D220/sign=8566f5d9e950352ab561220a6342fb1a/77c6a7efce1b9d16426f600ff3deb48f8c546430.jpg">
              <a:hlinkClick xmlns:a="http://schemas.openxmlformats.org/drawingml/2006/main" r:id="rId279"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https://gss3.bdstatic.com/7Po3dSag_xI4khGkpoWK1HF6hhy/baike/s%3D220/sign=8566f5d9e950352ab561220a6342fb1a/77c6a7efce1b9d16426f600ff3deb48f8c546430.jpg">
                      <a:hlinkClick r:id="rId279" tgtFrame="&quot;_blank&quot;" tooltip="&quot;&quot;"/>
                    </pic:cNvPr>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1455578" cy="527817"/>
                    </a:xfrm>
                    <a:prstGeom prst="rect">
                      <a:avLst/>
                    </a:prstGeom>
                    <a:noFill/>
                    <a:ln>
                      <a:noFill/>
                    </a:ln>
                  </pic:spPr>
                </pic:pic>
              </a:graphicData>
            </a:graphic>
          </wp:inline>
        </w:drawing>
      </w:r>
    </w:p>
    <w:p w14:paraId="41D1D7BF" w14:textId="77777777" w:rsidR="00557D95" w:rsidRPr="00BD5EC2" w:rsidRDefault="00557D95" w:rsidP="00BD5EC2">
      <w:pPr>
        <w:jc w:val="center"/>
      </w:pPr>
      <w:r w:rsidRPr="00BD5EC2">
        <w:rPr>
          <w:noProof/>
        </w:rPr>
        <w:drawing>
          <wp:inline distT="0" distB="0" distL="0" distR="0" wp14:anchorId="5D3BE594" wp14:editId="5DE33887">
            <wp:extent cx="1425039" cy="397871"/>
            <wp:effectExtent l="0" t="0" r="3810" b="2540"/>
            <wp:docPr id="73" name="图片 73" descr="https://gss3.bdstatic.com/7Po3dSag_xI4khGkpoWK1HF6hhy/baike/s%3D250/sign=55c8964eb912c8fcb0f3f1c8cc0292b4/024f78f0f736afc35e72db0bb319ebc4b7451265.jpg">
              <a:hlinkClick xmlns:a="http://schemas.openxmlformats.org/drawingml/2006/main" r:id="rId281"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https://gss3.bdstatic.com/7Po3dSag_xI4khGkpoWK1HF6hhy/baike/s%3D250/sign=55c8964eb912c8fcb0f3f1c8cc0292b4/024f78f0f736afc35e72db0bb319ebc4b7451265.jpg">
                      <a:hlinkClick r:id="rId281" tgtFrame="&quot;_blank&quot;" tooltip="&quot;&quot;"/>
                    </pic:cNvPr>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1470069" cy="410443"/>
                    </a:xfrm>
                    <a:prstGeom prst="rect">
                      <a:avLst/>
                    </a:prstGeom>
                    <a:noFill/>
                    <a:ln>
                      <a:noFill/>
                    </a:ln>
                  </pic:spPr>
                </pic:pic>
              </a:graphicData>
            </a:graphic>
          </wp:inline>
        </w:drawing>
      </w:r>
    </w:p>
    <w:p w14:paraId="08E4A5B0" w14:textId="1410957E" w:rsidR="000E0B6E" w:rsidRPr="004752FD" w:rsidRDefault="008C344D" w:rsidP="00C25307">
      <w:r w:rsidRPr="004752FD">
        <w:rPr>
          <w:rFonts w:hint="eastAsia"/>
        </w:rPr>
        <w:t>考虑到本方案中</w:t>
      </w:r>
      <w:r w:rsidR="004D4706" w:rsidRPr="004752FD">
        <w:rPr>
          <w:rFonts w:hint="eastAsia"/>
        </w:rPr>
        <w:t>每路经过调制后的码速率为</w:t>
      </w:r>
      <w:r w:rsidRPr="004752FD">
        <w:t>250M</w:t>
      </w:r>
      <w:r w:rsidR="004A6217" w:rsidRPr="004752FD">
        <w:rPr>
          <w:rFonts w:hint="eastAsia"/>
        </w:rPr>
        <w:t>s</w:t>
      </w:r>
      <w:r w:rsidRPr="004752FD">
        <w:rPr>
          <w:rFonts w:hint="eastAsia"/>
        </w:rPr>
        <w:t>ps</w:t>
      </w:r>
      <w:r w:rsidR="004D4706" w:rsidRPr="004752FD">
        <w:rPr>
          <w:rFonts w:hint="eastAsia"/>
        </w:rPr>
        <w:t>，码字位宽为</w:t>
      </w:r>
      <w:r w:rsidR="004D4706" w:rsidRPr="004752FD">
        <w:rPr>
          <w:rFonts w:hint="eastAsia"/>
        </w:rPr>
        <w:t>1</w:t>
      </w:r>
      <w:r w:rsidR="002711EF">
        <w:rPr>
          <w:rFonts w:hint="eastAsia"/>
        </w:rPr>
        <w:t>6</w:t>
      </w:r>
      <w:r w:rsidR="004D4706" w:rsidRPr="004752FD">
        <w:rPr>
          <w:rFonts w:hint="eastAsia"/>
        </w:rPr>
        <w:t>bit</w:t>
      </w:r>
      <w:r w:rsidRPr="004752FD">
        <w:rPr>
          <w:rFonts w:hint="eastAsia"/>
        </w:rPr>
        <w:t>，设定低通滤波器的带通截止频率大于</w:t>
      </w:r>
      <w:r w:rsidR="00BA2560">
        <w:rPr>
          <w:rFonts w:hint="eastAsia"/>
        </w:rPr>
        <w:t>112.5</w:t>
      </w:r>
      <w:r w:rsidRPr="004752FD">
        <w:rPr>
          <w:rFonts w:hint="eastAsia"/>
        </w:rPr>
        <w:t>M</w:t>
      </w:r>
      <w:r w:rsidR="0016071A" w:rsidRPr="004752FD">
        <w:t>H</w:t>
      </w:r>
      <w:r w:rsidR="00484A41" w:rsidRPr="004752FD">
        <w:rPr>
          <w:rFonts w:hint="eastAsia"/>
        </w:rPr>
        <w:t>z</w:t>
      </w:r>
      <w:r w:rsidR="00DF7104">
        <w:t>(</w:t>
      </w:r>
      <w:r w:rsidR="00915B4F">
        <w:rPr>
          <w:rFonts w:hint="eastAsia"/>
        </w:rPr>
        <w:t>最大码速</w:t>
      </w:r>
      <w:r w:rsidR="00915B4F">
        <w:rPr>
          <w:rFonts w:hint="eastAsia"/>
        </w:rPr>
        <w:t>/2=</w:t>
      </w:r>
      <w:r w:rsidR="00BA2560">
        <w:rPr>
          <w:rFonts w:hint="eastAsia"/>
        </w:rPr>
        <w:t>112.5</w:t>
      </w:r>
      <w:r w:rsidR="00915B4F">
        <w:t>Mhz</w:t>
      </w:r>
      <w:r w:rsidR="00DF7104">
        <w:t>)</w:t>
      </w:r>
      <w:r w:rsidR="000D1D4F" w:rsidRPr="004752FD">
        <w:rPr>
          <w:rFonts w:hint="eastAsia"/>
        </w:rPr>
        <w:t>，</w:t>
      </w:r>
      <w:r w:rsidR="00580A69" w:rsidRPr="00AC3456">
        <w:rPr>
          <w:rFonts w:hint="eastAsia"/>
          <w:lang w:val="zh-CN"/>
        </w:rPr>
        <w:t>截止频率</w:t>
      </w:r>
      <w:r w:rsidR="00580A69">
        <w:rPr>
          <w:rFonts w:hint="eastAsia"/>
          <w:lang w:val="zh-CN"/>
        </w:rPr>
        <w:t>125MHz</w:t>
      </w:r>
      <w:r w:rsidR="00580A69">
        <w:rPr>
          <w:rFonts w:hint="eastAsia"/>
          <w:lang w:val="zh-CN"/>
        </w:rPr>
        <w:t>，</w:t>
      </w:r>
      <w:r w:rsidR="004D4706" w:rsidRPr="004752FD">
        <w:rPr>
          <w:rFonts w:hint="eastAsia"/>
        </w:rPr>
        <w:t>滤波器的输入样值信号为</w:t>
      </w:r>
      <w:r w:rsidR="004D4706" w:rsidRPr="004752FD">
        <w:rPr>
          <w:rFonts w:hint="eastAsia"/>
        </w:rPr>
        <w:t>1</w:t>
      </w:r>
      <w:r w:rsidR="00106489">
        <w:rPr>
          <w:rFonts w:hint="eastAsia"/>
        </w:rPr>
        <w:t>6</w:t>
      </w:r>
      <w:r w:rsidR="004D4706" w:rsidRPr="004752FD">
        <w:rPr>
          <w:rFonts w:hint="eastAsia"/>
        </w:rPr>
        <w:t>bit</w:t>
      </w:r>
      <w:r w:rsidR="004D4706" w:rsidRPr="004752FD">
        <w:rPr>
          <w:rFonts w:hint="eastAsia"/>
        </w:rPr>
        <w:t>，</w:t>
      </w:r>
      <w:r w:rsidR="000D1D4F" w:rsidRPr="004752FD">
        <w:rPr>
          <w:rFonts w:hint="eastAsia"/>
        </w:rPr>
        <w:t>通带内波纹小于</w:t>
      </w:r>
      <m:oMath>
        <m:r>
          <m:rPr>
            <m:sty m:val="p"/>
          </m:rPr>
          <w:rPr>
            <w:rFonts w:ascii="Cambria Math" w:hAnsi="Cambria Math"/>
          </w:rPr>
          <m:t>±</m:t>
        </m:r>
        <m:r>
          <m:rPr>
            <m:sty m:val="p"/>
          </m:rPr>
          <w:rPr>
            <w:rFonts w:ascii="Cambria Math" w:hAnsi="Cambria Math" w:hint="eastAsia"/>
          </w:rPr>
          <m:t>0.</m:t>
        </m:r>
        <m:r>
          <m:rPr>
            <m:sty m:val="p"/>
          </m:rPr>
          <w:rPr>
            <w:rFonts w:ascii="Cambria Math" w:hAnsi="Cambria Math"/>
          </w:rPr>
          <m:t>05</m:t>
        </m:r>
        <m:r>
          <w:rPr>
            <w:rFonts w:ascii="Cambria Math" w:hAnsi="Cambria Math" w:hint="eastAsia"/>
          </w:rPr>
          <m:t>dB</m:t>
        </m:r>
      </m:oMath>
      <w:r w:rsidR="000D1D4F" w:rsidRPr="004752FD">
        <w:rPr>
          <w:rFonts w:hint="eastAsia"/>
        </w:rPr>
        <w:t>，阻带衰减大于</w:t>
      </w:r>
      <w:r w:rsidR="008E2C5C">
        <w:rPr>
          <w:rFonts w:hint="eastAsia"/>
        </w:rPr>
        <w:t>7</w:t>
      </w:r>
      <w:r w:rsidR="000D1D4F" w:rsidRPr="004752FD">
        <w:rPr>
          <w:rFonts w:hint="eastAsia"/>
        </w:rPr>
        <w:t>0</w:t>
      </w:r>
      <m:oMath>
        <m:r>
          <m:rPr>
            <m:sty m:val="p"/>
          </m:rPr>
          <w:rPr>
            <w:rFonts w:ascii="Cambria Math" w:hAnsi="Cambria Math" w:hint="eastAsia"/>
          </w:rPr>
          <m:t xml:space="preserve"> </m:t>
        </m:r>
        <m:r>
          <w:rPr>
            <w:rFonts w:ascii="Cambria Math" w:hAnsi="Cambria Math" w:hint="eastAsia"/>
          </w:rPr>
          <m:t>dB</m:t>
        </m:r>
      </m:oMath>
      <w:r w:rsidR="00D400BD">
        <w:rPr>
          <w:rFonts w:hint="eastAsia"/>
        </w:rPr>
        <w:t>，</w:t>
      </w:r>
      <w:r w:rsidR="00D400BD" w:rsidRPr="004752FD">
        <w:rPr>
          <w:rFonts w:hint="eastAsia"/>
        </w:rPr>
        <w:t>f</w:t>
      </w:r>
      <w:r w:rsidR="00D400BD" w:rsidRPr="004752FD">
        <w:t>s</w:t>
      </w:r>
      <w:r w:rsidR="00D400BD">
        <w:rPr>
          <w:rFonts w:hint="eastAsia"/>
        </w:rPr>
        <w:t>=</w:t>
      </w:r>
      <m:oMath>
        <m:r>
          <w:rPr>
            <w:rFonts w:ascii="Cambria Math" w:hAnsi="Cambria Math"/>
          </w:rPr>
          <m:t>250Mhz</m:t>
        </m:r>
      </m:oMath>
      <w:r w:rsidR="003F7FE0" w:rsidRPr="004752FD">
        <w:rPr>
          <w:rFonts w:hint="eastAsia"/>
        </w:rPr>
        <w:t>。</w:t>
      </w:r>
    </w:p>
    <w:p w14:paraId="25AA2EF3" w14:textId="31FD9DD2" w:rsidR="001179E8" w:rsidRDefault="00CB65C2" w:rsidP="00C25307">
      <w:r>
        <w:rPr>
          <w:rFonts w:hint="eastAsia"/>
        </w:rPr>
        <w:t>低通滤波器采用</w:t>
      </w:r>
      <w:r>
        <w:rPr>
          <w:rFonts w:hint="eastAsia"/>
        </w:rPr>
        <w:t>xilinx</w:t>
      </w:r>
      <w:r>
        <w:rPr>
          <w:rFonts w:hint="eastAsia"/>
        </w:rPr>
        <w:t>公司的</w:t>
      </w:r>
      <w:r>
        <w:rPr>
          <w:rFonts w:hint="eastAsia"/>
        </w:rPr>
        <w:t>FIR</w:t>
      </w:r>
      <w:r>
        <w:t xml:space="preserve"> </w:t>
      </w:r>
      <w:r>
        <w:rPr>
          <w:rFonts w:hint="eastAsia"/>
        </w:rPr>
        <w:t>compiler</w:t>
      </w:r>
      <w:r>
        <w:t xml:space="preserve"> </w:t>
      </w:r>
      <w:r>
        <w:rPr>
          <w:rFonts w:hint="eastAsia"/>
        </w:rPr>
        <w:t>IP</w:t>
      </w:r>
      <w:r>
        <w:rPr>
          <w:rFonts w:hint="eastAsia"/>
        </w:rPr>
        <w:t>核实现，具体使用方法参见《</w:t>
      </w:r>
      <w:r w:rsidRPr="001B027F">
        <w:t>FIR Compiler v7.2</w:t>
      </w:r>
      <w:r w:rsidRPr="001B027F">
        <w:rPr>
          <w:rFonts w:hint="eastAsia"/>
        </w:rPr>
        <w:t xml:space="preserve"> </w:t>
      </w:r>
      <w:r w:rsidRPr="001B027F">
        <w:t>LogiCORE IP Product Guide</w:t>
      </w:r>
      <w:r w:rsidRPr="001B027F">
        <w:rPr>
          <w:rFonts w:hint="eastAsia"/>
        </w:rPr>
        <w:t>.</w:t>
      </w:r>
      <w:r w:rsidRPr="001B027F">
        <w:t>PG149</w:t>
      </w:r>
      <w:r>
        <w:rPr>
          <w:rFonts w:hint="eastAsia"/>
        </w:rPr>
        <w:t>》</w:t>
      </w:r>
      <w:r w:rsidR="001B027F">
        <w:rPr>
          <w:rFonts w:hint="eastAsia"/>
        </w:rPr>
        <w:t>,</w:t>
      </w:r>
      <w:r w:rsidR="001B027F">
        <w:rPr>
          <w:rFonts w:hint="eastAsia"/>
        </w:rPr>
        <w:t>具体设计过程是先根据滤波器的设计参数用</w:t>
      </w:r>
      <w:r w:rsidR="00895DDB">
        <w:rPr>
          <w:rFonts w:hint="eastAsia"/>
        </w:rPr>
        <w:t>M</w:t>
      </w:r>
      <w:r w:rsidR="001B027F">
        <w:rPr>
          <w:rFonts w:hint="eastAsia"/>
        </w:rPr>
        <w:t>atlab</w:t>
      </w:r>
      <w:r w:rsidR="001B027F">
        <w:rPr>
          <w:rFonts w:hint="eastAsia"/>
        </w:rPr>
        <w:t>的</w:t>
      </w:r>
      <w:r w:rsidR="001B027F" w:rsidRPr="001B027F">
        <w:rPr>
          <w:rFonts w:hint="eastAsia"/>
        </w:rPr>
        <w:t>FDATool</w:t>
      </w:r>
      <w:r w:rsidR="001B027F" w:rsidRPr="001B027F">
        <w:rPr>
          <w:rFonts w:hint="eastAsia"/>
        </w:rPr>
        <w:t>工具生成</w:t>
      </w:r>
      <w:r w:rsidR="001B027F" w:rsidRPr="001B027F">
        <w:rPr>
          <w:rFonts w:hint="eastAsia"/>
        </w:rPr>
        <w:t>coe</w:t>
      </w:r>
      <w:r w:rsidR="001B027F" w:rsidRPr="001B027F">
        <w:rPr>
          <w:rFonts w:hint="eastAsia"/>
        </w:rPr>
        <w:t>文件，导入到</w:t>
      </w:r>
      <w:r w:rsidR="001B027F" w:rsidRPr="001B027F">
        <w:rPr>
          <w:rFonts w:hint="eastAsia"/>
        </w:rPr>
        <w:t>FIR</w:t>
      </w:r>
      <w:r w:rsidR="001B027F" w:rsidRPr="001B027F">
        <w:t xml:space="preserve"> </w:t>
      </w:r>
      <w:r w:rsidR="001B027F" w:rsidRPr="001B027F">
        <w:rPr>
          <w:rFonts w:hint="eastAsia"/>
        </w:rPr>
        <w:t>compiler</w:t>
      </w:r>
      <w:r w:rsidR="001B027F" w:rsidRPr="001B027F">
        <w:t xml:space="preserve"> </w:t>
      </w:r>
      <w:r w:rsidR="001B027F" w:rsidRPr="001B027F">
        <w:rPr>
          <w:rFonts w:hint="eastAsia"/>
        </w:rPr>
        <w:t>IP</w:t>
      </w:r>
      <w:r w:rsidR="001B027F" w:rsidRPr="001B027F">
        <w:rPr>
          <w:rFonts w:hint="eastAsia"/>
        </w:rPr>
        <w:t>中</w:t>
      </w:r>
      <w:r w:rsidR="00472125">
        <w:rPr>
          <w:rFonts w:hint="eastAsia"/>
        </w:rPr>
        <w:t>验证</w:t>
      </w:r>
      <w:r w:rsidR="001B027F" w:rsidRPr="001B027F">
        <w:rPr>
          <w:rFonts w:hint="eastAsia"/>
        </w:rPr>
        <w:t>即可</w:t>
      </w:r>
      <w:r w:rsidR="001B027F">
        <w:rPr>
          <w:rFonts w:hint="eastAsia"/>
        </w:rPr>
        <w:t>。</w:t>
      </w:r>
    </w:p>
    <w:p w14:paraId="0CD7DC4C" w14:textId="05E64BE7" w:rsidR="002966D1" w:rsidRPr="001B027F" w:rsidRDefault="002966D1" w:rsidP="00A45160">
      <w:pPr>
        <w:pStyle w:val="2"/>
        <w:numPr>
          <w:ilvl w:val="1"/>
          <w:numId w:val="1"/>
        </w:numPr>
        <w:rPr>
          <w:rFonts w:cstheme="minorBidi"/>
          <w:szCs w:val="22"/>
        </w:rPr>
      </w:pPr>
      <w:bookmarkStart w:id="121" w:name="_Toc35510303"/>
      <w:r w:rsidRPr="001B027F">
        <w:rPr>
          <w:rFonts w:hint="eastAsia"/>
        </w:rPr>
        <w:t>FIR</w:t>
      </w:r>
      <w:r w:rsidRPr="001B027F">
        <w:t xml:space="preserve"> </w:t>
      </w:r>
      <w:r w:rsidRPr="001B027F">
        <w:rPr>
          <w:rFonts w:hint="eastAsia"/>
        </w:rPr>
        <w:t>compiler</w:t>
      </w:r>
      <w:r w:rsidRPr="001B027F">
        <w:t xml:space="preserve"> </w:t>
      </w:r>
      <w:r w:rsidRPr="001B027F">
        <w:rPr>
          <w:rFonts w:hint="eastAsia"/>
        </w:rPr>
        <w:t>IP</w:t>
      </w:r>
      <w:r>
        <w:rPr>
          <w:rFonts w:hint="eastAsia"/>
        </w:rPr>
        <w:t>简介</w:t>
      </w:r>
      <w:bookmarkEnd w:id="121"/>
    </w:p>
    <w:p w14:paraId="502B160B" w14:textId="77777777" w:rsidR="00D70679" w:rsidRDefault="003744BF" w:rsidP="00D70679">
      <w:pPr>
        <w:keepNext/>
        <w:jc w:val="center"/>
      </w:pPr>
      <w:r>
        <w:rPr>
          <w:lang w:val="zh-CN"/>
        </w:rPr>
        <w:br w:type="page"/>
      </w:r>
      <w:r w:rsidR="002F33A8" w:rsidRPr="002F33A8">
        <w:rPr>
          <w:noProof/>
        </w:rPr>
        <w:lastRenderedPageBreak/>
        <w:drawing>
          <wp:inline distT="0" distB="0" distL="0" distR="0" wp14:anchorId="70FC841B" wp14:editId="226503AF">
            <wp:extent cx="2939143" cy="2472914"/>
            <wp:effectExtent l="0" t="0" r="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2951940" cy="2483681"/>
                    </a:xfrm>
                    <a:prstGeom prst="rect">
                      <a:avLst/>
                    </a:prstGeom>
                    <a:noFill/>
                    <a:ln>
                      <a:noFill/>
                    </a:ln>
                  </pic:spPr>
                </pic:pic>
              </a:graphicData>
            </a:graphic>
          </wp:inline>
        </w:drawing>
      </w:r>
    </w:p>
    <w:p w14:paraId="1FF973F2" w14:textId="531D2E1C" w:rsidR="002F33A8" w:rsidRDefault="00D70679" w:rsidP="00D70679">
      <w:pPr>
        <w:pStyle w:val="af7"/>
        <w:jc w:val="center"/>
      </w:pPr>
      <w:bookmarkStart w:id="122" w:name="_Toc35510357"/>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31</w:t>
      </w:r>
      <w:r w:rsidR="0081569F">
        <w:fldChar w:fldCharType="end"/>
      </w:r>
      <w:r w:rsidRPr="0094251A">
        <w:t>FIR compiler IP</w:t>
      </w:r>
      <w:r w:rsidRPr="0094251A">
        <w:t>管脚</w:t>
      </w:r>
      <w:bookmarkEnd w:id="122"/>
    </w:p>
    <w:p w14:paraId="3FE1DD7C" w14:textId="77777777" w:rsidR="00B27EF1" w:rsidRDefault="0044623B" w:rsidP="0044623B">
      <w:pPr>
        <w:pStyle w:val="af7"/>
        <w:jc w:val="center"/>
      </w:pPr>
      <w:bookmarkStart w:id="123" w:name="_Toc35510382"/>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13</w:t>
      </w:r>
      <w:r w:rsidR="0081569F">
        <w:fldChar w:fldCharType="end"/>
      </w:r>
      <w:r w:rsidRPr="00B265A8">
        <w:t>FIR compiler IP</w:t>
      </w:r>
      <w:r w:rsidRPr="00B265A8">
        <w:t>管脚描述</w:t>
      </w:r>
      <w:bookmarkEnd w:id="123"/>
    </w:p>
    <w:tbl>
      <w:tblPr>
        <w:tblW w:w="8647" w:type="dxa"/>
        <w:tblInd w:w="-5" w:type="dxa"/>
        <w:tblLook w:val="04A0" w:firstRow="1" w:lastRow="0" w:firstColumn="1" w:lastColumn="0" w:noHBand="0" w:noVBand="1"/>
      </w:tblPr>
      <w:tblGrid>
        <w:gridCol w:w="2110"/>
        <w:gridCol w:w="6537"/>
      </w:tblGrid>
      <w:tr w:rsidR="00B37CD6" w:rsidRPr="00B37CD6" w14:paraId="677617B3" w14:textId="77777777" w:rsidTr="00B37CD6">
        <w:trPr>
          <w:trHeight w:val="285"/>
        </w:trPr>
        <w:tc>
          <w:tcPr>
            <w:tcW w:w="21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ABE54"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名称</w:t>
            </w:r>
          </w:p>
        </w:tc>
        <w:tc>
          <w:tcPr>
            <w:tcW w:w="6537" w:type="dxa"/>
            <w:tcBorders>
              <w:top w:val="single" w:sz="4" w:space="0" w:color="auto"/>
              <w:left w:val="nil"/>
              <w:bottom w:val="single" w:sz="4" w:space="0" w:color="auto"/>
              <w:right w:val="single" w:sz="4" w:space="0" w:color="auto"/>
            </w:tcBorders>
            <w:shd w:val="clear" w:color="auto" w:fill="auto"/>
            <w:noWrap/>
            <w:vAlign w:val="center"/>
            <w:hideMark/>
          </w:tcPr>
          <w:p w14:paraId="6C648603"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描述</w:t>
            </w:r>
          </w:p>
        </w:tc>
      </w:tr>
      <w:tr w:rsidR="00B37CD6" w:rsidRPr="00B37CD6" w14:paraId="626DCA00"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38781C8C"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s_</w:t>
            </w:r>
            <w:r>
              <w:rPr>
                <w:rFonts w:ascii="等线" w:eastAsia="等线" w:hAnsi="等线" w:cs="宋体"/>
                <w:color w:val="000000"/>
                <w:kern w:val="0"/>
                <w:sz w:val="22"/>
              </w:rPr>
              <w:t>axi</w:t>
            </w:r>
            <w:r>
              <w:rPr>
                <w:rFonts w:ascii="等线" w:eastAsia="等线" w:hAnsi="等线" w:cs="宋体" w:hint="eastAsia"/>
                <w:color w:val="000000"/>
                <w:kern w:val="0"/>
                <w:sz w:val="22"/>
              </w:rPr>
              <w:t>s</w:t>
            </w:r>
            <w:r>
              <w:rPr>
                <w:rFonts w:ascii="等线" w:eastAsia="等线" w:hAnsi="等线" w:cs="宋体"/>
                <w:color w:val="000000"/>
                <w:kern w:val="0"/>
                <w:sz w:val="22"/>
              </w:rPr>
              <w:t>_config_xx</w:t>
            </w:r>
          </w:p>
        </w:tc>
        <w:tc>
          <w:tcPr>
            <w:tcW w:w="6537" w:type="dxa"/>
            <w:tcBorders>
              <w:top w:val="nil"/>
              <w:left w:val="nil"/>
              <w:bottom w:val="single" w:sz="4" w:space="0" w:color="auto"/>
              <w:right w:val="single" w:sz="4" w:space="0" w:color="auto"/>
            </w:tcBorders>
            <w:shd w:val="clear" w:color="auto" w:fill="auto"/>
            <w:noWrap/>
            <w:vAlign w:val="center"/>
            <w:hideMark/>
          </w:tcPr>
          <w:p w14:paraId="72EBFDA0"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配置通道，遵循axi流模式。</w:t>
            </w:r>
          </w:p>
        </w:tc>
      </w:tr>
      <w:tr w:rsidR="00B37CD6" w:rsidRPr="00B37CD6" w14:paraId="7DACD198"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28EB4AFA"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s_</w:t>
            </w:r>
            <w:r>
              <w:rPr>
                <w:rFonts w:ascii="等线" w:eastAsia="等线" w:hAnsi="等线" w:cs="宋体"/>
                <w:color w:val="000000"/>
                <w:kern w:val="0"/>
                <w:sz w:val="22"/>
              </w:rPr>
              <w:t>axis_</w:t>
            </w:r>
            <w:r>
              <w:rPr>
                <w:rFonts w:ascii="等线" w:eastAsia="等线" w:hAnsi="等线" w:cs="宋体" w:hint="eastAsia"/>
                <w:color w:val="000000"/>
                <w:kern w:val="0"/>
                <w:sz w:val="22"/>
              </w:rPr>
              <w:t>reload</w:t>
            </w:r>
            <w:r>
              <w:rPr>
                <w:rFonts w:ascii="等线" w:eastAsia="等线" w:hAnsi="等线" w:cs="宋体"/>
                <w:color w:val="000000"/>
                <w:kern w:val="0"/>
                <w:sz w:val="22"/>
              </w:rPr>
              <w:t>_xx</w:t>
            </w:r>
          </w:p>
        </w:tc>
        <w:tc>
          <w:tcPr>
            <w:tcW w:w="6537" w:type="dxa"/>
            <w:tcBorders>
              <w:top w:val="nil"/>
              <w:left w:val="nil"/>
              <w:bottom w:val="single" w:sz="4" w:space="0" w:color="auto"/>
              <w:right w:val="single" w:sz="4" w:space="0" w:color="auto"/>
            </w:tcBorders>
            <w:shd w:val="clear" w:color="auto" w:fill="auto"/>
            <w:noWrap/>
            <w:vAlign w:val="center"/>
            <w:hideMark/>
          </w:tcPr>
          <w:p w14:paraId="65A81EA7"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滤波器系数重载通道，遵循axi流模式。</w:t>
            </w:r>
          </w:p>
        </w:tc>
      </w:tr>
      <w:tr w:rsidR="00B37CD6" w:rsidRPr="00B37CD6" w14:paraId="62ECC9E3"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69F1A7C2"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s_</w:t>
            </w:r>
            <w:r>
              <w:rPr>
                <w:rFonts w:ascii="等线" w:eastAsia="等线" w:hAnsi="等线" w:cs="宋体"/>
                <w:color w:val="000000"/>
                <w:kern w:val="0"/>
                <w:sz w:val="22"/>
              </w:rPr>
              <w:t>axis_</w:t>
            </w:r>
            <w:r>
              <w:rPr>
                <w:rFonts w:ascii="等线" w:eastAsia="等线" w:hAnsi="等线" w:cs="宋体" w:hint="eastAsia"/>
                <w:color w:val="000000"/>
                <w:kern w:val="0"/>
                <w:sz w:val="22"/>
              </w:rPr>
              <w:t>data</w:t>
            </w:r>
            <w:r>
              <w:rPr>
                <w:rFonts w:ascii="等线" w:eastAsia="等线" w:hAnsi="等线" w:cs="宋体"/>
                <w:color w:val="000000"/>
                <w:kern w:val="0"/>
                <w:sz w:val="22"/>
              </w:rPr>
              <w:t>_xx</w:t>
            </w:r>
          </w:p>
        </w:tc>
        <w:tc>
          <w:tcPr>
            <w:tcW w:w="6537" w:type="dxa"/>
            <w:tcBorders>
              <w:top w:val="nil"/>
              <w:left w:val="nil"/>
              <w:bottom w:val="single" w:sz="4" w:space="0" w:color="auto"/>
              <w:right w:val="single" w:sz="4" w:space="0" w:color="auto"/>
            </w:tcBorders>
            <w:shd w:val="clear" w:color="auto" w:fill="auto"/>
            <w:noWrap/>
            <w:vAlign w:val="center"/>
            <w:hideMark/>
          </w:tcPr>
          <w:p w14:paraId="76BD9AE9"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数据输入通道，遵循axi流模式。</w:t>
            </w:r>
          </w:p>
        </w:tc>
      </w:tr>
      <w:tr w:rsidR="00B37CD6" w:rsidRPr="00B37CD6" w14:paraId="1E53A452"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310A0360"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color w:val="000000"/>
                <w:kern w:val="0"/>
                <w:sz w:val="22"/>
              </w:rPr>
              <w:t>m</w:t>
            </w:r>
            <w:r>
              <w:rPr>
                <w:rFonts w:ascii="等线" w:eastAsia="等线" w:hAnsi="等线" w:cs="宋体" w:hint="eastAsia"/>
                <w:color w:val="000000"/>
                <w:kern w:val="0"/>
                <w:sz w:val="22"/>
              </w:rPr>
              <w:t>_</w:t>
            </w:r>
            <w:r>
              <w:rPr>
                <w:rFonts w:ascii="等线" w:eastAsia="等线" w:hAnsi="等线" w:cs="宋体"/>
                <w:color w:val="000000"/>
                <w:kern w:val="0"/>
                <w:sz w:val="22"/>
              </w:rPr>
              <w:t>axis_</w:t>
            </w:r>
            <w:r>
              <w:rPr>
                <w:rFonts w:ascii="等线" w:eastAsia="等线" w:hAnsi="等线" w:cs="宋体" w:hint="eastAsia"/>
                <w:color w:val="000000"/>
                <w:kern w:val="0"/>
                <w:sz w:val="22"/>
              </w:rPr>
              <w:t>data</w:t>
            </w:r>
            <w:r>
              <w:rPr>
                <w:rFonts w:ascii="等线" w:eastAsia="等线" w:hAnsi="等线" w:cs="宋体"/>
                <w:color w:val="000000"/>
                <w:kern w:val="0"/>
                <w:sz w:val="22"/>
              </w:rPr>
              <w:t>_xx</w:t>
            </w:r>
          </w:p>
        </w:tc>
        <w:tc>
          <w:tcPr>
            <w:tcW w:w="6537" w:type="dxa"/>
            <w:tcBorders>
              <w:top w:val="nil"/>
              <w:left w:val="nil"/>
              <w:bottom w:val="single" w:sz="4" w:space="0" w:color="auto"/>
              <w:right w:val="single" w:sz="4" w:space="0" w:color="auto"/>
            </w:tcBorders>
            <w:shd w:val="clear" w:color="auto" w:fill="auto"/>
            <w:noWrap/>
            <w:vAlign w:val="center"/>
            <w:hideMark/>
          </w:tcPr>
          <w:p w14:paraId="683041A7"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数据输出通道，遵循axi流模式。</w:t>
            </w:r>
          </w:p>
        </w:tc>
      </w:tr>
      <w:tr w:rsidR="00B37CD6" w:rsidRPr="00B37CD6" w14:paraId="5E6C882C"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09D3B2E9"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color w:val="000000"/>
                <w:kern w:val="0"/>
                <w:sz w:val="22"/>
              </w:rPr>
              <w:t>event_xx</w:t>
            </w:r>
          </w:p>
        </w:tc>
        <w:tc>
          <w:tcPr>
            <w:tcW w:w="6537" w:type="dxa"/>
            <w:tcBorders>
              <w:top w:val="nil"/>
              <w:left w:val="nil"/>
              <w:bottom w:val="single" w:sz="4" w:space="0" w:color="auto"/>
              <w:right w:val="single" w:sz="4" w:space="0" w:color="auto"/>
            </w:tcBorders>
            <w:shd w:val="clear" w:color="auto" w:fill="auto"/>
            <w:noWrap/>
            <w:vAlign w:val="center"/>
            <w:hideMark/>
          </w:tcPr>
          <w:p w14:paraId="1983554F"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事件表征信号，详见手册</w:t>
            </w:r>
          </w:p>
        </w:tc>
      </w:tr>
    </w:tbl>
    <w:p w14:paraId="1019FFE5" w14:textId="2D95DF0D" w:rsidR="008C310D" w:rsidRDefault="004B496D" w:rsidP="00A45160">
      <w:pPr>
        <w:pStyle w:val="1"/>
        <w:numPr>
          <w:ilvl w:val="0"/>
          <w:numId w:val="1"/>
        </w:numPr>
        <w:rPr>
          <w:lang w:val="zh-CN"/>
        </w:rPr>
      </w:pPr>
      <w:bookmarkStart w:id="124" w:name="_Toc35510304"/>
      <w:r>
        <w:rPr>
          <w:rFonts w:hint="eastAsia"/>
          <w:lang w:val="zh-CN"/>
        </w:rPr>
        <w:t>内插和抽取</w:t>
      </w:r>
      <w:bookmarkEnd w:id="124"/>
    </w:p>
    <w:p w14:paraId="17041A9D" w14:textId="4FAEB079" w:rsidR="008F3648" w:rsidRDefault="006D14D7" w:rsidP="00A45160">
      <w:pPr>
        <w:pStyle w:val="2"/>
        <w:numPr>
          <w:ilvl w:val="1"/>
          <w:numId w:val="1"/>
        </w:numPr>
      </w:pPr>
      <w:bookmarkStart w:id="125" w:name="_Toc35510305"/>
      <w:r>
        <w:rPr>
          <w:rFonts w:hint="eastAsia"/>
        </w:rPr>
        <w:t>内插原理</w:t>
      </w:r>
      <w:bookmarkEnd w:id="125"/>
    </w:p>
    <w:p w14:paraId="0499308E" w14:textId="77777777" w:rsidR="008F3648" w:rsidRDefault="008F3648" w:rsidP="008F3648">
      <w:r>
        <w:t>整数</w:t>
      </w:r>
      <w:r>
        <w:rPr>
          <w:rFonts w:hint="eastAsia"/>
        </w:rPr>
        <w:t>L</w:t>
      </w:r>
      <w:r>
        <w:t>倍内插指的是在原始序列的两个采样点之间等间隔的插入</w:t>
      </w:r>
      <w:r>
        <w:rPr>
          <w:rFonts w:hint="eastAsia"/>
        </w:rPr>
        <w:t>L</w:t>
      </w:r>
      <w:r w:rsidRPr="008F3648">
        <w:rPr>
          <w:rFonts w:ascii="Arial" w:eastAsia="Arial" w:hAnsi="Arial" w:cs="Arial"/>
          <w:sz w:val="18"/>
          <w:szCs w:val="18"/>
          <w:lang w:bidi="en-US"/>
        </w:rPr>
        <w:t>-1</w:t>
      </w:r>
      <w:r>
        <w:t>个数值，</w:t>
      </w:r>
      <w:r>
        <w:rPr>
          <w:rFonts w:hint="eastAsia"/>
        </w:rPr>
        <w:t>L</w:t>
      </w:r>
      <w:r>
        <w:t>叫做内插因子。</w:t>
      </w:r>
      <w:r>
        <w:rPr>
          <w:rFonts w:hint="eastAsia"/>
        </w:rPr>
        <w:t>常用的</w:t>
      </w:r>
      <w:r>
        <w:rPr>
          <w:rFonts w:hint="eastAsia"/>
        </w:rPr>
        <w:t>L</w:t>
      </w:r>
      <w:r>
        <w:t>倍内插的方法</w:t>
      </w:r>
      <w:r>
        <w:rPr>
          <w:rFonts w:hint="eastAsia"/>
        </w:rPr>
        <w:t>是将</w:t>
      </w:r>
      <w:r w:rsidRPr="00B77585">
        <w:t>相邻两点之间等间隔插入</w:t>
      </w:r>
      <w:r>
        <w:rPr>
          <w:rFonts w:hint="eastAsia"/>
        </w:rPr>
        <w:t>L</w:t>
      </w:r>
      <w:r w:rsidRPr="008F3648">
        <w:rPr>
          <w:rFonts w:ascii="Arial" w:eastAsia="Arial" w:hAnsi="Arial" w:cs="Arial"/>
          <w:sz w:val="18"/>
          <w:szCs w:val="18"/>
        </w:rPr>
        <w:t>-1</w:t>
      </w:r>
      <w:r w:rsidRPr="00B77585">
        <w:t>个</w:t>
      </w:r>
      <w:r w:rsidRPr="008F3648">
        <w:rPr>
          <w:rFonts w:ascii="Arial" w:eastAsia="Arial" w:hAnsi="Arial" w:cs="Arial"/>
          <w:sz w:val="18"/>
          <w:szCs w:val="18"/>
        </w:rPr>
        <w:t>0</w:t>
      </w:r>
      <w:r w:rsidRPr="00B77585">
        <w:t>值</w:t>
      </w:r>
      <w:r>
        <w:rPr>
          <w:rFonts w:hint="eastAsia"/>
        </w:rPr>
        <w:t>。</w:t>
      </w:r>
    </w:p>
    <w:p w14:paraId="53D745AF" w14:textId="598499EE" w:rsidR="008F3648" w:rsidRPr="006E5FBB" w:rsidRDefault="008F3648" w:rsidP="008F3648">
      <w:pPr>
        <w:rPr>
          <w:color w:val="FF0000"/>
        </w:rPr>
      </w:pPr>
      <w:r w:rsidRPr="006E5FBB">
        <w:rPr>
          <w:rFonts w:hint="eastAsia"/>
          <w:color w:val="FF0000"/>
        </w:rPr>
        <w:t>本设计的</w:t>
      </w:r>
      <w:r w:rsidRPr="006E5FBB">
        <w:rPr>
          <w:rFonts w:hint="eastAsia"/>
          <w:color w:val="FF0000"/>
        </w:rPr>
        <w:t>L=2</w:t>
      </w:r>
      <w:r w:rsidRPr="006E5FBB">
        <w:rPr>
          <w:rFonts w:hint="eastAsia"/>
          <w:color w:val="FF0000"/>
        </w:rPr>
        <w:t>，内插后加滤波器，截止频率</w:t>
      </w:r>
      <w:r w:rsidRPr="006E5FBB">
        <w:rPr>
          <w:rFonts w:hint="eastAsia"/>
          <w:color w:val="FF0000"/>
        </w:rPr>
        <w:t>125Mhz</w:t>
      </w:r>
      <w:r w:rsidRPr="006E5FBB">
        <w:rPr>
          <w:rFonts w:hint="eastAsia"/>
          <w:color w:val="FF0000"/>
        </w:rPr>
        <w:t>，数据速率</w:t>
      </w:r>
      <w:r w:rsidRPr="006E5FBB">
        <w:rPr>
          <w:rFonts w:hint="eastAsia"/>
          <w:color w:val="FF0000"/>
        </w:rPr>
        <w:t>500Msps</w:t>
      </w:r>
      <w:r w:rsidRPr="006E5FBB">
        <w:rPr>
          <w:rFonts w:hint="eastAsia"/>
          <w:color w:val="FF0000"/>
        </w:rPr>
        <w:t>，可参考奈奎斯特滤波器部分。</w:t>
      </w:r>
    </w:p>
    <w:p w14:paraId="507AB9F3" w14:textId="271F7A8E" w:rsidR="006D14D7" w:rsidRDefault="008F3648" w:rsidP="00A45160">
      <w:pPr>
        <w:pStyle w:val="2"/>
        <w:numPr>
          <w:ilvl w:val="1"/>
          <w:numId w:val="1"/>
        </w:numPr>
      </w:pPr>
      <w:bookmarkStart w:id="126" w:name="_Toc35510306"/>
      <w:r>
        <w:rPr>
          <w:rFonts w:hint="eastAsia"/>
        </w:rPr>
        <w:t>内插</w:t>
      </w:r>
      <w:r w:rsidR="006D14D7">
        <w:rPr>
          <w:rFonts w:hint="eastAsia"/>
        </w:rPr>
        <w:t>实现</w:t>
      </w:r>
      <w:bookmarkEnd w:id="126"/>
    </w:p>
    <w:p w14:paraId="146AD197" w14:textId="6FEB1B7F" w:rsidR="00CC763C" w:rsidRPr="00CC763C" w:rsidRDefault="006067AD" w:rsidP="00A45160">
      <w:pPr>
        <w:pStyle w:val="3"/>
        <w:numPr>
          <w:ilvl w:val="2"/>
          <w:numId w:val="1"/>
        </w:numPr>
      </w:pPr>
      <w:bookmarkStart w:id="127" w:name="_Toc35510307"/>
      <w:r>
        <w:rPr>
          <w:rFonts w:hint="eastAsia"/>
        </w:rPr>
        <w:t>Matlab</w:t>
      </w:r>
      <w:r>
        <w:rPr>
          <w:rFonts w:hint="eastAsia"/>
        </w:rPr>
        <w:t>仿真</w:t>
      </w:r>
      <w:bookmarkEnd w:id="127"/>
    </w:p>
    <w:p w14:paraId="47B0AC88" w14:textId="77777777" w:rsidR="00FD40EA" w:rsidRDefault="00FD40EA" w:rsidP="00FD40EA">
      <w:r>
        <w:t xml:space="preserve">clear </w:t>
      </w:r>
    </w:p>
    <w:p w14:paraId="5FD7C541" w14:textId="77777777" w:rsidR="00FD40EA" w:rsidRDefault="00FD40EA" w:rsidP="00FD40EA">
      <w:r>
        <w:t>close all</w:t>
      </w:r>
    </w:p>
    <w:p w14:paraId="73B7455F" w14:textId="77777777" w:rsidR="00FD40EA" w:rsidRDefault="00FD40EA" w:rsidP="00FD40EA">
      <w:r>
        <w:t>clc</w:t>
      </w:r>
    </w:p>
    <w:p w14:paraId="58ED49E4" w14:textId="2C0F33D2" w:rsidR="00FD40EA" w:rsidRDefault="00FD40EA" w:rsidP="00FD40EA">
      <w:r>
        <w:rPr>
          <w:rFonts w:hint="eastAsia"/>
        </w:rPr>
        <w:t>%%  signal</w:t>
      </w:r>
      <w:r>
        <w:tab/>
      </w:r>
      <w:r>
        <w:rPr>
          <w:rFonts w:hint="eastAsia"/>
        </w:rPr>
        <w:t xml:space="preserve">% </w:t>
      </w:r>
      <w:r>
        <w:rPr>
          <w:rFonts w:hint="eastAsia"/>
        </w:rPr>
        <w:t>三要素</w:t>
      </w:r>
    </w:p>
    <w:p w14:paraId="22389DC0" w14:textId="6C0D373C" w:rsidR="00FD40EA" w:rsidRDefault="00FD40EA" w:rsidP="00FD40EA">
      <w:r>
        <w:t xml:space="preserve">A=2;      </w:t>
      </w:r>
      <w:r>
        <w:tab/>
        <w:t>%amplify</w:t>
      </w:r>
    </w:p>
    <w:p w14:paraId="71089422" w14:textId="559CB379" w:rsidR="00FD40EA" w:rsidRDefault="00FD40EA" w:rsidP="00FD40EA">
      <w:r>
        <w:lastRenderedPageBreak/>
        <w:t xml:space="preserve">f=10;      </w:t>
      </w:r>
      <w:r>
        <w:tab/>
        <w:t>%Hz</w:t>
      </w:r>
    </w:p>
    <w:p w14:paraId="7127BDD5" w14:textId="07731488" w:rsidR="00FD40EA" w:rsidRDefault="00FD40EA" w:rsidP="00FD40EA">
      <w:r>
        <w:t xml:space="preserve">w=2*pi*f;  </w:t>
      </w:r>
      <w:r>
        <w:tab/>
        <w:t>%rad/s</w:t>
      </w:r>
    </w:p>
    <w:p w14:paraId="1CAA7A5C" w14:textId="18B17A24" w:rsidR="00FD40EA" w:rsidRDefault="00FD40EA" w:rsidP="00FD40EA">
      <w:r>
        <w:t xml:space="preserve">p=pi/2;    </w:t>
      </w:r>
      <w:r>
        <w:tab/>
        <w:t>%rad</w:t>
      </w:r>
    </w:p>
    <w:p w14:paraId="5324D724" w14:textId="77777777" w:rsidR="00FD40EA" w:rsidRDefault="00FD40EA" w:rsidP="00FD40EA">
      <w:r>
        <w:rPr>
          <w:rFonts w:hint="eastAsia"/>
        </w:rPr>
        <w:t>%</w:t>
      </w:r>
      <w:r>
        <w:rPr>
          <w:rFonts w:hint="eastAsia"/>
        </w:rPr>
        <w:t>采样</w:t>
      </w:r>
    </w:p>
    <w:p w14:paraId="475E5100" w14:textId="25FF56F6" w:rsidR="00FD40EA" w:rsidRDefault="00FD40EA" w:rsidP="00FD40EA">
      <w:r>
        <w:rPr>
          <w:rFonts w:hint="eastAsia"/>
        </w:rPr>
        <w:t xml:space="preserve">T=1;    </w:t>
      </w:r>
      <w:r>
        <w:tab/>
      </w:r>
      <w:r>
        <w:tab/>
      </w:r>
      <w:r>
        <w:rPr>
          <w:rFonts w:hint="eastAsia"/>
        </w:rPr>
        <w:t>%s  %</w:t>
      </w:r>
      <w:r>
        <w:rPr>
          <w:rFonts w:hint="eastAsia"/>
        </w:rPr>
        <w:t>观测时间</w:t>
      </w:r>
    </w:p>
    <w:p w14:paraId="08564D70" w14:textId="5B16942A" w:rsidR="00FD40EA" w:rsidRDefault="00FD40EA" w:rsidP="00FD40EA">
      <w:r>
        <w:rPr>
          <w:rFonts w:hint="eastAsia"/>
        </w:rPr>
        <w:t xml:space="preserve">fs=10*f;     </w:t>
      </w:r>
      <w:r>
        <w:tab/>
      </w:r>
      <w:r>
        <w:rPr>
          <w:rFonts w:hint="eastAsia"/>
        </w:rPr>
        <w:t>%Hz %</w:t>
      </w:r>
      <w:r>
        <w:rPr>
          <w:rFonts w:hint="eastAsia"/>
        </w:rPr>
        <w:t>采样频率</w:t>
      </w:r>
    </w:p>
    <w:p w14:paraId="71E56C65" w14:textId="64D49200" w:rsidR="00FD40EA" w:rsidRDefault="00FD40EA" w:rsidP="00FD40EA">
      <w:r>
        <w:rPr>
          <w:rFonts w:hint="eastAsia"/>
        </w:rPr>
        <w:t xml:space="preserve">d=1/fs;      </w:t>
      </w:r>
      <w:r>
        <w:tab/>
      </w:r>
      <w:r>
        <w:rPr>
          <w:rFonts w:hint="eastAsia"/>
        </w:rPr>
        <w:t>%s  %</w:t>
      </w:r>
      <w:r>
        <w:rPr>
          <w:rFonts w:hint="eastAsia"/>
        </w:rPr>
        <w:t>采样间隔</w:t>
      </w:r>
    </w:p>
    <w:p w14:paraId="097C4D10" w14:textId="64C366F7" w:rsidR="00FD40EA" w:rsidRDefault="00FD40EA" w:rsidP="00FD40EA">
      <w:r>
        <w:rPr>
          <w:rFonts w:hint="eastAsia"/>
        </w:rPr>
        <w:t xml:space="preserve">t=0:d:T;    </w:t>
      </w:r>
      <w:r>
        <w:tab/>
      </w:r>
      <w:r>
        <w:rPr>
          <w:rFonts w:hint="eastAsia"/>
        </w:rPr>
        <w:t>%</w:t>
      </w:r>
      <w:r>
        <w:rPr>
          <w:rFonts w:hint="eastAsia"/>
        </w:rPr>
        <w:t>离散时间</w:t>
      </w:r>
      <w:r>
        <w:rPr>
          <w:rFonts w:hint="eastAsia"/>
        </w:rPr>
        <w:t>t</w:t>
      </w:r>
    </w:p>
    <w:p w14:paraId="00A527B9" w14:textId="625BB16F" w:rsidR="00FD40EA" w:rsidRDefault="00FD40EA" w:rsidP="00FD40EA">
      <w:r>
        <w:rPr>
          <w:rFonts w:hint="eastAsia"/>
        </w:rPr>
        <w:t xml:space="preserve">t1=0:d/2:T;  </w:t>
      </w:r>
      <w:r>
        <w:tab/>
      </w:r>
      <w:r>
        <w:rPr>
          <w:rFonts w:hint="eastAsia"/>
        </w:rPr>
        <w:t>%</w:t>
      </w:r>
      <w:r>
        <w:rPr>
          <w:rFonts w:hint="eastAsia"/>
        </w:rPr>
        <w:t>离散时间</w:t>
      </w:r>
      <w:r>
        <w:rPr>
          <w:rFonts w:hint="eastAsia"/>
        </w:rPr>
        <w:t>t</w:t>
      </w:r>
    </w:p>
    <w:p w14:paraId="5AF18D91" w14:textId="77777777" w:rsidR="00FD40EA" w:rsidRDefault="00FD40EA" w:rsidP="00FD40EA">
      <w:r>
        <w:rPr>
          <w:rFonts w:hint="eastAsia"/>
        </w:rPr>
        <w:t>x=A*sin(w*t+p);     %</w:t>
      </w:r>
      <w:r>
        <w:rPr>
          <w:rFonts w:hint="eastAsia"/>
        </w:rPr>
        <w:t>正弦信号</w:t>
      </w:r>
    </w:p>
    <w:p w14:paraId="7FD0D7B4" w14:textId="77777777" w:rsidR="00FD40EA" w:rsidRDefault="00FD40EA" w:rsidP="00FD40EA"/>
    <w:p w14:paraId="09F00C81" w14:textId="77777777" w:rsidR="00FD40EA" w:rsidRDefault="00FD40EA" w:rsidP="00FD40EA">
      <w:r>
        <w:t>figure(1)</w:t>
      </w:r>
    </w:p>
    <w:p w14:paraId="591C6AEE" w14:textId="77777777" w:rsidR="00FD40EA" w:rsidRDefault="00FD40EA" w:rsidP="00FD40EA">
      <w:r>
        <w:rPr>
          <w:rFonts w:hint="eastAsia"/>
        </w:rPr>
        <w:t>subplot(4,1,1);%</w:t>
      </w:r>
      <w:r>
        <w:rPr>
          <w:rFonts w:hint="eastAsia"/>
        </w:rPr>
        <w:t>画图</w:t>
      </w:r>
      <w:r>
        <w:rPr>
          <w:rFonts w:hint="eastAsia"/>
        </w:rPr>
        <w:t xml:space="preserve"> </w:t>
      </w:r>
    </w:p>
    <w:p w14:paraId="323F23E6" w14:textId="77777777" w:rsidR="00FD40EA" w:rsidRDefault="00FD40EA" w:rsidP="00FD40EA">
      <w:r>
        <w:rPr>
          <w:rFonts w:hint="eastAsia"/>
        </w:rPr>
        <w:t>stem(t,x);xlabel('t');title('x');%</w:t>
      </w:r>
      <w:r>
        <w:rPr>
          <w:rFonts w:hint="eastAsia"/>
        </w:rPr>
        <w:t>画</w:t>
      </w:r>
      <w:r>
        <w:rPr>
          <w:rFonts w:hint="eastAsia"/>
        </w:rPr>
        <w:t>x</w:t>
      </w:r>
      <w:r>
        <w:rPr>
          <w:rFonts w:hint="eastAsia"/>
        </w:rPr>
        <w:t>的原始波形</w:t>
      </w:r>
    </w:p>
    <w:p w14:paraId="3B50F690" w14:textId="77777777" w:rsidR="00FD40EA" w:rsidRDefault="00FD40EA" w:rsidP="00FD40EA">
      <w:r>
        <w:t>[t1x,t1y]=size(t1);</w:t>
      </w:r>
    </w:p>
    <w:p w14:paraId="2C0FBB25" w14:textId="77777777" w:rsidR="00FD40EA" w:rsidRDefault="00FD40EA" w:rsidP="00FD40EA">
      <w:r>
        <w:t>y=zeros(t1x,t1y);</w:t>
      </w:r>
    </w:p>
    <w:p w14:paraId="728B4332" w14:textId="77777777" w:rsidR="00FD40EA" w:rsidRDefault="00FD40EA" w:rsidP="00FD40EA">
      <w:r>
        <w:t>for i=1:t1y</w:t>
      </w:r>
    </w:p>
    <w:p w14:paraId="639DBD50" w14:textId="77777777" w:rsidR="00FD40EA" w:rsidRDefault="00FD40EA" w:rsidP="00FD40EA">
      <w:r>
        <w:t>ii = mod(i,2);</w:t>
      </w:r>
    </w:p>
    <w:p w14:paraId="3574927C" w14:textId="77777777" w:rsidR="00FD40EA" w:rsidRDefault="00FD40EA" w:rsidP="00FD40EA">
      <w:r>
        <w:tab/>
      </w:r>
      <w:r>
        <w:tab/>
        <w:t>if (ii==1)</w:t>
      </w:r>
    </w:p>
    <w:p w14:paraId="54247284" w14:textId="77777777" w:rsidR="00FD40EA" w:rsidRDefault="00FD40EA" w:rsidP="00FD40EA">
      <w:r>
        <w:tab/>
      </w:r>
      <w:r>
        <w:tab/>
      </w:r>
      <w:r>
        <w:tab/>
        <w:t>y(i)=0;</w:t>
      </w:r>
    </w:p>
    <w:p w14:paraId="154A1922" w14:textId="42250CD6" w:rsidR="00FD40EA" w:rsidRDefault="00FD40EA" w:rsidP="00FD40EA">
      <w:r>
        <w:tab/>
      </w:r>
      <w:r>
        <w:tab/>
        <w:t>else</w:t>
      </w:r>
    </w:p>
    <w:p w14:paraId="56B2E566" w14:textId="77777777" w:rsidR="00FD40EA" w:rsidRDefault="00FD40EA" w:rsidP="00FD40EA">
      <w:r>
        <w:tab/>
      </w:r>
      <w:r>
        <w:tab/>
      </w:r>
      <w:r>
        <w:tab/>
        <w:t>y(i)=x(i/2);</w:t>
      </w:r>
    </w:p>
    <w:p w14:paraId="28174ECD" w14:textId="77777777" w:rsidR="00FD40EA" w:rsidRDefault="00FD40EA" w:rsidP="00FD40EA">
      <w:r>
        <w:tab/>
      </w:r>
      <w:r>
        <w:tab/>
        <w:t>end</w:t>
      </w:r>
    </w:p>
    <w:p w14:paraId="2136D2A9" w14:textId="77777777" w:rsidR="00FD40EA" w:rsidRDefault="00FD40EA" w:rsidP="00FD40EA">
      <w:r>
        <w:tab/>
        <w:t>end</w:t>
      </w:r>
    </w:p>
    <w:p w14:paraId="4F3C5C1C" w14:textId="3E12F401" w:rsidR="00FD40EA" w:rsidRDefault="00FD40EA" w:rsidP="00FD40EA">
      <w:r>
        <w:rPr>
          <w:rFonts w:hint="eastAsia"/>
        </w:rPr>
        <w:t>subplot(4,1,2);</w:t>
      </w:r>
      <w:r>
        <w:tab/>
      </w:r>
      <w:r>
        <w:rPr>
          <w:rFonts w:hint="eastAsia"/>
        </w:rPr>
        <w:t>%</w:t>
      </w:r>
      <w:r>
        <w:rPr>
          <w:rFonts w:hint="eastAsia"/>
        </w:rPr>
        <w:t>画图</w:t>
      </w:r>
      <w:r>
        <w:rPr>
          <w:rFonts w:hint="eastAsia"/>
        </w:rPr>
        <w:t xml:space="preserve">  </w:t>
      </w:r>
    </w:p>
    <w:p w14:paraId="59A67949" w14:textId="77777777" w:rsidR="00FD40EA" w:rsidRDefault="00FD40EA" w:rsidP="00FD40EA">
      <w:r>
        <w:rPr>
          <w:rFonts w:hint="eastAsia"/>
        </w:rPr>
        <w:t>stem(t1,y);xlabel('t');title('y');%</w:t>
      </w:r>
      <w:r>
        <w:rPr>
          <w:rFonts w:hint="eastAsia"/>
        </w:rPr>
        <w:t>画内插后</w:t>
      </w:r>
      <w:r>
        <w:rPr>
          <w:rFonts w:hint="eastAsia"/>
        </w:rPr>
        <w:t>y</w:t>
      </w:r>
      <w:r>
        <w:rPr>
          <w:rFonts w:hint="eastAsia"/>
        </w:rPr>
        <w:t>函数图</w:t>
      </w:r>
    </w:p>
    <w:p w14:paraId="6287BA90" w14:textId="77777777" w:rsidR="00FD40EA" w:rsidRDefault="00FD40EA" w:rsidP="00FD40EA"/>
    <w:p w14:paraId="0C0D0660" w14:textId="77777777" w:rsidR="00FD40EA" w:rsidRDefault="00FD40EA" w:rsidP="00FD40EA">
      <w:r>
        <w:t>df=fs/length(t);</w:t>
      </w:r>
    </w:p>
    <w:p w14:paraId="6ABA3F1A" w14:textId="77777777" w:rsidR="00FD40EA" w:rsidRDefault="00FD40EA" w:rsidP="00FD40EA">
      <w:r>
        <w:t>f=-fs/2:df:fs/2-df;</w:t>
      </w:r>
    </w:p>
    <w:p w14:paraId="0613CB6C" w14:textId="77777777" w:rsidR="00FD40EA" w:rsidRDefault="00FD40EA" w:rsidP="00FD40EA">
      <w:r>
        <w:t>X=fft(x)/fs;</w:t>
      </w:r>
    </w:p>
    <w:p w14:paraId="406FB531" w14:textId="7827B00A" w:rsidR="00FD40EA" w:rsidRDefault="00FD40EA" w:rsidP="00FD40EA">
      <w:r>
        <w:rPr>
          <w:rFonts w:hint="eastAsia"/>
        </w:rPr>
        <w:t>subplot(4,1,3);</w:t>
      </w:r>
      <w:r>
        <w:tab/>
      </w:r>
      <w:r>
        <w:rPr>
          <w:rFonts w:hint="eastAsia"/>
        </w:rPr>
        <w:t>%</w:t>
      </w:r>
      <w:r>
        <w:rPr>
          <w:rFonts w:hint="eastAsia"/>
        </w:rPr>
        <w:t>画图</w:t>
      </w:r>
    </w:p>
    <w:p w14:paraId="1886F32B" w14:textId="77777777" w:rsidR="00FD40EA" w:rsidRDefault="00FD40EA" w:rsidP="00FD40EA">
      <w:r>
        <w:rPr>
          <w:rFonts w:hint="eastAsia"/>
        </w:rPr>
        <w:t>stem(f,fftshift(abs(X)));xlabel('</w:t>
      </w:r>
      <w:r>
        <w:rPr>
          <w:rFonts w:hint="eastAsia"/>
        </w:rPr>
        <w:t>频率</w:t>
      </w:r>
      <w:r>
        <w:rPr>
          <w:rFonts w:hint="eastAsia"/>
        </w:rPr>
        <w:t>f');title('x</w:t>
      </w:r>
      <w:r>
        <w:rPr>
          <w:rFonts w:hint="eastAsia"/>
        </w:rPr>
        <w:t>的幅度谱</w:t>
      </w:r>
      <w:r>
        <w:rPr>
          <w:rFonts w:hint="eastAsia"/>
        </w:rPr>
        <w:t>');%</w:t>
      </w:r>
      <w:r>
        <w:rPr>
          <w:rFonts w:hint="eastAsia"/>
        </w:rPr>
        <w:t>画原始波形</w:t>
      </w:r>
      <w:r>
        <w:rPr>
          <w:rFonts w:hint="eastAsia"/>
        </w:rPr>
        <w:t>x</w:t>
      </w:r>
      <w:r>
        <w:rPr>
          <w:rFonts w:hint="eastAsia"/>
        </w:rPr>
        <w:t>的幅度谱</w:t>
      </w:r>
    </w:p>
    <w:p w14:paraId="0C2B6E59" w14:textId="77777777" w:rsidR="00FD40EA" w:rsidRDefault="00FD40EA" w:rsidP="00FD40EA"/>
    <w:p w14:paraId="793508DF" w14:textId="77777777" w:rsidR="00FD40EA" w:rsidRDefault="00FD40EA" w:rsidP="00FD40EA">
      <w:r>
        <w:t>df1=fs/length(t1);</w:t>
      </w:r>
    </w:p>
    <w:p w14:paraId="02A24A3A" w14:textId="77777777" w:rsidR="00FD40EA" w:rsidRDefault="00FD40EA" w:rsidP="00FD40EA">
      <w:r>
        <w:t>f1=-fs/2:df1:fs/2-df1;</w:t>
      </w:r>
    </w:p>
    <w:p w14:paraId="27064640" w14:textId="77777777" w:rsidR="00FD40EA" w:rsidRDefault="00FD40EA" w:rsidP="00FD40EA">
      <w:r>
        <w:t>Y=fft(y)/fs;</w:t>
      </w:r>
    </w:p>
    <w:p w14:paraId="36C1BB0D" w14:textId="77777777" w:rsidR="00FD40EA" w:rsidRDefault="00FD40EA" w:rsidP="00FD40EA">
      <w:r>
        <w:rPr>
          <w:rFonts w:hint="eastAsia"/>
        </w:rPr>
        <w:t>subplot(4,1,4);%</w:t>
      </w:r>
      <w:r>
        <w:rPr>
          <w:rFonts w:hint="eastAsia"/>
        </w:rPr>
        <w:t>画图</w:t>
      </w:r>
    </w:p>
    <w:p w14:paraId="5A80EE81" w14:textId="036E9F26" w:rsidR="005047F8" w:rsidRDefault="00FD40EA" w:rsidP="00FD40EA">
      <w:r>
        <w:rPr>
          <w:rFonts w:hint="eastAsia"/>
        </w:rPr>
        <w:t>stem(f1,fftshift(abs(Y)));xlabel('</w:t>
      </w:r>
      <w:r>
        <w:rPr>
          <w:rFonts w:hint="eastAsia"/>
        </w:rPr>
        <w:t>频率</w:t>
      </w:r>
      <w:r>
        <w:rPr>
          <w:rFonts w:hint="eastAsia"/>
        </w:rPr>
        <w:t>f');title('y</w:t>
      </w:r>
      <w:r>
        <w:rPr>
          <w:rFonts w:hint="eastAsia"/>
        </w:rPr>
        <w:t>的幅度谱</w:t>
      </w:r>
      <w:r>
        <w:rPr>
          <w:rFonts w:hint="eastAsia"/>
        </w:rPr>
        <w:t>');%</w:t>
      </w:r>
      <w:r>
        <w:rPr>
          <w:rFonts w:hint="eastAsia"/>
        </w:rPr>
        <w:t>画内插后</w:t>
      </w:r>
      <w:r>
        <w:rPr>
          <w:rFonts w:hint="eastAsia"/>
        </w:rPr>
        <w:t>y</w:t>
      </w:r>
      <w:r>
        <w:rPr>
          <w:rFonts w:hint="eastAsia"/>
        </w:rPr>
        <w:t>的幅度谱</w:t>
      </w:r>
      <w:r>
        <w:rPr>
          <w:rFonts w:hint="eastAsia"/>
          <w:noProof/>
        </w:rPr>
        <w:lastRenderedPageBreak/>
        <w:drawing>
          <wp:inline distT="0" distB="0" distL="0" distR="0" wp14:anchorId="2C0BD154" wp14:editId="0F73076C">
            <wp:extent cx="5267960" cy="46882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267960" cy="4688205"/>
                    </a:xfrm>
                    <a:prstGeom prst="rect">
                      <a:avLst/>
                    </a:prstGeom>
                    <a:noFill/>
                    <a:ln>
                      <a:noFill/>
                    </a:ln>
                  </pic:spPr>
                </pic:pic>
              </a:graphicData>
            </a:graphic>
          </wp:inline>
        </w:drawing>
      </w:r>
    </w:p>
    <w:p w14:paraId="326D2C8C" w14:textId="2F35F6D2" w:rsidR="00303E4D" w:rsidRPr="00D8244E" w:rsidRDefault="00303E4D" w:rsidP="00303E4D">
      <w:pPr>
        <w:pStyle w:val="af7"/>
        <w:jc w:val="center"/>
      </w:pPr>
      <w:bookmarkStart w:id="128" w:name="_Toc35510358"/>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32</w:t>
      </w:r>
      <w:r>
        <w:fldChar w:fldCharType="end"/>
      </w:r>
      <w:r>
        <w:rPr>
          <w:rFonts w:hint="eastAsia"/>
        </w:rPr>
        <w:t>内插</w:t>
      </w:r>
      <w:r>
        <w:rPr>
          <w:rFonts w:hint="eastAsia"/>
        </w:rPr>
        <w:t>Matlab</w:t>
      </w:r>
      <w:r>
        <w:rPr>
          <w:rFonts w:hint="eastAsia"/>
        </w:rPr>
        <w:t>仿真</w:t>
      </w:r>
      <w:bookmarkEnd w:id="128"/>
    </w:p>
    <w:p w14:paraId="3F9B2054" w14:textId="6E2A9361" w:rsidR="006067AD" w:rsidRPr="001E4039" w:rsidRDefault="006067AD" w:rsidP="00A45160">
      <w:pPr>
        <w:pStyle w:val="3"/>
        <w:numPr>
          <w:ilvl w:val="2"/>
          <w:numId w:val="1"/>
        </w:numPr>
      </w:pPr>
      <w:bookmarkStart w:id="129" w:name="_Toc35510308"/>
      <w:r>
        <w:rPr>
          <w:rFonts w:hint="eastAsia"/>
        </w:rPr>
        <w:t>硬件实现</w:t>
      </w:r>
      <w:bookmarkEnd w:id="129"/>
    </w:p>
    <w:p w14:paraId="25FBB322" w14:textId="75030659" w:rsidR="00316E30" w:rsidRPr="00C050E1" w:rsidRDefault="00316E30" w:rsidP="007952F8">
      <w:r w:rsidRPr="00C050E1">
        <w:rPr>
          <w:rFonts w:hint="eastAsia"/>
        </w:rPr>
        <w:t>要求内插模块输入</w:t>
      </w:r>
      <w:r w:rsidRPr="00C050E1">
        <w:rPr>
          <w:rFonts w:hint="eastAsia"/>
          <w:lang w:val="zh-CN"/>
        </w:rPr>
        <w:t>输出接口遵循</w:t>
      </w:r>
      <w:r w:rsidRPr="00C050E1">
        <w:t>AXI4-Stream</w:t>
      </w:r>
      <w:r w:rsidRPr="00C050E1">
        <w:rPr>
          <w:rFonts w:hint="eastAsia"/>
        </w:rPr>
        <w:t>，</w:t>
      </w:r>
      <w:r w:rsidRPr="00C050E1">
        <w:rPr>
          <w:rFonts w:hint="eastAsia"/>
          <w:lang w:val="zh-CN"/>
        </w:rPr>
        <w:t>接口详细介绍参考《</w:t>
      </w:r>
      <w:r w:rsidRPr="00C050E1">
        <w:t>AMBA® AXI4-Stream Protocol Specification</w:t>
      </w:r>
      <w:r w:rsidRPr="00C050E1">
        <w:rPr>
          <w:rFonts w:hint="eastAsia"/>
          <w:lang w:val="zh-CN"/>
        </w:rPr>
        <w:t>》。</w:t>
      </w:r>
    </w:p>
    <w:p w14:paraId="521A4456" w14:textId="4F91C33C" w:rsidR="007952F8" w:rsidRPr="007952F8" w:rsidRDefault="007952F8" w:rsidP="007952F8">
      <w:pPr>
        <w:rPr>
          <w:lang w:val="zh-CN"/>
        </w:rPr>
      </w:pPr>
      <w:r w:rsidRPr="007952F8">
        <w:rPr>
          <w:rFonts w:hint="eastAsia"/>
          <w:lang w:val="zh-CN"/>
        </w:rPr>
        <w:t>内插的</w:t>
      </w:r>
      <w:r w:rsidRPr="007952F8">
        <w:rPr>
          <w:rFonts w:hint="eastAsia"/>
          <w:lang w:val="zh-CN"/>
        </w:rPr>
        <w:t xml:space="preserve"> Verilog </w:t>
      </w:r>
      <w:r w:rsidRPr="007952F8">
        <w:rPr>
          <w:rFonts w:hint="eastAsia"/>
          <w:lang w:val="zh-CN"/>
        </w:rPr>
        <w:t>实现：</w:t>
      </w:r>
    </w:p>
    <w:p w14:paraId="54BC877C" w14:textId="39CD668E" w:rsidR="007952F8" w:rsidRDefault="007952F8" w:rsidP="007952F8">
      <w:pPr>
        <w:rPr>
          <w:lang w:val="zh-CN"/>
        </w:rPr>
      </w:pPr>
      <w:r w:rsidRPr="007952F8">
        <w:rPr>
          <w:rFonts w:hint="eastAsia"/>
          <w:lang w:val="zh-CN"/>
        </w:rPr>
        <w:t>内插就是增加样值，在</w:t>
      </w:r>
      <w:r w:rsidRPr="007952F8">
        <w:rPr>
          <w:rFonts w:hint="eastAsia"/>
          <w:lang w:val="zh-CN"/>
        </w:rPr>
        <w:t xml:space="preserve">HDL </w:t>
      </w:r>
      <w:r>
        <w:rPr>
          <w:rFonts w:hint="eastAsia"/>
          <w:lang w:val="zh-CN"/>
        </w:rPr>
        <w:t>语言实现的时候，</w:t>
      </w:r>
      <w:r w:rsidR="006D14D7">
        <w:rPr>
          <w:rFonts w:hint="eastAsia"/>
          <w:lang w:val="zh-CN"/>
        </w:rPr>
        <w:t>需要由</w:t>
      </w:r>
      <w:r w:rsidR="008F175E">
        <w:rPr>
          <w:rFonts w:hint="eastAsia"/>
          <w:lang w:val="zh-CN"/>
        </w:rPr>
        <w:t>L</w:t>
      </w:r>
      <w:r w:rsidR="006D14D7">
        <w:rPr>
          <w:rFonts w:hint="eastAsia"/>
          <w:lang w:val="zh-CN"/>
        </w:rPr>
        <w:t>倍频与输入信号的时钟，</w:t>
      </w:r>
      <w:r w:rsidRPr="007952F8">
        <w:rPr>
          <w:rFonts w:hint="eastAsia"/>
          <w:lang w:val="zh-CN"/>
        </w:rPr>
        <w:t>如下对一个信号</w:t>
      </w:r>
      <w:r w:rsidR="006D14D7">
        <w:rPr>
          <w:rFonts w:hint="eastAsia"/>
          <w:lang w:val="zh-CN"/>
        </w:rPr>
        <w:t>x</w:t>
      </w:r>
      <w:r w:rsidRPr="007952F8">
        <w:rPr>
          <w:rFonts w:hint="eastAsia"/>
          <w:lang w:val="zh-CN"/>
        </w:rPr>
        <w:t>进行</w:t>
      </w:r>
      <w:r w:rsidR="008F175E">
        <w:rPr>
          <w:rFonts w:hint="eastAsia"/>
          <w:lang w:val="zh-CN"/>
        </w:rPr>
        <w:t>L</w:t>
      </w:r>
      <w:r w:rsidRPr="007952F8">
        <w:rPr>
          <w:rFonts w:hint="eastAsia"/>
          <w:lang w:val="zh-CN"/>
        </w:rPr>
        <w:t>倍</w:t>
      </w:r>
      <w:r w:rsidR="006D14D7">
        <w:rPr>
          <w:rFonts w:hint="eastAsia"/>
          <w:lang w:val="zh-CN"/>
        </w:rPr>
        <w:t>内插</w:t>
      </w:r>
      <w:r w:rsidRPr="007952F8">
        <w:rPr>
          <w:rFonts w:hint="eastAsia"/>
          <w:lang w:val="zh-CN"/>
        </w:rPr>
        <w:t>的代码如下：</w:t>
      </w:r>
    </w:p>
    <w:p w14:paraId="17E415E1" w14:textId="65D27BCF" w:rsidR="00A565B9" w:rsidRDefault="00A565B9" w:rsidP="007952F8">
      <w:pPr>
        <w:rPr>
          <w:lang w:val="zh-CN"/>
        </w:rPr>
      </w:pPr>
      <w:r>
        <w:rPr>
          <w:lang w:val="zh-CN"/>
        </w:rPr>
        <w:tab/>
        <w:t>r</w:t>
      </w:r>
      <w:r>
        <w:rPr>
          <w:rFonts w:hint="eastAsia"/>
          <w:lang w:val="zh-CN"/>
        </w:rPr>
        <w:t>eg</w:t>
      </w:r>
      <w:r>
        <w:rPr>
          <w:lang w:val="zh-CN"/>
        </w:rPr>
        <w:t xml:space="preserve"> </w:t>
      </w:r>
      <w:r>
        <w:rPr>
          <w:rFonts w:hint="eastAsia"/>
          <w:lang w:val="zh-CN"/>
        </w:rPr>
        <w:t>x;</w:t>
      </w:r>
      <w:r>
        <w:rPr>
          <w:lang w:val="zh-CN"/>
        </w:rPr>
        <w:t>//</w:t>
      </w:r>
      <w:r>
        <w:rPr>
          <w:rFonts w:hint="eastAsia"/>
          <w:lang w:val="zh-CN"/>
        </w:rPr>
        <w:t>待抽取的数据</w:t>
      </w:r>
    </w:p>
    <w:p w14:paraId="66EE74C8" w14:textId="7E327C63" w:rsidR="00A565B9" w:rsidRPr="007952F8" w:rsidRDefault="00A565B9" w:rsidP="007952F8">
      <w:pPr>
        <w:rPr>
          <w:lang w:val="zh-CN"/>
        </w:rPr>
      </w:pPr>
      <w:r>
        <w:rPr>
          <w:lang w:val="zh-CN"/>
        </w:rPr>
        <w:tab/>
      </w:r>
      <w:r>
        <w:rPr>
          <w:rFonts w:hint="eastAsia"/>
          <w:lang w:val="zh-CN"/>
        </w:rPr>
        <w:t>reg</w:t>
      </w:r>
      <w:r>
        <w:rPr>
          <w:lang w:val="zh-CN"/>
        </w:rPr>
        <w:t xml:space="preserve"> </w:t>
      </w:r>
      <w:r>
        <w:rPr>
          <w:rFonts w:hint="eastAsia"/>
          <w:lang w:val="zh-CN"/>
        </w:rPr>
        <w:t>y;</w:t>
      </w:r>
      <w:r>
        <w:rPr>
          <w:lang w:val="zh-CN"/>
        </w:rPr>
        <w:t>//</w:t>
      </w:r>
      <w:r>
        <w:rPr>
          <w:rFonts w:hint="eastAsia"/>
          <w:lang w:val="zh-CN"/>
        </w:rPr>
        <w:t>抽取后的数据</w:t>
      </w:r>
    </w:p>
    <w:p w14:paraId="0B3A585A" w14:textId="74FAAB7D" w:rsidR="007952F8" w:rsidRPr="007952F8" w:rsidRDefault="00702D46" w:rsidP="007952F8">
      <w:pPr>
        <w:rPr>
          <w:lang w:val="zh-CN"/>
        </w:rPr>
      </w:pPr>
      <w:r>
        <w:rPr>
          <w:lang w:val="zh-CN"/>
        </w:rPr>
        <w:tab/>
      </w:r>
      <w:r w:rsidR="007952F8" w:rsidRPr="007952F8">
        <w:rPr>
          <w:lang w:val="zh-CN"/>
        </w:rPr>
        <w:t>always@(posedge clk or negedge rstn)</w:t>
      </w:r>
      <w:r w:rsidR="00316E30" w:rsidRPr="00316E30">
        <w:rPr>
          <w:rFonts w:hint="eastAsia"/>
          <w:lang w:val="zh-CN"/>
        </w:rPr>
        <w:t xml:space="preserve"> </w:t>
      </w:r>
      <w:r w:rsidR="00316E30" w:rsidRPr="007952F8">
        <w:rPr>
          <w:rFonts w:hint="eastAsia"/>
          <w:lang w:val="zh-CN"/>
        </w:rPr>
        <w:t>//</w:t>
      </w:r>
      <w:r w:rsidR="00316E30" w:rsidRPr="007952F8">
        <w:rPr>
          <w:rFonts w:hint="eastAsia"/>
          <w:lang w:val="zh-CN"/>
        </w:rPr>
        <w:t>采样时钟</w:t>
      </w:r>
      <w:r w:rsidR="00316E30">
        <w:rPr>
          <w:rFonts w:hint="eastAsia"/>
          <w:lang w:val="zh-CN"/>
        </w:rPr>
        <w:t>，此处时钟频率是</w:t>
      </w:r>
      <w:r w:rsidR="00316E30">
        <w:rPr>
          <w:rFonts w:hint="eastAsia"/>
          <w:lang w:val="zh-CN"/>
        </w:rPr>
        <w:t>x</w:t>
      </w:r>
      <w:r w:rsidR="00316E30">
        <w:rPr>
          <w:rFonts w:hint="eastAsia"/>
          <w:lang w:val="zh-CN"/>
        </w:rPr>
        <w:t>的</w:t>
      </w:r>
      <w:r w:rsidR="00316E30">
        <w:rPr>
          <w:lang w:val="zh-CN"/>
        </w:rPr>
        <w:t>L</w:t>
      </w:r>
      <w:r w:rsidR="00316E30">
        <w:rPr>
          <w:rFonts w:hint="eastAsia"/>
          <w:lang w:val="zh-CN"/>
        </w:rPr>
        <w:t>倍</w:t>
      </w:r>
    </w:p>
    <w:p w14:paraId="585C3C67" w14:textId="77777777" w:rsidR="007952F8" w:rsidRPr="00011D55" w:rsidRDefault="007952F8" w:rsidP="007952F8">
      <w:r w:rsidRPr="007952F8">
        <w:rPr>
          <w:lang w:val="zh-CN"/>
        </w:rPr>
        <w:t xml:space="preserve"> </w:t>
      </w:r>
      <w:r w:rsidR="00702D46">
        <w:rPr>
          <w:lang w:val="zh-CN"/>
        </w:rPr>
        <w:tab/>
      </w:r>
      <w:r w:rsidRPr="00011D55">
        <w:t>begin</w:t>
      </w:r>
    </w:p>
    <w:p w14:paraId="65860EBC" w14:textId="77777777" w:rsidR="007952F8" w:rsidRPr="00011D55" w:rsidRDefault="007952F8" w:rsidP="007952F8">
      <w:r w:rsidRPr="00011D55">
        <w:t xml:space="preserve">  </w:t>
      </w:r>
      <w:r w:rsidR="00702D46" w:rsidRPr="00011D55">
        <w:tab/>
      </w:r>
      <w:r w:rsidR="00702D46" w:rsidRPr="00011D55">
        <w:tab/>
      </w:r>
      <w:r w:rsidRPr="00011D55">
        <w:t>if (! rstn)</w:t>
      </w:r>
    </w:p>
    <w:p w14:paraId="62F041E6" w14:textId="77777777" w:rsidR="007952F8" w:rsidRPr="00011D55" w:rsidRDefault="007952F8" w:rsidP="007952F8">
      <w:r w:rsidRPr="00011D55">
        <w:t xml:space="preserve">   </w:t>
      </w:r>
      <w:r w:rsidR="00702D46" w:rsidRPr="00011D55">
        <w:tab/>
      </w:r>
      <w:r w:rsidR="00702D46" w:rsidRPr="00011D55">
        <w:tab/>
      </w:r>
      <w:r w:rsidR="00702D46" w:rsidRPr="00011D55">
        <w:tab/>
      </w:r>
      <w:r w:rsidRPr="00011D55">
        <w:t>cnt &lt;= 0;</w:t>
      </w:r>
    </w:p>
    <w:p w14:paraId="361CFB35" w14:textId="77777777" w:rsidR="007952F8" w:rsidRPr="00011D55" w:rsidRDefault="007952F8" w:rsidP="007952F8">
      <w:r w:rsidRPr="00011D55">
        <w:t xml:space="preserve">  </w:t>
      </w:r>
      <w:r w:rsidR="00702D46" w:rsidRPr="00011D55">
        <w:tab/>
      </w:r>
      <w:r w:rsidR="00702D46" w:rsidRPr="00011D55">
        <w:tab/>
      </w:r>
      <w:r w:rsidRPr="00011D55">
        <w:t>else</w:t>
      </w:r>
    </w:p>
    <w:p w14:paraId="10DDF440" w14:textId="77777777" w:rsidR="007952F8" w:rsidRPr="00011D55" w:rsidRDefault="007952F8" w:rsidP="00702D46">
      <w:pPr>
        <w:ind w:left="840" w:firstLine="420"/>
      </w:pPr>
      <w:r w:rsidRPr="00011D55">
        <w:t>begin</w:t>
      </w:r>
    </w:p>
    <w:p w14:paraId="2DF0067B" w14:textId="77777777" w:rsidR="007952F8" w:rsidRPr="00A317F0" w:rsidRDefault="007952F8" w:rsidP="007952F8">
      <w:r w:rsidRPr="00011D55">
        <w:t xml:space="preserve">    </w:t>
      </w:r>
      <w:r w:rsidR="00702D46" w:rsidRPr="00011D55">
        <w:tab/>
      </w:r>
      <w:r w:rsidR="00702D46" w:rsidRPr="00011D55">
        <w:tab/>
      </w:r>
      <w:r w:rsidRPr="00A317F0">
        <w:t>cnt &lt;= cnt +1;</w:t>
      </w:r>
    </w:p>
    <w:p w14:paraId="6C355E3E" w14:textId="626B15D5" w:rsidR="007952F8" w:rsidRPr="000B7E45" w:rsidRDefault="007952F8" w:rsidP="007952F8">
      <w:r w:rsidRPr="00A317F0">
        <w:t xml:space="preserve">  </w:t>
      </w:r>
      <w:r w:rsidR="00702D46" w:rsidRPr="00A317F0">
        <w:tab/>
      </w:r>
      <w:r w:rsidR="00702D46" w:rsidRPr="00A317F0">
        <w:tab/>
      </w:r>
      <w:r w:rsidR="00702D46" w:rsidRPr="00A317F0">
        <w:tab/>
      </w:r>
      <w:r w:rsidRPr="000B7E45">
        <w:t>if (cnt ==</w:t>
      </w:r>
      <w:r w:rsidR="00D36281">
        <w:rPr>
          <w:rFonts w:hint="eastAsia"/>
        </w:rPr>
        <w:t>0</w:t>
      </w:r>
      <w:r w:rsidRPr="000B7E45">
        <w:t>)</w:t>
      </w:r>
    </w:p>
    <w:p w14:paraId="566D6E41" w14:textId="77777777" w:rsidR="007952F8" w:rsidRPr="000B7E45" w:rsidRDefault="007952F8" w:rsidP="007952F8">
      <w:r w:rsidRPr="000B7E45">
        <w:t xml:space="preserve">   </w:t>
      </w:r>
      <w:r w:rsidR="00702D46" w:rsidRPr="000B7E45">
        <w:tab/>
      </w:r>
      <w:r w:rsidR="00702D46" w:rsidRPr="000B7E45">
        <w:tab/>
      </w:r>
      <w:r w:rsidR="00702D46" w:rsidRPr="000B7E45">
        <w:tab/>
      </w:r>
      <w:r w:rsidR="00702D46" w:rsidRPr="000B7E45">
        <w:tab/>
      </w:r>
      <w:r w:rsidRPr="000B7E45">
        <w:t>y &lt;= x;</w:t>
      </w:r>
    </w:p>
    <w:p w14:paraId="3F2B85A9" w14:textId="77777777" w:rsidR="007952F8" w:rsidRPr="000B7E45" w:rsidRDefault="007952F8" w:rsidP="007952F8">
      <w:r w:rsidRPr="000B7E45">
        <w:lastRenderedPageBreak/>
        <w:t xml:space="preserve">    </w:t>
      </w:r>
      <w:r w:rsidR="00702D46" w:rsidRPr="000B7E45">
        <w:tab/>
      </w:r>
      <w:r w:rsidR="00702D46" w:rsidRPr="000B7E45">
        <w:tab/>
      </w:r>
      <w:r w:rsidRPr="000B7E45">
        <w:t>else</w:t>
      </w:r>
    </w:p>
    <w:p w14:paraId="03B37A44" w14:textId="77777777" w:rsidR="007952F8" w:rsidRPr="00B27C77" w:rsidRDefault="007952F8" w:rsidP="00702D46">
      <w:pPr>
        <w:ind w:left="1260" w:firstLine="420"/>
      </w:pPr>
      <w:r w:rsidRPr="00B27C77">
        <w:t>y &lt;= 0;</w:t>
      </w:r>
    </w:p>
    <w:p w14:paraId="17663C53" w14:textId="77777777" w:rsidR="007952F8" w:rsidRPr="00B27C77" w:rsidRDefault="007952F8" w:rsidP="007952F8">
      <w:r w:rsidRPr="00B27C77">
        <w:t xml:space="preserve">   </w:t>
      </w:r>
      <w:r w:rsidR="00702D46" w:rsidRPr="00B27C77">
        <w:tab/>
      </w:r>
      <w:r w:rsidR="00702D46" w:rsidRPr="00B27C77">
        <w:tab/>
      </w:r>
      <w:r w:rsidR="00702D46" w:rsidRPr="00B27C77">
        <w:tab/>
      </w:r>
      <w:r w:rsidRPr="00B27C77">
        <w:t>end</w:t>
      </w:r>
    </w:p>
    <w:p w14:paraId="482509C7" w14:textId="77777777" w:rsidR="007952F8" w:rsidRPr="00B27C77" w:rsidRDefault="007952F8" w:rsidP="007952F8">
      <w:r w:rsidRPr="00B27C77">
        <w:t xml:space="preserve"> </w:t>
      </w:r>
      <w:r w:rsidR="00702D46" w:rsidRPr="00B27C77">
        <w:tab/>
      </w:r>
      <w:r w:rsidRPr="00B27C77">
        <w:t>end</w:t>
      </w:r>
    </w:p>
    <w:p w14:paraId="79A8765E" w14:textId="63FA520E" w:rsidR="00176AD5" w:rsidRDefault="00571608" w:rsidP="00A45160">
      <w:pPr>
        <w:pStyle w:val="2"/>
        <w:numPr>
          <w:ilvl w:val="1"/>
          <w:numId w:val="1"/>
        </w:numPr>
      </w:pPr>
      <w:bookmarkStart w:id="130" w:name="_Toc35510309"/>
      <w:r>
        <w:rPr>
          <w:rFonts w:hint="eastAsia"/>
        </w:rPr>
        <w:t>抽取原理</w:t>
      </w:r>
      <w:bookmarkEnd w:id="130"/>
    </w:p>
    <w:p w14:paraId="10BA284C" w14:textId="77777777" w:rsidR="000C1FB0" w:rsidRPr="000C1FB0" w:rsidRDefault="000C1FB0" w:rsidP="000C1FB0">
      <w:pPr>
        <w:rPr>
          <w:shd w:val="clear" w:color="auto" w:fill="FFFFFF"/>
        </w:rPr>
      </w:pPr>
      <w:r w:rsidRPr="000C1FB0">
        <w:rPr>
          <w:rFonts w:hint="eastAsia"/>
          <w:shd w:val="clear" w:color="auto" w:fill="FFFFFF"/>
        </w:rPr>
        <w:t>在信号处理过程中，很多时候由于前端的采样率过高，后端处理时，无法处理高速信号，或者受硬件条件的限制，无法处理这么高速率的数据，则此时就需要对信号进行重新采样，剔除不需要的点，等间隔的抽取数据，这就是抽取。对其进行整数</w:t>
      </w:r>
      <w:r w:rsidRPr="000C1FB0">
        <w:rPr>
          <w:rFonts w:hint="eastAsia"/>
          <w:shd w:val="clear" w:color="auto" w:fill="FFFFFF"/>
        </w:rPr>
        <w:t xml:space="preserve"> M </w:t>
      </w:r>
      <w:r w:rsidRPr="000C1FB0">
        <w:rPr>
          <w:rFonts w:hint="eastAsia"/>
          <w:shd w:val="clear" w:color="auto" w:fill="FFFFFF"/>
        </w:rPr>
        <w:t>倍抽取，</w:t>
      </w:r>
      <w:r w:rsidRPr="000C1FB0">
        <w:rPr>
          <w:rFonts w:hint="eastAsia"/>
          <w:shd w:val="clear" w:color="auto" w:fill="FFFFFF"/>
        </w:rPr>
        <w:t xml:space="preserve">M </w:t>
      </w:r>
      <w:r w:rsidRPr="000C1FB0">
        <w:rPr>
          <w:rFonts w:hint="eastAsia"/>
          <w:shd w:val="clear" w:color="auto" w:fill="FFFFFF"/>
        </w:rPr>
        <w:t>也叫抽取因子，这表示对离散序列每隔</w:t>
      </w:r>
      <w:r w:rsidRPr="000C1FB0">
        <w:rPr>
          <w:rFonts w:hint="eastAsia"/>
          <w:shd w:val="clear" w:color="auto" w:fill="FFFFFF"/>
        </w:rPr>
        <w:t> </w:t>
      </w:r>
      <w:r>
        <w:rPr>
          <w:rFonts w:hint="eastAsia"/>
          <w:noProof/>
        </w:rPr>
        <w:t>M-1</w:t>
      </w:r>
      <w:r w:rsidRPr="000C1FB0">
        <w:rPr>
          <w:rFonts w:hint="eastAsia"/>
          <w:shd w:val="clear" w:color="auto" w:fill="FFFFFF"/>
        </w:rPr>
        <w:t>个数值保留一个采样点。</w:t>
      </w:r>
    </w:p>
    <w:p w14:paraId="07BDA045" w14:textId="78CA2308" w:rsidR="000C1FB0" w:rsidRPr="000C1FB0" w:rsidRDefault="000C1FB0" w:rsidP="000C1FB0">
      <w:pPr>
        <w:rPr>
          <w:color w:val="FF0000"/>
        </w:rPr>
      </w:pPr>
      <w:r w:rsidRPr="000C1FB0">
        <w:rPr>
          <w:rFonts w:hint="eastAsia"/>
          <w:shd w:val="clear" w:color="auto" w:fill="FFFFFF"/>
        </w:rPr>
        <w:t>本设计</w:t>
      </w:r>
      <w:r w:rsidRPr="000C1FB0">
        <w:rPr>
          <w:rFonts w:hint="eastAsia"/>
          <w:shd w:val="clear" w:color="auto" w:fill="FFFFFF"/>
        </w:rPr>
        <w:t>M=2</w:t>
      </w:r>
      <w:r w:rsidRPr="000C1FB0">
        <w:rPr>
          <w:rFonts w:hint="eastAsia"/>
          <w:shd w:val="clear" w:color="auto" w:fill="FFFFFF"/>
        </w:rPr>
        <w:t>，</w:t>
      </w:r>
      <w:r>
        <w:rPr>
          <w:rFonts w:hint="eastAsia"/>
        </w:rPr>
        <w:t>抽取前加滤波器截止频率</w:t>
      </w:r>
      <w:r>
        <w:rPr>
          <w:rFonts w:hint="eastAsia"/>
        </w:rPr>
        <w:t>125Mhz</w:t>
      </w:r>
      <w:r>
        <w:rPr>
          <w:rFonts w:hint="eastAsia"/>
        </w:rPr>
        <w:t>，</w:t>
      </w:r>
      <w:r w:rsidRPr="000C1FB0">
        <w:rPr>
          <w:rFonts w:hint="eastAsia"/>
          <w:color w:val="FF0000"/>
        </w:rPr>
        <w:t>可参考奈奎斯特滤波器部分。</w:t>
      </w:r>
    </w:p>
    <w:p w14:paraId="4FF4F806" w14:textId="577AFFDC" w:rsidR="00571608" w:rsidRDefault="00176AD5" w:rsidP="00A45160">
      <w:pPr>
        <w:pStyle w:val="2"/>
        <w:numPr>
          <w:ilvl w:val="1"/>
          <w:numId w:val="1"/>
        </w:numPr>
      </w:pPr>
      <w:bookmarkStart w:id="131" w:name="_Toc35510310"/>
      <w:r>
        <w:rPr>
          <w:rFonts w:hint="eastAsia"/>
        </w:rPr>
        <w:t>抽取</w:t>
      </w:r>
      <w:r w:rsidR="00571608">
        <w:rPr>
          <w:rFonts w:hint="eastAsia"/>
        </w:rPr>
        <w:t>实现</w:t>
      </w:r>
      <w:bookmarkEnd w:id="131"/>
    </w:p>
    <w:p w14:paraId="071476F2" w14:textId="07BEE2CC" w:rsidR="000D05EE" w:rsidRPr="000D05EE" w:rsidRDefault="000D05EE" w:rsidP="00A45160">
      <w:pPr>
        <w:pStyle w:val="3"/>
        <w:numPr>
          <w:ilvl w:val="2"/>
          <w:numId w:val="1"/>
        </w:numPr>
      </w:pPr>
      <w:bookmarkStart w:id="132" w:name="_Toc35510311"/>
      <w:r>
        <w:rPr>
          <w:rFonts w:hint="eastAsia"/>
        </w:rPr>
        <w:t>Matlab</w:t>
      </w:r>
      <w:r>
        <w:rPr>
          <w:rFonts w:hint="eastAsia"/>
        </w:rPr>
        <w:t>仿真</w:t>
      </w:r>
      <w:bookmarkEnd w:id="132"/>
    </w:p>
    <w:p w14:paraId="6E2D692A" w14:textId="77777777" w:rsidR="00AC6C50" w:rsidRDefault="00AC6C50" w:rsidP="00AC6C50">
      <w:r>
        <w:t xml:space="preserve">clear </w:t>
      </w:r>
    </w:p>
    <w:p w14:paraId="5F285795" w14:textId="77777777" w:rsidR="00AC6C50" w:rsidRDefault="00AC6C50" w:rsidP="00AC6C50">
      <w:r>
        <w:t>close all</w:t>
      </w:r>
    </w:p>
    <w:p w14:paraId="29B4DB8D" w14:textId="77777777" w:rsidR="00AC6C50" w:rsidRDefault="00AC6C50" w:rsidP="00AC6C50">
      <w:r>
        <w:t>clc</w:t>
      </w:r>
    </w:p>
    <w:p w14:paraId="1A5783B2" w14:textId="77777777" w:rsidR="00AC6C50" w:rsidRDefault="00AC6C50" w:rsidP="00AC6C50">
      <w:r>
        <w:rPr>
          <w:rFonts w:hint="eastAsia"/>
        </w:rPr>
        <w:t xml:space="preserve">%%  signal% </w:t>
      </w:r>
      <w:r>
        <w:rPr>
          <w:rFonts w:hint="eastAsia"/>
        </w:rPr>
        <w:t>三要素</w:t>
      </w:r>
    </w:p>
    <w:p w14:paraId="2A64047B" w14:textId="47F7D67A" w:rsidR="00AC6C50" w:rsidRDefault="00AC6C50" w:rsidP="00AC6C50">
      <w:r>
        <w:t xml:space="preserve">A=2;      </w:t>
      </w:r>
      <w:r w:rsidR="00986D7A">
        <w:tab/>
      </w:r>
      <w:r>
        <w:t>%amplify</w:t>
      </w:r>
    </w:p>
    <w:p w14:paraId="5A0C9ABB" w14:textId="38EC579A" w:rsidR="00AC6C50" w:rsidRDefault="00AC6C50" w:rsidP="00AC6C50">
      <w:r>
        <w:t xml:space="preserve">f=10;     </w:t>
      </w:r>
      <w:r w:rsidR="00986D7A">
        <w:tab/>
      </w:r>
      <w:r>
        <w:t>%Hz</w:t>
      </w:r>
    </w:p>
    <w:p w14:paraId="3098CCAE" w14:textId="625122C7" w:rsidR="00AC6C50" w:rsidRDefault="00AC6C50" w:rsidP="00AC6C50">
      <w:r>
        <w:t xml:space="preserve">w=2*pi*f; </w:t>
      </w:r>
      <w:r w:rsidR="00986D7A">
        <w:tab/>
      </w:r>
      <w:r>
        <w:t>%rad/s</w:t>
      </w:r>
    </w:p>
    <w:p w14:paraId="70F0F365" w14:textId="47047FB6" w:rsidR="00AC6C50" w:rsidRDefault="00AC6C50" w:rsidP="00AC6C50">
      <w:r>
        <w:t xml:space="preserve">p=pi/2;   </w:t>
      </w:r>
      <w:r w:rsidR="00986D7A">
        <w:tab/>
      </w:r>
      <w:r>
        <w:t>%rad</w:t>
      </w:r>
    </w:p>
    <w:p w14:paraId="66B64EC5" w14:textId="77777777" w:rsidR="00AC6C50" w:rsidRDefault="00AC6C50" w:rsidP="00AC6C50">
      <w:r>
        <w:rPr>
          <w:rFonts w:hint="eastAsia"/>
        </w:rPr>
        <w:t>%</w:t>
      </w:r>
      <w:r>
        <w:rPr>
          <w:rFonts w:hint="eastAsia"/>
        </w:rPr>
        <w:t>采样</w:t>
      </w:r>
    </w:p>
    <w:p w14:paraId="7AF8B6C0" w14:textId="52DF27D3" w:rsidR="00AC6C50" w:rsidRDefault="00AC6C50" w:rsidP="00AC6C50">
      <w:r>
        <w:rPr>
          <w:rFonts w:hint="eastAsia"/>
        </w:rPr>
        <w:t xml:space="preserve">T=1;    </w:t>
      </w:r>
      <w:r w:rsidR="00986D7A">
        <w:tab/>
      </w:r>
      <w:r w:rsidR="00986D7A">
        <w:tab/>
      </w:r>
      <w:r>
        <w:rPr>
          <w:rFonts w:hint="eastAsia"/>
        </w:rPr>
        <w:t>%s  %</w:t>
      </w:r>
      <w:r>
        <w:rPr>
          <w:rFonts w:hint="eastAsia"/>
        </w:rPr>
        <w:t>观测时间</w:t>
      </w:r>
    </w:p>
    <w:p w14:paraId="3287E620" w14:textId="01E65E9C" w:rsidR="00AC6C50" w:rsidRDefault="00AC6C50" w:rsidP="00AC6C50">
      <w:r>
        <w:rPr>
          <w:rFonts w:hint="eastAsia"/>
        </w:rPr>
        <w:t xml:space="preserve">fs=10*f;   </w:t>
      </w:r>
      <w:r w:rsidR="00986D7A">
        <w:tab/>
      </w:r>
      <w:r>
        <w:rPr>
          <w:rFonts w:hint="eastAsia"/>
        </w:rPr>
        <w:t>%Hz %</w:t>
      </w:r>
      <w:r>
        <w:rPr>
          <w:rFonts w:hint="eastAsia"/>
        </w:rPr>
        <w:t>采样频率</w:t>
      </w:r>
    </w:p>
    <w:p w14:paraId="22943590" w14:textId="02F611CE" w:rsidR="00AC6C50" w:rsidRDefault="00AC6C50" w:rsidP="00AC6C50">
      <w:r>
        <w:rPr>
          <w:rFonts w:hint="eastAsia"/>
        </w:rPr>
        <w:t xml:space="preserve">d=1/fs;   </w:t>
      </w:r>
      <w:r w:rsidR="00986D7A">
        <w:tab/>
      </w:r>
      <w:r>
        <w:rPr>
          <w:rFonts w:hint="eastAsia"/>
        </w:rPr>
        <w:t>%s  %</w:t>
      </w:r>
      <w:r>
        <w:rPr>
          <w:rFonts w:hint="eastAsia"/>
        </w:rPr>
        <w:t>采样间隔</w:t>
      </w:r>
    </w:p>
    <w:p w14:paraId="2AD7AA48" w14:textId="1EFFEA3D" w:rsidR="00AC6C50" w:rsidRDefault="00AC6C50" w:rsidP="00AC6C50">
      <w:r>
        <w:rPr>
          <w:rFonts w:hint="eastAsia"/>
        </w:rPr>
        <w:t xml:space="preserve">t=0:d:T;  </w:t>
      </w:r>
      <w:r w:rsidR="00986D7A">
        <w:tab/>
      </w:r>
      <w:r>
        <w:rPr>
          <w:rFonts w:hint="eastAsia"/>
        </w:rPr>
        <w:t>%</w:t>
      </w:r>
      <w:r>
        <w:rPr>
          <w:rFonts w:hint="eastAsia"/>
        </w:rPr>
        <w:t>离散时间</w:t>
      </w:r>
      <w:r>
        <w:rPr>
          <w:rFonts w:hint="eastAsia"/>
        </w:rPr>
        <w:t>t</w:t>
      </w:r>
    </w:p>
    <w:p w14:paraId="2EAC653F" w14:textId="0EBD1C39" w:rsidR="00AC6C50" w:rsidRDefault="00AC6C50" w:rsidP="00AC6C50">
      <w:r>
        <w:rPr>
          <w:rFonts w:hint="eastAsia"/>
        </w:rPr>
        <w:t xml:space="preserve">t1=0:2*d:T; </w:t>
      </w:r>
      <w:r w:rsidR="00986D7A">
        <w:tab/>
      </w:r>
      <w:r>
        <w:rPr>
          <w:rFonts w:hint="eastAsia"/>
        </w:rPr>
        <w:t>%</w:t>
      </w:r>
      <w:r>
        <w:rPr>
          <w:rFonts w:hint="eastAsia"/>
        </w:rPr>
        <w:t>离散时间</w:t>
      </w:r>
      <w:r>
        <w:rPr>
          <w:rFonts w:hint="eastAsia"/>
        </w:rPr>
        <w:t>t1</w:t>
      </w:r>
    </w:p>
    <w:p w14:paraId="26B4FA9B" w14:textId="77777777" w:rsidR="00AC6C50" w:rsidRDefault="00AC6C50" w:rsidP="00AC6C50">
      <w:r>
        <w:rPr>
          <w:rFonts w:hint="eastAsia"/>
        </w:rPr>
        <w:t>x=A*sin(w*t+p);     %</w:t>
      </w:r>
      <w:r>
        <w:rPr>
          <w:rFonts w:hint="eastAsia"/>
        </w:rPr>
        <w:t>正弦信号</w:t>
      </w:r>
    </w:p>
    <w:p w14:paraId="07FEC230" w14:textId="77777777" w:rsidR="00AC6C50" w:rsidRDefault="00AC6C50" w:rsidP="00AC6C50"/>
    <w:p w14:paraId="536C4F8D" w14:textId="77777777" w:rsidR="00AC6C50" w:rsidRDefault="00AC6C50" w:rsidP="00AC6C50">
      <w:r>
        <w:t>figure(1)</w:t>
      </w:r>
    </w:p>
    <w:p w14:paraId="7D34C330" w14:textId="77777777" w:rsidR="00AC6C50" w:rsidRDefault="00AC6C50" w:rsidP="00AC6C50">
      <w:r>
        <w:rPr>
          <w:rFonts w:hint="eastAsia"/>
        </w:rPr>
        <w:t>subplot(4,1,1);%</w:t>
      </w:r>
      <w:r>
        <w:rPr>
          <w:rFonts w:hint="eastAsia"/>
        </w:rPr>
        <w:t>画图</w:t>
      </w:r>
      <w:r>
        <w:rPr>
          <w:rFonts w:hint="eastAsia"/>
        </w:rPr>
        <w:t xml:space="preserve"> </w:t>
      </w:r>
    </w:p>
    <w:p w14:paraId="6C310903" w14:textId="77777777" w:rsidR="00AC6C50" w:rsidRDefault="00AC6C50" w:rsidP="00AC6C50">
      <w:r>
        <w:rPr>
          <w:rFonts w:hint="eastAsia"/>
        </w:rPr>
        <w:t>stem(t,x);xlabel('t');title('x');%</w:t>
      </w:r>
      <w:r>
        <w:rPr>
          <w:rFonts w:hint="eastAsia"/>
        </w:rPr>
        <w:t>画</w:t>
      </w:r>
      <w:r>
        <w:rPr>
          <w:rFonts w:hint="eastAsia"/>
        </w:rPr>
        <w:t>x</w:t>
      </w:r>
      <w:r>
        <w:rPr>
          <w:rFonts w:hint="eastAsia"/>
        </w:rPr>
        <w:t>的原始波形</w:t>
      </w:r>
    </w:p>
    <w:p w14:paraId="3033AC9B" w14:textId="77777777" w:rsidR="00AC6C50" w:rsidRDefault="00AC6C50" w:rsidP="00AC6C50">
      <w:r>
        <w:t>y = downsample(x, 2);</w:t>
      </w:r>
    </w:p>
    <w:p w14:paraId="49717B2B" w14:textId="77777777" w:rsidR="00AC6C50" w:rsidRDefault="00AC6C50" w:rsidP="00AC6C50">
      <w:r>
        <w:rPr>
          <w:rFonts w:hint="eastAsia"/>
        </w:rPr>
        <w:t>subplot(4,1,2);%</w:t>
      </w:r>
      <w:r>
        <w:rPr>
          <w:rFonts w:hint="eastAsia"/>
        </w:rPr>
        <w:t>画图</w:t>
      </w:r>
      <w:r>
        <w:rPr>
          <w:rFonts w:hint="eastAsia"/>
        </w:rPr>
        <w:t xml:space="preserve">  </w:t>
      </w:r>
    </w:p>
    <w:p w14:paraId="218EF7B1" w14:textId="77777777" w:rsidR="00AC6C50" w:rsidRDefault="00AC6C50" w:rsidP="00AC6C50">
      <w:r>
        <w:rPr>
          <w:rFonts w:hint="eastAsia"/>
        </w:rPr>
        <w:t>stem(t1,y);xlabel('t');title('y');%</w:t>
      </w:r>
      <w:r>
        <w:rPr>
          <w:rFonts w:hint="eastAsia"/>
        </w:rPr>
        <w:t>画内插后</w:t>
      </w:r>
      <w:r>
        <w:rPr>
          <w:rFonts w:hint="eastAsia"/>
        </w:rPr>
        <w:t>y</w:t>
      </w:r>
      <w:r>
        <w:rPr>
          <w:rFonts w:hint="eastAsia"/>
        </w:rPr>
        <w:t>函数图</w:t>
      </w:r>
    </w:p>
    <w:p w14:paraId="04C0F754" w14:textId="77777777" w:rsidR="00AC6C50" w:rsidRDefault="00AC6C50" w:rsidP="00AC6C50"/>
    <w:p w14:paraId="79DD0391" w14:textId="77777777" w:rsidR="00AC6C50" w:rsidRDefault="00AC6C50" w:rsidP="00AC6C50">
      <w:r>
        <w:t>df=fs/length(t);</w:t>
      </w:r>
    </w:p>
    <w:p w14:paraId="2EDEB867" w14:textId="77777777" w:rsidR="00AC6C50" w:rsidRDefault="00AC6C50" w:rsidP="00AC6C50">
      <w:r>
        <w:t>f=-fs/2:df:fs/2-df;</w:t>
      </w:r>
    </w:p>
    <w:p w14:paraId="31552275" w14:textId="77777777" w:rsidR="00AC6C50" w:rsidRDefault="00AC6C50" w:rsidP="00AC6C50">
      <w:r>
        <w:lastRenderedPageBreak/>
        <w:t>X=fft(x)/fs;</w:t>
      </w:r>
    </w:p>
    <w:p w14:paraId="2A17B095" w14:textId="77777777" w:rsidR="00AC6C50" w:rsidRDefault="00AC6C50" w:rsidP="00AC6C50">
      <w:r>
        <w:rPr>
          <w:rFonts w:hint="eastAsia"/>
        </w:rPr>
        <w:t>subplot(4,1,3);%</w:t>
      </w:r>
      <w:r>
        <w:rPr>
          <w:rFonts w:hint="eastAsia"/>
        </w:rPr>
        <w:t>画图</w:t>
      </w:r>
    </w:p>
    <w:p w14:paraId="69DE01F1" w14:textId="77777777" w:rsidR="00AC6C50" w:rsidRDefault="00AC6C50" w:rsidP="00AC6C50">
      <w:r>
        <w:rPr>
          <w:rFonts w:hint="eastAsia"/>
        </w:rPr>
        <w:t>stem(f,fftshift(abs(X)));xlabel('</w:t>
      </w:r>
      <w:r>
        <w:rPr>
          <w:rFonts w:hint="eastAsia"/>
        </w:rPr>
        <w:t>频率</w:t>
      </w:r>
      <w:r>
        <w:rPr>
          <w:rFonts w:hint="eastAsia"/>
        </w:rPr>
        <w:t>f');title('x</w:t>
      </w:r>
      <w:r>
        <w:rPr>
          <w:rFonts w:hint="eastAsia"/>
        </w:rPr>
        <w:t>的幅度谱</w:t>
      </w:r>
      <w:r>
        <w:rPr>
          <w:rFonts w:hint="eastAsia"/>
        </w:rPr>
        <w:t>');%</w:t>
      </w:r>
      <w:r>
        <w:rPr>
          <w:rFonts w:hint="eastAsia"/>
        </w:rPr>
        <w:t>画原始波形</w:t>
      </w:r>
      <w:r>
        <w:rPr>
          <w:rFonts w:hint="eastAsia"/>
        </w:rPr>
        <w:t>x</w:t>
      </w:r>
      <w:r>
        <w:rPr>
          <w:rFonts w:hint="eastAsia"/>
        </w:rPr>
        <w:t>的幅度谱</w:t>
      </w:r>
    </w:p>
    <w:p w14:paraId="04FD7523" w14:textId="77777777" w:rsidR="00AC6C50" w:rsidRDefault="00AC6C50" w:rsidP="00AC6C50"/>
    <w:p w14:paraId="0A83797D" w14:textId="77777777" w:rsidR="00AC6C50" w:rsidRDefault="00AC6C50" w:rsidP="00AC6C50">
      <w:r>
        <w:t>df1=fs/length(t1);</w:t>
      </w:r>
    </w:p>
    <w:p w14:paraId="70D8659B" w14:textId="77777777" w:rsidR="00AC6C50" w:rsidRDefault="00AC6C50" w:rsidP="00AC6C50">
      <w:r>
        <w:t>f1=-fs/2:df1:fs/2-df1;</w:t>
      </w:r>
    </w:p>
    <w:p w14:paraId="38BEEA2A" w14:textId="77777777" w:rsidR="00AC6C50" w:rsidRDefault="00AC6C50" w:rsidP="00AC6C50">
      <w:r>
        <w:t>Y=fft(y)/fs;</w:t>
      </w:r>
    </w:p>
    <w:p w14:paraId="0F2A14AB" w14:textId="77777777" w:rsidR="00AC6C50" w:rsidRDefault="00AC6C50" w:rsidP="00AC6C50">
      <w:r>
        <w:rPr>
          <w:rFonts w:hint="eastAsia"/>
        </w:rPr>
        <w:t>subplot(4,1,4);%</w:t>
      </w:r>
      <w:r>
        <w:rPr>
          <w:rFonts w:hint="eastAsia"/>
        </w:rPr>
        <w:t>画图</w:t>
      </w:r>
    </w:p>
    <w:p w14:paraId="10486B03" w14:textId="5C679B91" w:rsidR="00AC6C50" w:rsidRDefault="00AC6C50" w:rsidP="00AC6C50">
      <w:r>
        <w:rPr>
          <w:rFonts w:hint="eastAsia"/>
        </w:rPr>
        <w:t>stem(f1,fftshift(abs(Y)));xlabel('</w:t>
      </w:r>
      <w:r>
        <w:rPr>
          <w:rFonts w:hint="eastAsia"/>
        </w:rPr>
        <w:t>频率</w:t>
      </w:r>
      <w:r>
        <w:rPr>
          <w:rFonts w:hint="eastAsia"/>
        </w:rPr>
        <w:t>f');title('y</w:t>
      </w:r>
      <w:r>
        <w:rPr>
          <w:rFonts w:hint="eastAsia"/>
        </w:rPr>
        <w:t>的幅度谱</w:t>
      </w:r>
      <w:r>
        <w:rPr>
          <w:rFonts w:hint="eastAsia"/>
        </w:rPr>
        <w:t>');%</w:t>
      </w:r>
      <w:r>
        <w:rPr>
          <w:rFonts w:hint="eastAsia"/>
        </w:rPr>
        <w:t>画内插后</w:t>
      </w:r>
      <w:r>
        <w:rPr>
          <w:rFonts w:hint="eastAsia"/>
        </w:rPr>
        <w:t>y</w:t>
      </w:r>
      <w:r>
        <w:rPr>
          <w:rFonts w:hint="eastAsia"/>
        </w:rPr>
        <w:t>的幅度谱</w:t>
      </w:r>
    </w:p>
    <w:p w14:paraId="2ACDD941" w14:textId="49FDA9BE" w:rsidR="0058050E" w:rsidRDefault="00AC6C50" w:rsidP="0058050E">
      <w:pPr>
        <w:keepNext/>
      </w:pPr>
      <w:r w:rsidRPr="00AC6C50">
        <w:rPr>
          <w:rFonts w:hint="eastAsia"/>
          <w:noProof/>
        </w:rPr>
        <w:drawing>
          <wp:inline distT="0" distB="0" distL="0" distR="0" wp14:anchorId="25C11BF5" wp14:editId="75D6BC2B">
            <wp:extent cx="5274310" cy="47459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274310" cy="4745990"/>
                    </a:xfrm>
                    <a:prstGeom prst="rect">
                      <a:avLst/>
                    </a:prstGeom>
                    <a:noFill/>
                    <a:ln>
                      <a:noFill/>
                    </a:ln>
                  </pic:spPr>
                </pic:pic>
              </a:graphicData>
            </a:graphic>
          </wp:inline>
        </w:drawing>
      </w:r>
    </w:p>
    <w:p w14:paraId="6810FAC4" w14:textId="3C6F743F" w:rsidR="000D05EE" w:rsidRDefault="0058050E" w:rsidP="0058050E">
      <w:pPr>
        <w:pStyle w:val="af7"/>
        <w:jc w:val="center"/>
      </w:pPr>
      <w:bookmarkStart w:id="133" w:name="_Toc35510359"/>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33</w:t>
      </w:r>
      <w:r>
        <w:fldChar w:fldCharType="end"/>
      </w:r>
      <w:r>
        <w:rPr>
          <w:rFonts w:hint="eastAsia"/>
        </w:rPr>
        <w:t>抽取的</w:t>
      </w:r>
      <w:r>
        <w:rPr>
          <w:rFonts w:hint="eastAsia"/>
        </w:rPr>
        <w:t>Matlab</w:t>
      </w:r>
      <w:r>
        <w:rPr>
          <w:rFonts w:hint="eastAsia"/>
        </w:rPr>
        <w:t>仿真</w:t>
      </w:r>
      <w:bookmarkEnd w:id="133"/>
    </w:p>
    <w:p w14:paraId="3583BDB4" w14:textId="3825175E" w:rsidR="007E1CE0" w:rsidRPr="007E1CE0" w:rsidRDefault="007E1CE0" w:rsidP="00A45160">
      <w:pPr>
        <w:pStyle w:val="3"/>
        <w:numPr>
          <w:ilvl w:val="2"/>
          <w:numId w:val="1"/>
        </w:numPr>
      </w:pPr>
      <w:bookmarkStart w:id="134" w:name="_Toc35510312"/>
      <w:r>
        <w:rPr>
          <w:rFonts w:hint="eastAsia"/>
        </w:rPr>
        <w:t>硬件实现</w:t>
      </w:r>
      <w:bookmarkEnd w:id="134"/>
    </w:p>
    <w:p w14:paraId="3049845F" w14:textId="2A7CC75D" w:rsidR="00C050E1" w:rsidRPr="00C050E1" w:rsidRDefault="00C050E1" w:rsidP="00D92E49">
      <w:r w:rsidRPr="00C050E1">
        <w:rPr>
          <w:rFonts w:hint="eastAsia"/>
        </w:rPr>
        <w:t>要求</w:t>
      </w:r>
      <w:r>
        <w:rPr>
          <w:rFonts w:hint="eastAsia"/>
        </w:rPr>
        <w:t>抽取</w:t>
      </w:r>
      <w:r w:rsidRPr="00C050E1">
        <w:rPr>
          <w:rFonts w:hint="eastAsia"/>
        </w:rPr>
        <w:t>模块输入</w:t>
      </w:r>
      <w:r w:rsidRPr="00C050E1">
        <w:rPr>
          <w:rFonts w:hint="eastAsia"/>
          <w:lang w:val="zh-CN"/>
        </w:rPr>
        <w:t>输出接口遵循</w:t>
      </w:r>
      <w:r w:rsidRPr="00C050E1">
        <w:t>AXI4-Stream</w:t>
      </w:r>
      <w:r w:rsidRPr="00C050E1">
        <w:rPr>
          <w:rFonts w:hint="eastAsia"/>
        </w:rPr>
        <w:t>，</w:t>
      </w:r>
      <w:r w:rsidRPr="00C050E1">
        <w:rPr>
          <w:rFonts w:hint="eastAsia"/>
          <w:lang w:val="zh-CN"/>
        </w:rPr>
        <w:t>接口详细介绍参考《</w:t>
      </w:r>
      <w:r w:rsidRPr="00C050E1">
        <w:t>AMBA® AXI4-Stream Protocol Specification</w:t>
      </w:r>
      <w:r w:rsidRPr="00C050E1">
        <w:rPr>
          <w:rFonts w:hint="eastAsia"/>
          <w:lang w:val="zh-CN"/>
        </w:rPr>
        <w:t>》。</w:t>
      </w:r>
    </w:p>
    <w:p w14:paraId="501034E0" w14:textId="58EA519B" w:rsidR="004736E5" w:rsidRPr="004736E5" w:rsidRDefault="004736E5" w:rsidP="00D92E49">
      <w:pPr>
        <w:rPr>
          <w:lang w:val="zh-CN"/>
        </w:rPr>
      </w:pPr>
      <w:r w:rsidRPr="004736E5">
        <w:rPr>
          <w:rFonts w:hint="eastAsia"/>
          <w:lang w:val="zh-CN"/>
        </w:rPr>
        <w:t>抽取的</w:t>
      </w:r>
      <w:r w:rsidRPr="004736E5">
        <w:rPr>
          <w:rFonts w:hint="eastAsia"/>
          <w:lang w:val="zh-CN"/>
        </w:rPr>
        <w:t xml:space="preserve"> Verilog </w:t>
      </w:r>
      <w:r w:rsidRPr="004736E5">
        <w:rPr>
          <w:rFonts w:hint="eastAsia"/>
          <w:lang w:val="zh-CN"/>
        </w:rPr>
        <w:t>实现：</w:t>
      </w:r>
    </w:p>
    <w:p w14:paraId="18C942C7" w14:textId="1C2CA22D" w:rsidR="004736E5" w:rsidRPr="004736E5" w:rsidRDefault="004736E5" w:rsidP="00D92E49">
      <w:pPr>
        <w:rPr>
          <w:lang w:val="zh-CN"/>
        </w:rPr>
      </w:pPr>
      <w:r w:rsidRPr="004736E5">
        <w:rPr>
          <w:rFonts w:hint="eastAsia"/>
          <w:lang w:val="zh-CN"/>
        </w:rPr>
        <w:t>从前面所述，抽取就是减少样值，那么在</w:t>
      </w:r>
      <w:r w:rsidRPr="004736E5">
        <w:rPr>
          <w:rFonts w:hint="eastAsia"/>
          <w:lang w:val="zh-CN"/>
        </w:rPr>
        <w:t xml:space="preserve"> HDL </w:t>
      </w:r>
      <w:r w:rsidRPr="004736E5">
        <w:rPr>
          <w:rFonts w:hint="eastAsia"/>
          <w:lang w:val="zh-CN"/>
        </w:rPr>
        <w:t>语言实现的时候，也就是一个分频的过程。比如对一个信号进行</w:t>
      </w:r>
      <w:r w:rsidRPr="004736E5">
        <w:rPr>
          <w:rFonts w:hint="eastAsia"/>
          <w:lang w:val="zh-CN"/>
        </w:rPr>
        <w:t xml:space="preserve"> </w:t>
      </w:r>
      <w:r w:rsidR="0049287A">
        <w:rPr>
          <w:rFonts w:hint="eastAsia"/>
          <w:lang w:val="zh-CN"/>
        </w:rPr>
        <w:t>M</w:t>
      </w:r>
      <w:r w:rsidRPr="004736E5">
        <w:rPr>
          <w:rFonts w:hint="eastAsia"/>
          <w:lang w:val="zh-CN"/>
        </w:rPr>
        <w:t xml:space="preserve"> </w:t>
      </w:r>
      <w:r w:rsidRPr="004736E5">
        <w:rPr>
          <w:rFonts w:hint="eastAsia"/>
          <w:lang w:val="zh-CN"/>
        </w:rPr>
        <w:t>倍抽取的代码如下：</w:t>
      </w:r>
    </w:p>
    <w:p w14:paraId="57432B2E" w14:textId="69F45E2A" w:rsidR="004736E5" w:rsidRPr="004736E5" w:rsidRDefault="004736E5" w:rsidP="004736E5">
      <w:pPr>
        <w:rPr>
          <w:lang w:val="zh-CN"/>
        </w:rPr>
      </w:pPr>
      <w:r>
        <w:rPr>
          <w:lang w:val="zh-CN"/>
        </w:rPr>
        <w:tab/>
      </w:r>
      <w:r w:rsidR="00C050E1">
        <w:rPr>
          <w:rFonts w:hint="eastAsia"/>
          <w:lang w:val="zh-CN"/>
        </w:rPr>
        <w:t>r</w:t>
      </w:r>
      <w:r w:rsidRPr="004736E5">
        <w:rPr>
          <w:rFonts w:hint="eastAsia"/>
          <w:lang w:val="zh-CN"/>
        </w:rPr>
        <w:t>eg [</w:t>
      </w:r>
      <w:r w:rsidR="0049287A">
        <w:rPr>
          <w:lang w:val="zh-CN"/>
        </w:rPr>
        <w:t>log</w:t>
      </w:r>
      <w:r w:rsidR="0049287A" w:rsidRPr="00733C59">
        <w:rPr>
          <w:vertAlign w:val="subscript"/>
          <w:lang w:val="zh-CN"/>
        </w:rPr>
        <w:t>2</w:t>
      </w:r>
      <w:r w:rsidR="0049287A">
        <w:rPr>
          <w:rFonts w:hint="eastAsia"/>
          <w:lang w:val="zh-CN"/>
        </w:rPr>
        <w:t>M-1</w:t>
      </w:r>
      <w:r w:rsidRPr="004736E5">
        <w:rPr>
          <w:rFonts w:hint="eastAsia"/>
          <w:lang w:val="zh-CN"/>
        </w:rPr>
        <w:t>: 0] cnt; //</w:t>
      </w:r>
      <w:r w:rsidR="00D36281">
        <w:rPr>
          <w:rFonts w:hint="eastAsia"/>
          <w:lang w:val="zh-CN"/>
        </w:rPr>
        <w:t>M</w:t>
      </w:r>
      <w:r w:rsidRPr="004736E5">
        <w:rPr>
          <w:rFonts w:hint="eastAsia"/>
          <w:lang w:val="zh-CN"/>
        </w:rPr>
        <w:t>分频计数器</w:t>
      </w:r>
    </w:p>
    <w:p w14:paraId="46DC5C0D" w14:textId="1582E079" w:rsidR="004736E5" w:rsidRPr="000B7E45" w:rsidRDefault="004736E5" w:rsidP="004736E5">
      <w:r w:rsidRPr="004736E5">
        <w:rPr>
          <w:lang w:val="zh-CN"/>
        </w:rPr>
        <w:t xml:space="preserve"> </w:t>
      </w:r>
      <w:r>
        <w:rPr>
          <w:lang w:val="zh-CN"/>
        </w:rPr>
        <w:tab/>
      </w:r>
      <w:r w:rsidR="00C050E1">
        <w:rPr>
          <w:rFonts w:hint="eastAsia"/>
        </w:rPr>
        <w:t>r</w:t>
      </w:r>
      <w:r w:rsidRPr="000B7E45">
        <w:t>eg [</w:t>
      </w:r>
      <w:r w:rsidR="0096283A" w:rsidRPr="00A317F0">
        <w:t>n</w:t>
      </w:r>
      <w:r w:rsidRPr="000B7E45">
        <w:t>:0] y;</w:t>
      </w:r>
    </w:p>
    <w:p w14:paraId="0EC43E7C" w14:textId="4EA28356" w:rsidR="004736E5" w:rsidRPr="000B7E45" w:rsidRDefault="004736E5" w:rsidP="004736E5">
      <w:r w:rsidRPr="000B7E45">
        <w:lastRenderedPageBreak/>
        <w:t xml:space="preserve"> </w:t>
      </w:r>
      <w:r w:rsidRPr="000B7E45">
        <w:tab/>
        <w:t>always@(posedge clk or negedge rstn)</w:t>
      </w:r>
      <w:r w:rsidR="00A565B9" w:rsidRPr="004736E5">
        <w:rPr>
          <w:rFonts w:hint="eastAsia"/>
          <w:lang w:val="zh-CN"/>
        </w:rPr>
        <w:t xml:space="preserve"> //</w:t>
      </w:r>
      <w:r w:rsidR="00A565B9" w:rsidRPr="004736E5">
        <w:rPr>
          <w:rFonts w:hint="eastAsia"/>
          <w:lang w:val="zh-CN"/>
        </w:rPr>
        <w:t>采样时钟</w:t>
      </w:r>
      <w:r w:rsidR="00A565B9">
        <w:rPr>
          <w:rFonts w:hint="eastAsia"/>
          <w:lang w:val="zh-CN"/>
        </w:rPr>
        <w:t>,</w:t>
      </w:r>
      <w:r w:rsidR="00A565B9">
        <w:rPr>
          <w:rFonts w:hint="eastAsia"/>
          <w:lang w:val="zh-CN"/>
        </w:rPr>
        <w:t>此处时钟为</w:t>
      </w:r>
      <w:r w:rsidR="00A565B9">
        <w:rPr>
          <w:rFonts w:hint="eastAsia"/>
          <w:lang w:val="zh-CN"/>
        </w:rPr>
        <w:t>x</w:t>
      </w:r>
      <w:r w:rsidR="00A565B9">
        <w:rPr>
          <w:rFonts w:hint="eastAsia"/>
          <w:lang w:val="zh-CN"/>
        </w:rPr>
        <w:t>的同步时钟</w:t>
      </w:r>
    </w:p>
    <w:p w14:paraId="199DD3C5" w14:textId="77777777" w:rsidR="004736E5" w:rsidRPr="000B7E45" w:rsidRDefault="004736E5" w:rsidP="004736E5">
      <w:r w:rsidRPr="000B7E45">
        <w:t xml:space="preserve"> </w:t>
      </w:r>
      <w:r w:rsidRPr="000B7E45">
        <w:tab/>
        <w:t>begin</w:t>
      </w:r>
    </w:p>
    <w:p w14:paraId="56D1F34C" w14:textId="77777777" w:rsidR="004736E5" w:rsidRPr="000B7E45" w:rsidRDefault="004736E5" w:rsidP="004736E5">
      <w:r w:rsidRPr="000B7E45">
        <w:t xml:space="preserve">  </w:t>
      </w:r>
      <w:r w:rsidRPr="000B7E45">
        <w:tab/>
      </w:r>
      <w:r w:rsidRPr="000B7E45">
        <w:tab/>
        <w:t>if (! rstn)</w:t>
      </w:r>
    </w:p>
    <w:p w14:paraId="4F6F966E" w14:textId="77777777" w:rsidR="004736E5" w:rsidRPr="000B7E45" w:rsidRDefault="004736E5" w:rsidP="004736E5">
      <w:pPr>
        <w:ind w:left="840" w:firstLine="420"/>
      </w:pPr>
      <w:r w:rsidRPr="000B7E45">
        <w:t>cnt &lt;= 0;</w:t>
      </w:r>
    </w:p>
    <w:p w14:paraId="06EAE26A" w14:textId="77777777" w:rsidR="004736E5" w:rsidRPr="000B7E45" w:rsidRDefault="004736E5" w:rsidP="004736E5">
      <w:r w:rsidRPr="000B7E45">
        <w:t xml:space="preserve">  </w:t>
      </w:r>
      <w:r w:rsidRPr="000B7E45">
        <w:tab/>
      </w:r>
      <w:r w:rsidRPr="000B7E45">
        <w:tab/>
        <w:t>else</w:t>
      </w:r>
    </w:p>
    <w:p w14:paraId="7BFCB7EC" w14:textId="77777777" w:rsidR="004736E5" w:rsidRPr="000B7E45" w:rsidRDefault="004736E5" w:rsidP="004736E5">
      <w:r w:rsidRPr="000B7E45">
        <w:t xml:space="preserve">   </w:t>
      </w:r>
      <w:r w:rsidRPr="000B7E45">
        <w:tab/>
      </w:r>
      <w:r w:rsidRPr="000B7E45">
        <w:tab/>
        <w:t>begin</w:t>
      </w:r>
    </w:p>
    <w:p w14:paraId="2928DA83" w14:textId="77777777" w:rsidR="004736E5" w:rsidRPr="000B7E45" w:rsidRDefault="004736E5" w:rsidP="004736E5">
      <w:r w:rsidRPr="000B7E45">
        <w:t xml:space="preserve">    </w:t>
      </w:r>
      <w:r w:rsidRPr="000B7E45">
        <w:tab/>
      </w:r>
      <w:r w:rsidRPr="000B7E45">
        <w:tab/>
        <w:t>cnt &lt;= cnt +1;</w:t>
      </w:r>
    </w:p>
    <w:p w14:paraId="1F539E25" w14:textId="67ACF828" w:rsidR="004736E5" w:rsidRPr="000B7E45" w:rsidRDefault="004736E5" w:rsidP="004736E5">
      <w:r w:rsidRPr="000B7E45">
        <w:t xml:space="preserve"> </w:t>
      </w:r>
      <w:r w:rsidRPr="000B7E45">
        <w:tab/>
      </w:r>
      <w:r w:rsidRPr="000B7E45">
        <w:tab/>
      </w:r>
      <w:r w:rsidRPr="000B7E45">
        <w:tab/>
        <w:t>if (cnt ==</w:t>
      </w:r>
      <w:r w:rsidR="00D36281">
        <w:rPr>
          <w:rFonts w:hint="eastAsia"/>
        </w:rPr>
        <w:t>M</w:t>
      </w:r>
      <w:r w:rsidRPr="000B7E45">
        <w:t>)</w:t>
      </w:r>
    </w:p>
    <w:p w14:paraId="65E6C103" w14:textId="77777777" w:rsidR="004736E5" w:rsidRPr="000B7E45" w:rsidRDefault="004736E5" w:rsidP="004736E5">
      <w:r w:rsidRPr="000B7E45">
        <w:t xml:space="preserve">     </w:t>
      </w:r>
      <w:r w:rsidRPr="000B7E45">
        <w:tab/>
      </w:r>
      <w:r w:rsidRPr="000B7E45">
        <w:tab/>
      </w:r>
      <w:r w:rsidRPr="000B7E45">
        <w:tab/>
        <w:t>y &lt;= x;</w:t>
      </w:r>
    </w:p>
    <w:p w14:paraId="60878C8B" w14:textId="77777777" w:rsidR="004736E5" w:rsidRPr="000B7E45" w:rsidRDefault="004736E5" w:rsidP="004736E5">
      <w:r w:rsidRPr="000B7E45">
        <w:t xml:space="preserve">    </w:t>
      </w:r>
      <w:r w:rsidRPr="000B7E45">
        <w:tab/>
      </w:r>
      <w:r w:rsidRPr="000B7E45">
        <w:tab/>
        <w:t>else</w:t>
      </w:r>
    </w:p>
    <w:p w14:paraId="4B27A562" w14:textId="77777777" w:rsidR="004736E5" w:rsidRPr="000B7E45" w:rsidRDefault="004736E5" w:rsidP="004736E5">
      <w:r w:rsidRPr="000B7E45">
        <w:t xml:space="preserve">    </w:t>
      </w:r>
      <w:r w:rsidRPr="000B7E45">
        <w:tab/>
      </w:r>
      <w:r w:rsidRPr="000B7E45">
        <w:tab/>
      </w:r>
      <w:r w:rsidRPr="000B7E45">
        <w:tab/>
        <w:t>y &lt;= y;</w:t>
      </w:r>
    </w:p>
    <w:p w14:paraId="4B00883A" w14:textId="77777777" w:rsidR="004736E5" w:rsidRPr="000B7E45" w:rsidRDefault="004736E5" w:rsidP="004736E5">
      <w:r w:rsidRPr="000B7E45">
        <w:t xml:space="preserve">   </w:t>
      </w:r>
      <w:r w:rsidRPr="000B7E45">
        <w:tab/>
      </w:r>
      <w:r w:rsidRPr="000B7E45">
        <w:tab/>
        <w:t>end</w:t>
      </w:r>
    </w:p>
    <w:p w14:paraId="6E76FAED" w14:textId="77777777" w:rsidR="004B496D" w:rsidRDefault="004736E5" w:rsidP="004736E5">
      <w:pPr>
        <w:rPr>
          <w:lang w:val="zh-CN"/>
        </w:rPr>
      </w:pPr>
      <w:r w:rsidRPr="000B7E45">
        <w:t xml:space="preserve"> </w:t>
      </w:r>
      <w:r w:rsidRPr="000B7E45">
        <w:tab/>
      </w:r>
      <w:r w:rsidRPr="004736E5">
        <w:rPr>
          <w:lang w:val="zh-CN"/>
        </w:rPr>
        <w:t>end</w:t>
      </w:r>
      <w:r w:rsidR="004B496D">
        <w:rPr>
          <w:lang w:val="zh-CN"/>
        </w:rPr>
        <w:br w:type="page"/>
      </w:r>
    </w:p>
    <w:p w14:paraId="6585387A" w14:textId="327D0F1A" w:rsidR="004B496D" w:rsidRDefault="004B496D" w:rsidP="00A45160">
      <w:pPr>
        <w:pStyle w:val="1"/>
        <w:numPr>
          <w:ilvl w:val="0"/>
          <w:numId w:val="1"/>
        </w:numPr>
        <w:rPr>
          <w:lang w:val="zh-CN"/>
        </w:rPr>
      </w:pPr>
      <w:bookmarkStart w:id="135" w:name="_Toc35510313"/>
      <w:r>
        <w:rPr>
          <w:rFonts w:hint="eastAsia"/>
          <w:lang w:val="zh-CN"/>
        </w:rPr>
        <w:lastRenderedPageBreak/>
        <w:t>上变频下变频</w:t>
      </w:r>
      <w:bookmarkEnd w:id="135"/>
    </w:p>
    <w:p w14:paraId="562F81BB" w14:textId="47B60A39" w:rsidR="00020DC6" w:rsidRPr="00020DC6" w:rsidRDefault="00020DC6" w:rsidP="001E5059">
      <w:pPr>
        <w:pStyle w:val="2"/>
        <w:numPr>
          <w:ilvl w:val="1"/>
          <w:numId w:val="1"/>
        </w:numPr>
        <w:rPr>
          <w:lang w:val="zh-CN"/>
        </w:rPr>
      </w:pPr>
      <w:bookmarkStart w:id="136" w:name="_Toc35510314"/>
      <w:r>
        <w:rPr>
          <w:rFonts w:hint="eastAsia"/>
          <w:lang w:val="zh-CN"/>
        </w:rPr>
        <w:t>DUC</w:t>
      </w:r>
      <w:r>
        <w:rPr>
          <w:rFonts w:hint="eastAsia"/>
          <w:lang w:val="zh-CN"/>
        </w:rPr>
        <w:t>原理</w:t>
      </w:r>
      <w:bookmarkEnd w:id="136"/>
    </w:p>
    <w:p w14:paraId="6F3967B7" w14:textId="77777777" w:rsidR="00D16A88" w:rsidRPr="00D16A88" w:rsidRDefault="00D16A88" w:rsidP="008D5CDF">
      <w:pPr>
        <w:rPr>
          <w:lang w:val="zh-CN"/>
        </w:rPr>
      </w:pPr>
      <w:r w:rsidRPr="00D16A88">
        <w:rPr>
          <w:rFonts w:hint="eastAsia"/>
          <w:lang w:val="zh-CN"/>
        </w:rPr>
        <w:t>基带数据通过上变频变为数字中频信号，然后进行</w:t>
      </w:r>
      <w:r w:rsidRPr="00D16A88">
        <w:rPr>
          <w:rFonts w:hint="eastAsia"/>
          <w:lang w:val="zh-CN"/>
        </w:rPr>
        <w:t>DA</w:t>
      </w:r>
      <w:r w:rsidRPr="00D16A88">
        <w:rPr>
          <w:rFonts w:hint="eastAsia"/>
          <w:lang w:val="zh-CN"/>
        </w:rPr>
        <w:t>为模拟中频。设其输入复数信号为</w:t>
      </w:r>
      <w:r w:rsidRPr="00D16A88">
        <w:rPr>
          <w:rFonts w:hint="eastAsia"/>
          <w:lang w:val="zh-CN"/>
        </w:rPr>
        <w:t>I</w:t>
      </w:r>
      <w:r w:rsidRPr="00D66B09">
        <w:rPr>
          <w:rFonts w:hint="eastAsia"/>
          <w:vertAlign w:val="subscript"/>
          <w:lang w:val="zh-CN"/>
        </w:rPr>
        <w:t>data</w:t>
      </w:r>
      <w:r w:rsidRPr="00D16A88">
        <w:rPr>
          <w:rFonts w:hint="eastAsia"/>
          <w:lang w:val="zh-CN"/>
        </w:rPr>
        <w:t>和</w:t>
      </w:r>
      <w:r w:rsidRPr="00D16A88">
        <w:rPr>
          <w:rFonts w:hint="eastAsia"/>
          <w:lang w:val="zh-CN"/>
        </w:rPr>
        <w:t>Q</w:t>
      </w:r>
      <w:r w:rsidRPr="00D66B09">
        <w:rPr>
          <w:rFonts w:hint="eastAsia"/>
          <w:vertAlign w:val="subscript"/>
          <w:lang w:val="zh-CN"/>
        </w:rPr>
        <w:t>data</w:t>
      </w:r>
      <w:r w:rsidRPr="00D16A88">
        <w:rPr>
          <w:rFonts w:hint="eastAsia"/>
          <w:lang w:val="zh-CN"/>
        </w:rPr>
        <w:t>，其输出信号为也为复数：</w:t>
      </w:r>
    </w:p>
    <w:p w14:paraId="084CCC4C" w14:textId="77777777" w:rsidR="00D16A88" w:rsidRPr="000B7E45" w:rsidRDefault="00D16A88" w:rsidP="008D5CDF">
      <w:r w:rsidRPr="000B7E45">
        <w:t>OUT_I=I</w:t>
      </w:r>
      <w:r w:rsidRPr="000B7E45">
        <w:rPr>
          <w:vertAlign w:val="subscript"/>
        </w:rPr>
        <w:t>data</w:t>
      </w:r>
      <w:r w:rsidRPr="000B7E45">
        <w:t>cos(w</w:t>
      </w:r>
      <w:r w:rsidRPr="000B7E45">
        <w:rPr>
          <w:vertAlign w:val="subscript"/>
        </w:rPr>
        <w:t>n</w:t>
      </w:r>
      <w:r w:rsidRPr="000B7E45">
        <w:t>+</w:t>
      </w:r>
      <m:oMath>
        <m:r>
          <w:rPr>
            <w:rFonts w:ascii="Cambria Math" w:hAnsi="Cambria Math"/>
          </w:rPr>
          <m:t>θ</m:t>
        </m:r>
      </m:oMath>
      <w:r w:rsidRPr="000B7E45">
        <w:t>)-Q</w:t>
      </w:r>
      <w:r w:rsidRPr="000B7E45">
        <w:rPr>
          <w:vertAlign w:val="subscript"/>
        </w:rPr>
        <w:t>data</w:t>
      </w:r>
      <w:r w:rsidRPr="000B7E45">
        <w:t>sin(w</w:t>
      </w:r>
      <w:r w:rsidRPr="000B7E45">
        <w:rPr>
          <w:vertAlign w:val="subscript"/>
        </w:rPr>
        <w:t>n</w:t>
      </w:r>
      <w:r w:rsidRPr="000B7E45">
        <w:t>+</w:t>
      </w:r>
      <m:oMath>
        <m:r>
          <w:rPr>
            <w:rFonts w:ascii="Cambria Math" w:hAnsi="Cambria Math"/>
          </w:rPr>
          <m:t xml:space="preserve"> θ</m:t>
        </m:r>
      </m:oMath>
      <w:r w:rsidRPr="000B7E45">
        <w:t>)</w:t>
      </w:r>
    </w:p>
    <w:p w14:paraId="054639FC" w14:textId="13D3A1C5" w:rsidR="00D16A88" w:rsidRDefault="00D16A88" w:rsidP="008D5CDF">
      <w:r w:rsidRPr="000B7E45">
        <w:t>OUT_Q=I</w:t>
      </w:r>
      <w:r w:rsidRPr="000B7E45">
        <w:rPr>
          <w:vertAlign w:val="subscript"/>
        </w:rPr>
        <w:t>data</w:t>
      </w:r>
      <w:r w:rsidRPr="000B7E45">
        <w:t>sin(w</w:t>
      </w:r>
      <w:r w:rsidRPr="000B7E45">
        <w:rPr>
          <w:vertAlign w:val="subscript"/>
        </w:rPr>
        <w:t>n</w:t>
      </w:r>
      <w:r w:rsidRPr="000B7E45">
        <w:t>+</w:t>
      </w:r>
      <m:oMath>
        <m:r>
          <w:rPr>
            <w:rFonts w:ascii="Cambria Math" w:hAnsi="Cambria Math"/>
          </w:rPr>
          <m:t xml:space="preserve"> θ</m:t>
        </m:r>
      </m:oMath>
      <w:r w:rsidRPr="000B7E45">
        <w:t>)+Q</w:t>
      </w:r>
      <w:r w:rsidRPr="000B7E45">
        <w:rPr>
          <w:vertAlign w:val="subscript"/>
        </w:rPr>
        <w:t>data</w:t>
      </w:r>
      <w:r w:rsidR="00112403" w:rsidRPr="000B7E45">
        <w:rPr>
          <w:rFonts w:hint="eastAsia"/>
        </w:rPr>
        <w:t>C</w:t>
      </w:r>
      <w:r w:rsidRPr="000B7E45">
        <w:t>os(w</w:t>
      </w:r>
      <w:r w:rsidRPr="000B7E45">
        <w:rPr>
          <w:vertAlign w:val="subscript"/>
        </w:rPr>
        <w:t>n</w:t>
      </w:r>
      <w:r w:rsidRPr="000B7E45">
        <w:t>+</w:t>
      </w:r>
      <m:oMath>
        <m:r>
          <w:rPr>
            <w:rFonts w:ascii="Cambria Math" w:hAnsi="Cambria Math"/>
          </w:rPr>
          <m:t xml:space="preserve"> θ</m:t>
        </m:r>
      </m:oMath>
      <w:r w:rsidRPr="000B7E45">
        <w:t>)</w:t>
      </w:r>
    </w:p>
    <w:p w14:paraId="11E632E8" w14:textId="5DC2805C" w:rsidR="00BC3653" w:rsidRPr="00020DC6" w:rsidRDefault="00BC3653" w:rsidP="001E5059">
      <w:pPr>
        <w:pStyle w:val="2"/>
        <w:numPr>
          <w:ilvl w:val="1"/>
          <w:numId w:val="1"/>
        </w:numPr>
        <w:rPr>
          <w:lang w:val="zh-CN"/>
        </w:rPr>
      </w:pPr>
      <w:bookmarkStart w:id="137" w:name="_Toc35510315"/>
      <w:r>
        <w:rPr>
          <w:rFonts w:hint="eastAsia"/>
          <w:lang w:val="zh-CN"/>
        </w:rPr>
        <w:t>DUC</w:t>
      </w:r>
      <w:r>
        <w:rPr>
          <w:rFonts w:hint="eastAsia"/>
          <w:lang w:val="zh-CN"/>
        </w:rPr>
        <w:t>实现</w:t>
      </w:r>
      <w:bookmarkEnd w:id="137"/>
    </w:p>
    <w:p w14:paraId="7DAD66E5" w14:textId="3513ED77" w:rsidR="004E0E72" w:rsidRPr="00C050E1" w:rsidRDefault="004E0E72" w:rsidP="004E0E72">
      <w:r w:rsidRPr="00C050E1">
        <w:rPr>
          <w:rFonts w:hint="eastAsia"/>
        </w:rPr>
        <w:t>要求</w:t>
      </w:r>
      <w:r>
        <w:rPr>
          <w:rFonts w:hint="eastAsia"/>
        </w:rPr>
        <w:t>DUC</w:t>
      </w:r>
      <w:r w:rsidRPr="00C050E1">
        <w:rPr>
          <w:rFonts w:hint="eastAsia"/>
        </w:rPr>
        <w:t>模块输入</w:t>
      </w:r>
      <w:r w:rsidRPr="004E0E72">
        <w:rPr>
          <w:rFonts w:hint="eastAsia"/>
          <w:lang w:val="zh-CN"/>
        </w:rPr>
        <w:t>输出接口遵循</w:t>
      </w:r>
      <w:r w:rsidRPr="00C050E1">
        <w:t>AXI4-Stream</w:t>
      </w:r>
      <w:r w:rsidRPr="00C050E1">
        <w:rPr>
          <w:rFonts w:hint="eastAsia"/>
        </w:rPr>
        <w:t>，</w:t>
      </w:r>
      <w:r w:rsidRPr="004E0E72">
        <w:rPr>
          <w:rFonts w:hint="eastAsia"/>
          <w:lang w:val="zh-CN"/>
        </w:rPr>
        <w:t>接口详细介绍参考《</w:t>
      </w:r>
      <w:r w:rsidRPr="00C050E1">
        <w:t>AMBA® AXI4-Stream Protocol Specification</w:t>
      </w:r>
      <w:r w:rsidRPr="004E0E72">
        <w:rPr>
          <w:rFonts w:hint="eastAsia"/>
          <w:lang w:val="zh-CN"/>
        </w:rPr>
        <w:t>》。</w:t>
      </w:r>
    </w:p>
    <w:p w14:paraId="64286B68" w14:textId="77777777" w:rsidR="004E0E72" w:rsidRPr="004E0E72" w:rsidRDefault="004E0E72" w:rsidP="008D5CDF"/>
    <w:p w14:paraId="722B18C3" w14:textId="6B1A1F1C" w:rsidR="00D16A88" w:rsidRDefault="00D16A88" w:rsidP="008D5CDF">
      <w:pPr>
        <w:rPr>
          <w:lang w:val="zh-CN"/>
        </w:rPr>
      </w:pPr>
      <w:r>
        <w:rPr>
          <w:rFonts w:hint="eastAsia"/>
          <w:lang w:val="zh-CN"/>
        </w:rPr>
        <w:t>DUC</w:t>
      </w:r>
      <w:r>
        <w:rPr>
          <w:rFonts w:hint="eastAsia"/>
          <w:lang w:val="zh-CN"/>
        </w:rPr>
        <w:t>的硬件实现原理如下图所示</w:t>
      </w:r>
    </w:p>
    <w:p w14:paraId="7A61F516" w14:textId="77777777" w:rsidR="00EF162F" w:rsidRDefault="00D16A88" w:rsidP="00EF162F">
      <w:pPr>
        <w:keepNext/>
        <w:jc w:val="center"/>
      </w:pPr>
      <w:r>
        <w:rPr>
          <w:rFonts w:hint="eastAsia"/>
          <w:noProof/>
        </w:rPr>
        <w:drawing>
          <wp:inline distT="0" distB="0" distL="0" distR="0" wp14:anchorId="184B1E6D" wp14:editId="14DB0AE0">
            <wp:extent cx="3996047" cy="265681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4006399" cy="2663694"/>
                    </a:xfrm>
                    <a:prstGeom prst="rect">
                      <a:avLst/>
                    </a:prstGeom>
                    <a:noFill/>
                    <a:ln>
                      <a:noFill/>
                    </a:ln>
                  </pic:spPr>
                </pic:pic>
              </a:graphicData>
            </a:graphic>
          </wp:inline>
        </w:drawing>
      </w:r>
    </w:p>
    <w:p w14:paraId="1B043DC3" w14:textId="5326F60B" w:rsidR="00D16A88" w:rsidRPr="00D16A88" w:rsidRDefault="00EF162F" w:rsidP="00EF162F">
      <w:pPr>
        <w:pStyle w:val="af7"/>
        <w:jc w:val="center"/>
        <w:rPr>
          <w:lang w:val="zh-CN"/>
        </w:rPr>
      </w:pPr>
      <w:bookmarkStart w:id="138" w:name="_Toc35510360"/>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34</w:t>
      </w:r>
      <w:r w:rsidR="0081569F">
        <w:fldChar w:fldCharType="end"/>
      </w:r>
      <w:r w:rsidRPr="006657D1">
        <w:t>DUC</w:t>
      </w:r>
      <w:r w:rsidRPr="006657D1">
        <w:t>的硬件实现原理</w:t>
      </w:r>
      <w:bookmarkEnd w:id="138"/>
    </w:p>
    <w:p w14:paraId="0CC2238E" w14:textId="77777777" w:rsidR="00112403" w:rsidRDefault="00112403">
      <w:pPr>
        <w:widowControl/>
        <w:jc w:val="left"/>
        <w:rPr>
          <w:rFonts w:asciiTheme="majorHAnsi" w:eastAsiaTheme="majorEastAsia" w:hAnsiTheme="majorHAnsi" w:cstheme="majorBidi"/>
          <w:b/>
          <w:bCs/>
          <w:sz w:val="32"/>
          <w:szCs w:val="32"/>
          <w:lang w:val="zh-CN"/>
        </w:rPr>
      </w:pPr>
      <w:r>
        <w:rPr>
          <w:lang w:val="zh-CN"/>
        </w:rPr>
        <w:br w:type="page"/>
      </w:r>
    </w:p>
    <w:p w14:paraId="22BD511C" w14:textId="78BB7717" w:rsidR="00BE1BDC" w:rsidRPr="00BE1BDC" w:rsidRDefault="00BE1BDC" w:rsidP="00C02D58">
      <w:pPr>
        <w:pStyle w:val="2"/>
        <w:numPr>
          <w:ilvl w:val="1"/>
          <w:numId w:val="1"/>
        </w:numPr>
        <w:rPr>
          <w:lang w:val="zh-CN"/>
        </w:rPr>
      </w:pPr>
      <w:bookmarkStart w:id="139" w:name="_Toc35510316"/>
      <w:r>
        <w:rPr>
          <w:rFonts w:hint="eastAsia"/>
          <w:lang w:val="zh-CN"/>
        </w:rPr>
        <w:lastRenderedPageBreak/>
        <w:t>DDC</w:t>
      </w:r>
      <w:r>
        <w:rPr>
          <w:rFonts w:hint="eastAsia"/>
          <w:lang w:val="zh-CN"/>
        </w:rPr>
        <w:t>原理</w:t>
      </w:r>
      <w:bookmarkEnd w:id="139"/>
    </w:p>
    <w:p w14:paraId="78A5ADB2" w14:textId="77777777" w:rsidR="00D16A88" w:rsidRDefault="00112403" w:rsidP="008D5CDF">
      <w:pPr>
        <w:rPr>
          <w:shd w:val="clear" w:color="auto" w:fill="FFFFFF"/>
        </w:rPr>
      </w:pPr>
      <w:r>
        <w:rPr>
          <w:rFonts w:hint="eastAsia"/>
          <w:shd w:val="clear" w:color="auto" w:fill="FFFFFF"/>
        </w:rPr>
        <w:t>DDC</w:t>
      </w:r>
      <w:r>
        <w:rPr>
          <w:rFonts w:hint="eastAsia"/>
          <w:shd w:val="clear" w:color="auto" w:fill="FFFFFF"/>
        </w:rPr>
        <w:t>的主要目的是经过数字混频将</w:t>
      </w:r>
      <w:r>
        <w:rPr>
          <w:rFonts w:hint="eastAsia"/>
          <w:shd w:val="clear" w:color="auto" w:fill="FFFFFF"/>
        </w:rPr>
        <w:t>AD</w:t>
      </w:r>
      <w:r>
        <w:rPr>
          <w:rFonts w:hint="eastAsia"/>
          <w:shd w:val="clear" w:color="auto" w:fill="FFFFFF"/>
        </w:rPr>
        <w:t>采集的中频（</w:t>
      </w:r>
      <w:r>
        <w:rPr>
          <w:rFonts w:hint="eastAsia"/>
          <w:shd w:val="clear" w:color="auto" w:fill="FFFFFF"/>
        </w:rPr>
        <w:t>IF</w:t>
      </w:r>
      <w:r>
        <w:rPr>
          <w:rFonts w:hint="eastAsia"/>
          <w:shd w:val="clear" w:color="auto" w:fill="FFFFFF"/>
        </w:rPr>
        <w:t>）数字信号频谱下变频到基带信号</w:t>
      </w:r>
    </w:p>
    <w:p w14:paraId="070574B6" w14:textId="77777777" w:rsidR="00112403" w:rsidRDefault="00112403" w:rsidP="008D5CDF">
      <w:pPr>
        <w:rPr>
          <w:shd w:val="clear" w:color="auto" w:fill="FFFFFF"/>
        </w:rPr>
      </w:pPr>
      <w:r>
        <w:rPr>
          <w:rFonts w:hint="eastAsia"/>
          <w:shd w:val="clear" w:color="auto" w:fill="FFFFFF"/>
        </w:rPr>
        <w:t>设其输入复数信号为</w:t>
      </w:r>
      <w:r>
        <w:rPr>
          <w:rFonts w:hint="eastAsia"/>
          <w:shd w:val="clear" w:color="auto" w:fill="FFFFFF"/>
        </w:rPr>
        <w:t>Iin</w:t>
      </w:r>
      <w:r>
        <w:rPr>
          <w:rFonts w:hint="eastAsia"/>
          <w:shd w:val="clear" w:color="auto" w:fill="FFFFFF"/>
        </w:rPr>
        <w:t>和</w:t>
      </w:r>
      <w:r>
        <w:rPr>
          <w:rFonts w:hint="eastAsia"/>
          <w:shd w:val="clear" w:color="auto" w:fill="FFFFFF"/>
        </w:rPr>
        <w:t>Qin</w:t>
      </w:r>
      <w:r>
        <w:rPr>
          <w:rFonts w:hint="eastAsia"/>
          <w:shd w:val="clear" w:color="auto" w:fill="FFFFFF"/>
        </w:rPr>
        <w:t>，其输出信号为复数，输出也是正交的两路信号，即相位相差</w:t>
      </w:r>
      <w:r>
        <w:rPr>
          <w:rFonts w:hint="eastAsia"/>
          <w:shd w:val="clear" w:color="auto" w:fill="FFFFFF"/>
        </w:rPr>
        <w:t>90</w:t>
      </w:r>
      <w:r>
        <w:rPr>
          <w:rFonts w:hint="eastAsia"/>
          <w:shd w:val="clear" w:color="auto" w:fill="FFFFFF"/>
        </w:rPr>
        <w:t>度。</w:t>
      </w:r>
    </w:p>
    <w:p w14:paraId="775B2515" w14:textId="62024B6C" w:rsidR="00112403" w:rsidRDefault="00112403" w:rsidP="00112403">
      <w:pPr>
        <w:pStyle w:val="af4"/>
        <w:spacing w:before="0" w:beforeAutospacing="0" w:after="240" w:afterAutospacing="0" w:line="390" w:lineRule="atLeast"/>
        <w:jc w:val="center"/>
        <w:rPr>
          <w:rFonts w:ascii="&amp;quot" w:hAnsi="&amp;quot" w:hint="eastAsia"/>
          <w:color w:val="4D4D4D"/>
        </w:rPr>
      </w:pPr>
      <w:r>
        <w:rPr>
          <w:rFonts w:ascii="&amp;quot" w:hAnsi="&amp;quot" w:hint="eastAsia"/>
          <w:noProof/>
          <w:color w:val="4D4D4D"/>
        </w:rPr>
        <w:drawing>
          <wp:inline distT="0" distB="0" distL="0" distR="0" wp14:anchorId="323CED98" wp14:editId="6673BF3A">
            <wp:extent cx="5177641" cy="172299"/>
            <wp:effectExtent l="0" t="0" r="0" b="0"/>
            <wp:docPr id="7" name="图片 7" descr="https://private.codecogs.com/gif.latex?I_%7Bout%7D%3DI_%7Bin%7Dcos%28wt%29&amp;plus;Q_%7Bin%7Dsin%28wt%29.........Q_%7Bout%7D%3D-I_%7Bin%7Dsin%28wt%29&amp;plus;Q_%7Bin%7Dcos%28wt%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s://private.codecogs.com/gif.latex?I_%7Bout%7D%3DI_%7Bin%7Dcos%28wt%29&amp;plus;Q_%7Bin%7Dsin%28wt%29.........Q_%7Bout%7D%3D-I_%7Bin%7Dsin%28wt%29&amp;plus;Q_%7Bin%7Dcos%28wt%29"/>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5603051" cy="186456"/>
                    </a:xfrm>
                    <a:prstGeom prst="rect">
                      <a:avLst/>
                    </a:prstGeom>
                    <a:noFill/>
                    <a:ln>
                      <a:noFill/>
                    </a:ln>
                  </pic:spPr>
                </pic:pic>
              </a:graphicData>
            </a:graphic>
          </wp:inline>
        </w:drawing>
      </w:r>
    </w:p>
    <w:p w14:paraId="0D146C31" w14:textId="24E4677D" w:rsidR="00C02D58" w:rsidRDefault="00C02D58" w:rsidP="00C02D58">
      <w:pPr>
        <w:pStyle w:val="2"/>
        <w:numPr>
          <w:ilvl w:val="1"/>
          <w:numId w:val="1"/>
        </w:numPr>
        <w:rPr>
          <w:lang w:val="zh-CN"/>
        </w:rPr>
      </w:pPr>
      <w:bookmarkStart w:id="140" w:name="_Toc35510317"/>
      <w:r>
        <w:rPr>
          <w:rFonts w:hint="eastAsia"/>
          <w:lang w:val="zh-CN"/>
        </w:rPr>
        <w:t>DDC</w:t>
      </w:r>
      <w:r>
        <w:rPr>
          <w:rFonts w:hint="eastAsia"/>
          <w:lang w:val="zh-CN"/>
        </w:rPr>
        <w:t>实现</w:t>
      </w:r>
      <w:bookmarkEnd w:id="140"/>
    </w:p>
    <w:p w14:paraId="309C6044" w14:textId="10634200" w:rsidR="004E0E72" w:rsidRPr="00C050E1" w:rsidRDefault="004E0E72" w:rsidP="004E0E72">
      <w:r w:rsidRPr="00C050E1">
        <w:rPr>
          <w:rFonts w:hint="eastAsia"/>
        </w:rPr>
        <w:t>要求</w:t>
      </w:r>
      <w:r>
        <w:rPr>
          <w:rFonts w:hint="eastAsia"/>
        </w:rPr>
        <w:t>DDC</w:t>
      </w:r>
      <w:r w:rsidRPr="00C050E1">
        <w:rPr>
          <w:rFonts w:hint="eastAsia"/>
        </w:rPr>
        <w:t>模块输入</w:t>
      </w:r>
      <w:r w:rsidRPr="004E0E72">
        <w:rPr>
          <w:rFonts w:hint="eastAsia"/>
          <w:lang w:val="zh-CN"/>
        </w:rPr>
        <w:t>输出接口遵循</w:t>
      </w:r>
      <w:r w:rsidRPr="00C050E1">
        <w:t>AXI4-Stream</w:t>
      </w:r>
      <w:r w:rsidRPr="00C050E1">
        <w:rPr>
          <w:rFonts w:hint="eastAsia"/>
        </w:rPr>
        <w:t>，</w:t>
      </w:r>
      <w:r w:rsidRPr="004E0E72">
        <w:rPr>
          <w:rFonts w:hint="eastAsia"/>
          <w:lang w:val="zh-CN"/>
        </w:rPr>
        <w:t>接口详细介绍参考《</w:t>
      </w:r>
      <w:r w:rsidRPr="00C050E1">
        <w:t>AMBA® AXI4-Stream Protocol Specification</w:t>
      </w:r>
      <w:r w:rsidRPr="004E0E72">
        <w:rPr>
          <w:rFonts w:hint="eastAsia"/>
          <w:lang w:val="zh-CN"/>
        </w:rPr>
        <w:t>》。</w:t>
      </w:r>
    </w:p>
    <w:p w14:paraId="36352A16" w14:textId="77777777" w:rsidR="004E0E72" w:rsidRPr="004E0E72" w:rsidRDefault="004E0E72" w:rsidP="00BE1BDC"/>
    <w:p w14:paraId="74C1B56D" w14:textId="5889B6C3" w:rsidR="00BE1BDC" w:rsidRPr="008D5CDF" w:rsidRDefault="00BE1BDC" w:rsidP="00BE1BDC">
      <w:pPr>
        <w:rPr>
          <w:lang w:val="zh-CN"/>
        </w:rPr>
      </w:pPr>
      <w:r>
        <w:rPr>
          <w:rFonts w:hint="eastAsia"/>
          <w:lang w:val="zh-CN"/>
        </w:rPr>
        <w:t>DDC</w:t>
      </w:r>
      <w:r>
        <w:rPr>
          <w:rFonts w:hint="eastAsia"/>
          <w:lang w:val="zh-CN"/>
        </w:rPr>
        <w:t>的硬件实现原理如下图所示</w:t>
      </w:r>
    </w:p>
    <w:p w14:paraId="465A191F" w14:textId="77777777" w:rsidR="00BE1BDC" w:rsidRDefault="00BE1BDC" w:rsidP="00BE1BDC">
      <w:pPr>
        <w:keepNext/>
        <w:jc w:val="center"/>
      </w:pPr>
      <w:r>
        <w:rPr>
          <w:rFonts w:hint="eastAsia"/>
          <w:noProof/>
        </w:rPr>
        <w:drawing>
          <wp:inline distT="0" distB="0" distL="0" distR="0" wp14:anchorId="73E55F2E" wp14:editId="41815FAC">
            <wp:extent cx="4797631" cy="1565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4800756" cy="1566269"/>
                    </a:xfrm>
                    <a:prstGeom prst="rect">
                      <a:avLst/>
                    </a:prstGeom>
                    <a:noFill/>
                    <a:ln>
                      <a:noFill/>
                    </a:ln>
                  </pic:spPr>
                </pic:pic>
              </a:graphicData>
            </a:graphic>
          </wp:inline>
        </w:drawing>
      </w:r>
    </w:p>
    <w:p w14:paraId="0982A44A" w14:textId="270A5C5C" w:rsidR="00BE1BDC" w:rsidRDefault="00BE1BDC" w:rsidP="00BE1BDC">
      <w:pPr>
        <w:pStyle w:val="af7"/>
        <w:jc w:val="center"/>
      </w:pPr>
      <w:bookmarkStart w:id="141" w:name="_Toc3551036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35</w:t>
      </w:r>
      <w:r>
        <w:fldChar w:fldCharType="end"/>
      </w:r>
      <w:r w:rsidRPr="00E02D64">
        <w:t>DDC</w:t>
      </w:r>
      <w:r w:rsidRPr="00E02D64">
        <w:t>的硬件实现原理</w:t>
      </w:r>
      <w:bookmarkEnd w:id="141"/>
    </w:p>
    <w:p w14:paraId="2B4E4534" w14:textId="77777777" w:rsidR="00BE1BDC" w:rsidRPr="00BE1BDC" w:rsidRDefault="00BE1BDC" w:rsidP="00BE1BDC"/>
    <w:p w14:paraId="6D03746A" w14:textId="217FD228" w:rsidR="00FA17EE" w:rsidRDefault="00FA17EE" w:rsidP="00BC3653">
      <w:pPr>
        <w:pStyle w:val="2"/>
        <w:numPr>
          <w:ilvl w:val="1"/>
          <w:numId w:val="1"/>
        </w:numPr>
        <w:rPr>
          <w:lang w:val="zh-CN"/>
        </w:rPr>
      </w:pPr>
      <w:bookmarkStart w:id="142" w:name="_Toc35510318"/>
      <w:r>
        <w:rPr>
          <w:rFonts w:hint="eastAsia"/>
          <w:lang w:val="zh-CN"/>
        </w:rPr>
        <w:t>DDS</w:t>
      </w:r>
      <w:bookmarkEnd w:id="142"/>
    </w:p>
    <w:p w14:paraId="6EABE484" w14:textId="78EA25F2" w:rsidR="00FA17EE" w:rsidRDefault="00FA17EE" w:rsidP="00FA17EE">
      <w:pPr>
        <w:rPr>
          <w:shd w:val="clear" w:color="auto" w:fill="FFFFFF"/>
        </w:rPr>
      </w:pPr>
      <w:r w:rsidRPr="00944673">
        <w:rPr>
          <w:rFonts w:hint="eastAsia"/>
          <w:color w:val="FF0000"/>
          <w:lang w:val="zh-CN"/>
        </w:rPr>
        <w:t>D</w:t>
      </w:r>
      <w:r w:rsidRPr="00944673">
        <w:rPr>
          <w:rFonts w:hint="eastAsia"/>
          <w:color w:val="FF0000"/>
          <w:shd w:val="clear" w:color="auto" w:fill="FFFFFF"/>
        </w:rPr>
        <w:t>DC</w:t>
      </w:r>
      <w:r w:rsidRPr="00944673">
        <w:rPr>
          <w:rFonts w:hint="eastAsia"/>
          <w:color w:val="FF0000"/>
          <w:shd w:val="clear" w:color="auto" w:fill="FFFFFF"/>
        </w:rPr>
        <w:t>和</w:t>
      </w:r>
      <w:r w:rsidRPr="00944673">
        <w:rPr>
          <w:rFonts w:hint="eastAsia"/>
          <w:color w:val="FF0000"/>
          <w:shd w:val="clear" w:color="auto" w:fill="FFFFFF"/>
        </w:rPr>
        <w:t>DUC</w:t>
      </w:r>
      <w:r w:rsidRPr="00944673">
        <w:rPr>
          <w:rFonts w:hint="eastAsia"/>
          <w:color w:val="FF0000"/>
          <w:shd w:val="clear" w:color="auto" w:fill="FFFFFF"/>
        </w:rPr>
        <w:t>涉及到信号产生器</w:t>
      </w:r>
      <w:r w:rsidR="00CE0294">
        <w:rPr>
          <w:rFonts w:hint="eastAsia"/>
          <w:color w:val="FF0000"/>
          <w:shd w:val="clear" w:color="auto" w:fill="FFFFFF"/>
        </w:rPr>
        <w:t>DDS</w:t>
      </w:r>
      <w:r w:rsidRPr="00944673">
        <w:rPr>
          <w:rFonts w:hint="eastAsia"/>
          <w:color w:val="FF0000"/>
          <w:shd w:val="clear" w:color="auto" w:fill="FFFFFF"/>
        </w:rPr>
        <w:t>的部分，</w:t>
      </w:r>
      <w:r w:rsidR="0034106A" w:rsidRPr="00944673">
        <w:rPr>
          <w:rFonts w:hint="eastAsia"/>
          <w:color w:val="FF0000"/>
          <w:shd w:val="clear" w:color="auto" w:fill="FFFFFF"/>
        </w:rPr>
        <w:t>考虑到</w:t>
      </w:r>
      <w:r w:rsidR="0034106A" w:rsidRPr="00944673">
        <w:rPr>
          <w:rFonts w:hint="eastAsia"/>
          <w:color w:val="FF0000"/>
          <w:shd w:val="clear" w:color="auto" w:fill="FFFFFF"/>
        </w:rPr>
        <w:t>2GHz</w:t>
      </w:r>
      <w:r w:rsidR="0034106A" w:rsidRPr="00944673">
        <w:rPr>
          <w:rFonts w:hint="eastAsia"/>
          <w:color w:val="FF0000"/>
          <w:shd w:val="clear" w:color="auto" w:fill="FFFFFF"/>
        </w:rPr>
        <w:t>带宽，</w:t>
      </w:r>
      <w:r w:rsidR="0034106A" w:rsidRPr="00944673">
        <w:rPr>
          <w:rFonts w:hint="eastAsia"/>
          <w:color w:val="FF0000"/>
          <w:shd w:val="clear" w:color="auto" w:fill="FFFFFF"/>
        </w:rPr>
        <w:t>250MHz</w:t>
      </w:r>
      <w:r w:rsidR="0034106A" w:rsidRPr="00944673">
        <w:rPr>
          <w:rFonts w:hint="eastAsia"/>
          <w:color w:val="FF0000"/>
          <w:shd w:val="clear" w:color="auto" w:fill="FFFFFF"/>
        </w:rPr>
        <w:t>的波道间隔，分成</w:t>
      </w:r>
      <w:r w:rsidR="0034106A" w:rsidRPr="00944673">
        <w:rPr>
          <w:rFonts w:hint="eastAsia"/>
          <w:color w:val="FF0000"/>
          <w:shd w:val="clear" w:color="auto" w:fill="FFFFFF"/>
        </w:rPr>
        <w:t>8</w:t>
      </w:r>
      <w:r w:rsidR="0034106A" w:rsidRPr="00944673">
        <w:rPr>
          <w:rFonts w:hint="eastAsia"/>
          <w:color w:val="FF0000"/>
          <w:shd w:val="clear" w:color="auto" w:fill="FFFFFF"/>
        </w:rPr>
        <w:t>个通道，</w:t>
      </w:r>
      <w:r w:rsidR="0034106A" w:rsidRPr="00944673">
        <w:rPr>
          <w:rFonts w:hint="eastAsia"/>
          <w:color w:val="FF0000"/>
          <w:shd w:val="clear" w:color="auto" w:fill="FFFFFF"/>
        </w:rPr>
        <w:t>8</w:t>
      </w:r>
      <w:r w:rsidR="0034106A" w:rsidRPr="00944673">
        <w:rPr>
          <w:rFonts w:hint="eastAsia"/>
          <w:color w:val="FF0000"/>
          <w:shd w:val="clear" w:color="auto" w:fill="FFFFFF"/>
        </w:rPr>
        <w:t>个通道的</w:t>
      </w:r>
      <w:r w:rsidR="00A2008D">
        <w:rPr>
          <w:rFonts w:hint="eastAsia"/>
          <w:color w:val="FF0000"/>
          <w:shd w:val="clear" w:color="auto" w:fill="FFFFFF"/>
        </w:rPr>
        <w:t>DDS</w:t>
      </w:r>
      <w:r w:rsidR="0034106A" w:rsidRPr="00944673">
        <w:rPr>
          <w:rFonts w:hint="eastAsia"/>
          <w:color w:val="FF0000"/>
          <w:shd w:val="clear" w:color="auto" w:fill="FFFFFF"/>
        </w:rPr>
        <w:t>输出频率分别为</w:t>
      </w:r>
      <w:r w:rsidR="0034106A" w:rsidRPr="003515F4">
        <w:rPr>
          <w:rFonts w:hint="eastAsia"/>
          <w:i/>
          <w:color w:val="FF0000"/>
          <w:shd w:val="clear" w:color="auto" w:fill="FFFFFF"/>
        </w:rPr>
        <w:t>+-125MHz*1</w:t>
      </w:r>
      <w:r w:rsidR="0034106A" w:rsidRPr="00944673">
        <w:rPr>
          <w:rFonts w:hint="eastAsia"/>
          <w:color w:val="FF0000"/>
          <w:shd w:val="clear" w:color="auto" w:fill="FFFFFF"/>
        </w:rPr>
        <w:t>/2/3/4</w:t>
      </w:r>
      <w:r w:rsidR="0034106A" w:rsidRPr="00944673">
        <w:rPr>
          <w:rFonts w:hint="eastAsia"/>
          <w:color w:val="FF0000"/>
          <w:shd w:val="clear" w:color="auto" w:fill="FFFFFF"/>
        </w:rPr>
        <w:t>，</w:t>
      </w:r>
      <w:r w:rsidR="00723303">
        <w:rPr>
          <w:rFonts w:hint="eastAsia"/>
          <w:color w:val="FF0000"/>
          <w:lang w:val="zh-CN"/>
        </w:rPr>
        <w:t>采样率是</w:t>
      </w:r>
      <w:r w:rsidR="00723303">
        <w:rPr>
          <w:rFonts w:hint="eastAsia"/>
          <w:color w:val="FF0000"/>
          <w:lang w:val="zh-CN"/>
        </w:rPr>
        <w:t>500Msps</w:t>
      </w:r>
      <w:r w:rsidR="00DB4E95">
        <w:rPr>
          <w:rFonts w:hint="eastAsia"/>
          <w:color w:val="FF0000"/>
          <w:lang w:val="zh-CN"/>
        </w:rPr>
        <w:t>。</w:t>
      </w:r>
      <w:r w:rsidRPr="00FA17EE">
        <w:rPr>
          <w:rFonts w:hint="eastAsia"/>
          <w:shd w:val="clear" w:color="auto" w:fill="FFFFFF"/>
        </w:rPr>
        <w:t>本</w:t>
      </w:r>
      <w:r w:rsidR="00E76DCB">
        <w:rPr>
          <w:rFonts w:hint="eastAsia"/>
          <w:shd w:val="clear" w:color="auto" w:fill="FFFFFF"/>
        </w:rPr>
        <w:t>方案</w:t>
      </w:r>
      <w:r w:rsidRPr="00FA17EE">
        <w:rPr>
          <w:rFonts w:hint="eastAsia"/>
          <w:shd w:val="clear" w:color="auto" w:fill="FFFFFF"/>
        </w:rPr>
        <w:t>中用</w:t>
      </w:r>
      <w:r w:rsidRPr="00FA17EE">
        <w:rPr>
          <w:rFonts w:hint="eastAsia"/>
          <w:shd w:val="clear" w:color="auto" w:fill="FFFFFF"/>
        </w:rPr>
        <w:t>xilinx</w:t>
      </w:r>
      <w:r w:rsidRPr="00FA17EE">
        <w:rPr>
          <w:shd w:val="clear" w:color="auto" w:fill="FFFFFF"/>
        </w:rPr>
        <w:t xml:space="preserve"> </w:t>
      </w:r>
      <w:r w:rsidRPr="00FA17EE">
        <w:rPr>
          <w:rFonts w:hint="eastAsia"/>
          <w:shd w:val="clear" w:color="auto" w:fill="FFFFFF"/>
        </w:rPr>
        <w:t>DDS</w:t>
      </w:r>
      <w:r w:rsidRPr="00FA17EE">
        <w:rPr>
          <w:shd w:val="clear" w:color="auto" w:fill="FFFFFF"/>
        </w:rPr>
        <w:t xml:space="preserve"> </w:t>
      </w:r>
      <w:r w:rsidRPr="00FA17EE">
        <w:rPr>
          <w:rFonts w:hint="eastAsia"/>
          <w:shd w:val="clear" w:color="auto" w:fill="FFFFFF"/>
        </w:rPr>
        <w:t>IP</w:t>
      </w:r>
      <w:r w:rsidRPr="00FA17EE">
        <w:rPr>
          <w:rFonts w:hint="eastAsia"/>
          <w:shd w:val="clear" w:color="auto" w:fill="FFFFFF"/>
        </w:rPr>
        <w:t>核来实现，详见《</w:t>
      </w:r>
      <w:r w:rsidRPr="00FA17EE">
        <w:rPr>
          <w:shd w:val="clear" w:color="auto" w:fill="FFFFFF"/>
        </w:rPr>
        <w:t>DDS Compiler v6.0</w:t>
      </w:r>
      <w:r>
        <w:rPr>
          <w:rFonts w:hint="eastAsia"/>
          <w:shd w:val="clear" w:color="auto" w:fill="FFFFFF"/>
        </w:rPr>
        <w:t xml:space="preserve"> </w:t>
      </w:r>
      <w:r w:rsidRPr="00FA17EE">
        <w:rPr>
          <w:shd w:val="clear" w:color="auto" w:fill="FFFFFF"/>
        </w:rPr>
        <w:t>LogiCORE IP Product Guide</w:t>
      </w:r>
      <w:r>
        <w:rPr>
          <w:rFonts w:hint="eastAsia"/>
          <w:shd w:val="clear" w:color="auto" w:fill="FFFFFF"/>
        </w:rPr>
        <w:t>.</w:t>
      </w:r>
      <w:r>
        <w:rPr>
          <w:shd w:val="clear" w:color="auto" w:fill="FFFFFF"/>
        </w:rPr>
        <w:t>PG141</w:t>
      </w:r>
      <w:r w:rsidRPr="00FA17EE">
        <w:rPr>
          <w:rFonts w:hint="eastAsia"/>
          <w:shd w:val="clear" w:color="auto" w:fill="FFFFFF"/>
        </w:rPr>
        <w:t>》</w:t>
      </w:r>
      <w:r>
        <w:rPr>
          <w:rFonts w:hint="eastAsia"/>
          <w:shd w:val="clear" w:color="auto" w:fill="FFFFFF"/>
        </w:rPr>
        <w:t>此处仅</w:t>
      </w:r>
      <w:r w:rsidR="00E76DCB">
        <w:rPr>
          <w:rFonts w:hint="eastAsia"/>
          <w:shd w:val="clear" w:color="auto" w:fill="FFFFFF"/>
        </w:rPr>
        <w:t>对</w:t>
      </w:r>
      <w:r w:rsidR="00E76DCB">
        <w:rPr>
          <w:rFonts w:hint="eastAsia"/>
          <w:shd w:val="clear" w:color="auto" w:fill="FFFFFF"/>
        </w:rPr>
        <w:t>IP</w:t>
      </w:r>
      <w:r w:rsidR="00E76DCB">
        <w:rPr>
          <w:rFonts w:hint="eastAsia"/>
          <w:shd w:val="clear" w:color="auto" w:fill="FFFFFF"/>
        </w:rPr>
        <w:t>核</w:t>
      </w:r>
      <w:r>
        <w:rPr>
          <w:rFonts w:hint="eastAsia"/>
          <w:shd w:val="clear" w:color="auto" w:fill="FFFFFF"/>
        </w:rPr>
        <w:t>做简单介绍。</w:t>
      </w:r>
    </w:p>
    <w:p w14:paraId="536A7C4F" w14:textId="77777777" w:rsidR="00560D60" w:rsidRDefault="00560D60" w:rsidP="00560D60">
      <w:r>
        <w:t>直接数字合成器</w:t>
      </w:r>
      <w:r>
        <w:rPr>
          <w:rFonts w:ascii="宋体" w:eastAsia="宋体" w:hAnsi="宋体" w:cs="宋体"/>
          <w:lang w:bidi="en-US"/>
        </w:rPr>
        <w:t>（</w:t>
      </w:r>
      <w:r>
        <w:rPr>
          <w:rFonts w:ascii="Times New Roman" w:eastAsia="Times New Roman" w:hAnsi="Times New Roman" w:cs="Times New Roman"/>
          <w:lang w:bidi="en-US"/>
        </w:rPr>
        <w:t>DDS</w:t>
      </w:r>
      <w:r>
        <w:rPr>
          <w:rFonts w:ascii="宋体" w:eastAsia="宋体" w:hAnsi="宋体" w:cs="宋体" w:hint="eastAsia"/>
          <w:lang w:bidi="en-US"/>
        </w:rPr>
        <w:t>）</w:t>
      </w:r>
      <w:r>
        <w:t>或数控振荡器</w:t>
      </w:r>
      <w:r>
        <w:rPr>
          <w:rFonts w:ascii="宋体" w:eastAsia="宋体" w:hAnsi="宋体" w:cs="宋体"/>
          <w:lang w:bidi="en-US"/>
        </w:rPr>
        <w:t>（</w:t>
      </w:r>
      <w:r>
        <w:rPr>
          <w:rFonts w:ascii="Times New Roman" w:eastAsia="Times New Roman" w:hAnsi="Times New Roman" w:cs="Times New Roman"/>
          <w:lang w:bidi="en-US"/>
        </w:rPr>
        <w:t>NCO</w:t>
      </w:r>
      <w:r>
        <w:t>是许多数字通信系统的主要组成部分，</w:t>
      </w:r>
      <w:r>
        <w:br w:type="page"/>
      </w:r>
      <w:r>
        <w:lastRenderedPageBreak/>
        <w:t>积分合成器用于构造数字上</w:t>
      </w:r>
      <w:r>
        <w:t>/</w:t>
      </w:r>
      <w:r w:rsidR="00954E68">
        <w:t>下变频转换器、解调器，实现各种类型的调制方案</w:t>
      </w:r>
      <w:r>
        <w:t>。通常用正弦信号采样查找表实现复</w:t>
      </w:r>
      <w:r>
        <w:t xml:space="preserve"> </w:t>
      </w:r>
      <w:r>
        <w:t>数或实数正弦信号。数字积分器用于产生合适的相位参量并通过查找表映射得到输出波形。</w:t>
      </w:r>
      <w:r>
        <w:t xml:space="preserve"> </w:t>
      </w:r>
      <w:r>
        <w:t>通过查找表映射构造的正弦波的质量与处理过程相位和幅度量化有关，而査找表的深度和宽度分别决定了信号的相位分辨率和幅度分辨率。</w:t>
      </w:r>
      <w:r w:rsidR="00954E68">
        <w:rPr>
          <w:rFonts w:hint="eastAsia"/>
        </w:rPr>
        <w:t>DDS</w:t>
      </w:r>
      <w:r w:rsidR="00954E68">
        <w:rPr>
          <w:rFonts w:hint="eastAsia"/>
        </w:rPr>
        <w:t>我们比较关心的参数是</w:t>
      </w:r>
      <w:r>
        <w:t>输出频率。</w:t>
      </w:r>
      <w:r>
        <w:rPr>
          <w:rFonts w:ascii="Times New Roman" w:eastAsia="Times New Roman" w:hAnsi="Times New Roman" w:cs="Times New Roman"/>
          <w:lang w:bidi="en-US"/>
        </w:rPr>
        <w:t>DDS</w:t>
      </w:r>
      <w:r>
        <w:t>波形综合器的输出频率</w:t>
      </w:r>
      <w:r>
        <w:rPr>
          <w:rFonts w:hint="eastAsia"/>
        </w:rPr>
        <w:t>f</w:t>
      </w:r>
      <w:r w:rsidRPr="00560D60">
        <w:rPr>
          <w:rFonts w:hint="eastAsia"/>
          <w:vertAlign w:val="subscript"/>
        </w:rPr>
        <w:t>out</w:t>
      </w:r>
      <w:r>
        <w:t>是系统时钟频率</w:t>
      </w:r>
      <w:r>
        <w:rPr>
          <w:rFonts w:hint="eastAsia"/>
        </w:rPr>
        <w:t>f</w:t>
      </w:r>
      <w:r w:rsidRPr="00560D60">
        <w:rPr>
          <w:rFonts w:hint="eastAsia"/>
          <w:vertAlign w:val="subscript"/>
        </w:rPr>
        <w:t>clk</w:t>
      </w:r>
      <w:r>
        <w:rPr>
          <w:lang w:bidi="en-US"/>
        </w:rPr>
        <w:t>、</w:t>
      </w:r>
      <w:r>
        <w:t>相位累加器中相位数据位宽</w:t>
      </w:r>
      <m:oMath>
        <m:sSub>
          <m:sSubPr>
            <m:ctrlPr>
              <w:rPr>
                <w:rFonts w:ascii="Cambria Math" w:eastAsia="黑体" w:hAnsi="Cambria Math" w:cs="黑体"/>
                <w:sz w:val="22"/>
                <w:lang w:val="zh-CN" w:bidi="zh-CN"/>
              </w:rPr>
            </m:ctrlPr>
          </m:sSubPr>
          <m:e>
            <m:r>
              <m:rPr>
                <m:sty m:val="p"/>
              </m:rPr>
              <w:rPr>
                <w:rFonts w:ascii="Cambria Math" w:eastAsia="黑体" w:hAnsi="Cambria Math" w:cs="黑体"/>
                <w:sz w:val="22"/>
                <w:lang w:val="zh-CN" w:bidi="zh-CN"/>
              </w:rPr>
              <m:t>B</m:t>
            </m:r>
          </m:e>
          <m:sub>
            <m:r>
              <m:rPr>
                <m:sty m:val="p"/>
              </m:rPr>
              <w:rPr>
                <w:rFonts w:ascii="Cambria Math" w:eastAsia="黑体" w:hAnsi="Cambria Math" w:cs="黑体"/>
                <w:sz w:val="22"/>
                <w:lang w:val="zh-CN" w:bidi="zh-CN"/>
              </w:rPr>
              <m:t>θ</m:t>
            </m:r>
            <m:d>
              <m:dPr>
                <m:ctrlPr>
                  <w:rPr>
                    <w:rFonts w:ascii="Cambria Math" w:eastAsia="黑体" w:hAnsi="Cambria Math" w:cs="黑体"/>
                    <w:sz w:val="22"/>
                    <w:lang w:val="zh-CN" w:bidi="zh-CN"/>
                  </w:rPr>
                </m:ctrlPr>
              </m:dPr>
              <m:e>
                <m:r>
                  <m:rPr>
                    <m:sty m:val="p"/>
                  </m:rPr>
                  <w:rPr>
                    <w:rFonts w:ascii="Cambria Math" w:eastAsia="黑体" w:hAnsi="Cambria Math" w:cs="黑体"/>
                    <w:sz w:val="22"/>
                    <w:lang w:val="zh-CN" w:bidi="zh-CN"/>
                  </w:rPr>
                  <m:t>n</m:t>
                </m:r>
              </m:e>
            </m:d>
          </m:sub>
        </m:sSub>
      </m:oMath>
      <w:r>
        <w:t>和相位增量值</w:t>
      </w:r>
      <w:r>
        <w:rPr>
          <w:rFonts w:ascii="Cambria Math" w:hAnsi="Cambria Math" w:cs="Cambria Math"/>
        </w:rPr>
        <w:t>△</w:t>
      </w:r>
      <m:oMath>
        <m:r>
          <m:rPr>
            <m:sty m:val="p"/>
          </m:rPr>
          <w:rPr>
            <w:rFonts w:ascii="Cambria Math" w:eastAsia="黑体" w:hAnsi="Cambria Math" w:cs="黑体"/>
            <w:sz w:val="22"/>
            <w:lang w:val="zh-CN" w:bidi="zh-CN"/>
          </w:rPr>
          <m:t>θ</m:t>
        </m:r>
      </m:oMath>
      <w:r>
        <w:t>。的函数。</w:t>
      </w:r>
    </w:p>
    <w:p w14:paraId="372FD351" w14:textId="77777777" w:rsidR="00560D60" w:rsidRPr="00560D60" w:rsidRDefault="00560D60" w:rsidP="00560D60">
      <w:pPr>
        <w:jc w:val="center"/>
      </w:pPr>
      <w:r w:rsidRPr="00560D60">
        <w:rPr>
          <w:rFonts w:hint="eastAsia"/>
          <w:noProof/>
        </w:rPr>
        <w:drawing>
          <wp:inline distT="0" distB="0" distL="0" distR="0" wp14:anchorId="31BA33E3" wp14:editId="4F6555E8">
            <wp:extent cx="1207827" cy="76691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1212433" cy="769839"/>
                    </a:xfrm>
                    <a:prstGeom prst="rect">
                      <a:avLst/>
                    </a:prstGeom>
                    <a:noFill/>
                    <a:ln>
                      <a:noFill/>
                    </a:ln>
                  </pic:spPr>
                </pic:pic>
              </a:graphicData>
            </a:graphic>
          </wp:inline>
        </w:drawing>
      </w:r>
    </w:p>
    <w:p w14:paraId="40CAA47D" w14:textId="77777777" w:rsidR="00560D60" w:rsidRDefault="00560D60" w:rsidP="00560D60">
      <w:pPr>
        <w:pStyle w:val="11"/>
        <w:shd w:val="clear" w:color="auto" w:fill="auto"/>
        <w:spacing w:after="0" w:line="307" w:lineRule="exact"/>
        <w:ind w:left="2100" w:firstLine="0"/>
        <w:jc w:val="both"/>
      </w:pPr>
    </w:p>
    <w:p w14:paraId="391535FD" w14:textId="77777777" w:rsidR="00560D60" w:rsidRDefault="00560D60" w:rsidP="008C4458">
      <w:r>
        <w:t>因此，要得到输出频率</w:t>
      </w:r>
      <w:r>
        <w:rPr>
          <w:rFonts w:hint="eastAsia"/>
        </w:rPr>
        <w:t>率</w:t>
      </w:r>
      <w:r>
        <w:rPr>
          <w:rFonts w:hint="eastAsia"/>
        </w:rPr>
        <w:t>f</w:t>
      </w:r>
      <w:r w:rsidRPr="00560D60">
        <w:rPr>
          <w:rFonts w:hint="eastAsia"/>
          <w:vertAlign w:val="subscript"/>
        </w:rPr>
        <w:t>out</w:t>
      </w:r>
      <w:r>
        <w:rPr>
          <w:rFonts w:ascii="宋体" w:eastAsia="宋体" w:hAnsi="宋体" w:cs="宋体"/>
          <w:lang w:bidi="en-US"/>
        </w:rPr>
        <w:t>，</w:t>
      </w:r>
      <w:r>
        <w:t>要求相位增量值</w:t>
      </w:r>
      <w:r>
        <w:rPr>
          <w:rFonts w:ascii="Cambria Math" w:hAnsi="Cambria Math" w:cs="Cambria Math"/>
        </w:rPr>
        <w:t>△</w:t>
      </w:r>
      <m:oMath>
        <m:r>
          <m:rPr>
            <m:sty m:val="p"/>
          </m:rPr>
          <w:rPr>
            <w:rFonts w:ascii="Cambria Math" w:eastAsia="黑体" w:hAnsi="Cambria Math" w:cs="黑体"/>
            <w:sz w:val="22"/>
            <w:lang w:val="zh-CN" w:bidi="zh-CN"/>
          </w:rPr>
          <m:t>θ</m:t>
        </m:r>
      </m:oMath>
      <w:r>
        <w:t>为</w:t>
      </w:r>
    </w:p>
    <w:p w14:paraId="7DC4F7EF" w14:textId="77777777" w:rsidR="00560D60" w:rsidRDefault="00560D60" w:rsidP="008C4458">
      <w:pPr>
        <w:pStyle w:val="22"/>
        <w:shd w:val="clear" w:color="auto" w:fill="auto"/>
        <w:tabs>
          <w:tab w:val="left" w:pos="835"/>
        </w:tabs>
        <w:spacing w:line="240" w:lineRule="auto"/>
        <w:ind w:left="0"/>
        <w:jc w:val="center"/>
      </w:pPr>
      <w:r w:rsidRPr="00560D60">
        <w:rPr>
          <w:rFonts w:ascii="宋体" w:eastAsia="宋体" w:hAnsi="宋体" w:cs="宋体"/>
          <w:noProof/>
          <w:color w:val="000000"/>
        </w:rPr>
        <w:drawing>
          <wp:inline distT="0" distB="0" distL="0" distR="0" wp14:anchorId="7D9D7D95" wp14:editId="1DE7ACA0">
            <wp:extent cx="1098853" cy="645971"/>
            <wp:effectExtent l="0" t="0" r="6350" b="190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1114812" cy="655353"/>
                    </a:xfrm>
                    <a:prstGeom prst="rect">
                      <a:avLst/>
                    </a:prstGeom>
                    <a:noFill/>
                    <a:ln>
                      <a:noFill/>
                    </a:ln>
                  </pic:spPr>
                </pic:pic>
              </a:graphicData>
            </a:graphic>
          </wp:inline>
        </w:drawing>
      </w:r>
    </w:p>
    <w:p w14:paraId="0868818A" w14:textId="77777777" w:rsidR="00560D60" w:rsidRDefault="00560D60" w:rsidP="00560D60"/>
    <w:p w14:paraId="2C3E4C66" w14:textId="77777777" w:rsidR="00EF162F" w:rsidRDefault="008F53B5" w:rsidP="00EF162F">
      <w:pPr>
        <w:keepNext/>
        <w:jc w:val="center"/>
      </w:pPr>
      <w:r w:rsidRPr="008F53B5">
        <w:rPr>
          <w:rFonts w:hint="eastAsia"/>
          <w:noProof/>
          <w:shd w:val="clear" w:color="auto" w:fill="FFFFFF"/>
        </w:rPr>
        <w:drawing>
          <wp:inline distT="0" distB="0" distL="0" distR="0" wp14:anchorId="5BD63464" wp14:editId="43A4B7FF">
            <wp:extent cx="3366654" cy="2933194"/>
            <wp:effectExtent l="0" t="0" r="571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3376999" cy="2942207"/>
                    </a:xfrm>
                    <a:prstGeom prst="rect">
                      <a:avLst/>
                    </a:prstGeom>
                    <a:noFill/>
                    <a:ln>
                      <a:noFill/>
                    </a:ln>
                  </pic:spPr>
                </pic:pic>
              </a:graphicData>
            </a:graphic>
          </wp:inline>
        </w:drawing>
      </w:r>
    </w:p>
    <w:p w14:paraId="6D05A08C" w14:textId="4DF84781" w:rsidR="008F53B5" w:rsidRDefault="00EF162F" w:rsidP="00EF162F">
      <w:pPr>
        <w:pStyle w:val="af7"/>
        <w:jc w:val="center"/>
      </w:pPr>
      <w:bookmarkStart w:id="143" w:name="_Toc35510362"/>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36</w:t>
      </w:r>
      <w:r w:rsidR="0081569F">
        <w:fldChar w:fldCharType="end"/>
      </w:r>
      <w:r w:rsidRPr="00CB7842">
        <w:t>DDS IP</w:t>
      </w:r>
      <w:r w:rsidRPr="00CB7842">
        <w:t>和管脚</w:t>
      </w:r>
      <w:bookmarkEnd w:id="143"/>
    </w:p>
    <w:p w14:paraId="0BECFD3E" w14:textId="77777777" w:rsidR="000F176D" w:rsidRDefault="0044623B" w:rsidP="0044623B">
      <w:pPr>
        <w:pStyle w:val="af7"/>
        <w:jc w:val="center"/>
      </w:pPr>
      <w:bookmarkStart w:id="144" w:name="_Toc35510383"/>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14</w:t>
      </w:r>
      <w:r w:rsidR="0081569F">
        <w:fldChar w:fldCharType="end"/>
      </w:r>
      <w:r w:rsidRPr="00D45AE9">
        <w:t>DDS IP</w:t>
      </w:r>
      <w:r w:rsidRPr="00D45AE9">
        <w:t>管脚描述</w:t>
      </w:r>
      <w:bookmarkEnd w:id="144"/>
    </w:p>
    <w:tbl>
      <w:tblPr>
        <w:tblW w:w="8500" w:type="dxa"/>
        <w:tblLook w:val="04A0" w:firstRow="1" w:lastRow="0" w:firstColumn="1" w:lastColumn="0" w:noHBand="0" w:noVBand="1"/>
      </w:tblPr>
      <w:tblGrid>
        <w:gridCol w:w="2244"/>
        <w:gridCol w:w="6256"/>
      </w:tblGrid>
      <w:tr w:rsidR="00BB7C6A" w:rsidRPr="00BB7C6A" w14:paraId="2AC4FC1B" w14:textId="77777777" w:rsidTr="000F176D">
        <w:trPr>
          <w:trHeight w:val="285"/>
        </w:trPr>
        <w:tc>
          <w:tcPr>
            <w:tcW w:w="22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BBFA09" w14:textId="77777777" w:rsidR="00BB7C6A" w:rsidRPr="00BB7C6A" w:rsidRDefault="00BB7C6A" w:rsidP="000F176D">
            <w:pPr>
              <w:rPr>
                <w:rFonts w:ascii="等线" w:eastAsia="等线" w:hAnsi="等线" w:cs="宋体"/>
                <w:color w:val="000000"/>
                <w:kern w:val="0"/>
                <w:sz w:val="22"/>
              </w:rPr>
            </w:pPr>
            <w:r>
              <w:rPr>
                <w:rFonts w:ascii="等线" w:eastAsia="等线" w:hAnsi="等线" w:cs="宋体" w:hint="eastAsia"/>
                <w:color w:val="000000"/>
                <w:kern w:val="0"/>
                <w:sz w:val="22"/>
              </w:rPr>
              <w:t>名称</w:t>
            </w:r>
          </w:p>
        </w:tc>
        <w:tc>
          <w:tcPr>
            <w:tcW w:w="6256" w:type="dxa"/>
            <w:tcBorders>
              <w:top w:val="single" w:sz="4" w:space="0" w:color="auto"/>
              <w:left w:val="nil"/>
              <w:bottom w:val="single" w:sz="4" w:space="0" w:color="auto"/>
              <w:right w:val="single" w:sz="4" w:space="0" w:color="auto"/>
            </w:tcBorders>
            <w:shd w:val="clear" w:color="auto" w:fill="auto"/>
            <w:noWrap/>
            <w:vAlign w:val="center"/>
            <w:hideMark/>
          </w:tcPr>
          <w:p w14:paraId="4F73DBD3" w14:textId="77777777" w:rsidR="00BB7C6A" w:rsidRPr="00BB7C6A" w:rsidRDefault="00BB7C6A" w:rsidP="000F176D">
            <w:pPr>
              <w:rPr>
                <w:rFonts w:ascii="等线" w:eastAsia="等线" w:hAnsi="等线" w:cs="宋体"/>
                <w:color w:val="000000"/>
                <w:kern w:val="0"/>
                <w:sz w:val="22"/>
              </w:rPr>
            </w:pPr>
            <w:r>
              <w:rPr>
                <w:rFonts w:ascii="等线" w:eastAsia="等线" w:hAnsi="等线" w:cs="宋体" w:hint="eastAsia"/>
                <w:color w:val="000000"/>
                <w:kern w:val="0"/>
                <w:sz w:val="22"/>
              </w:rPr>
              <w:t>描述</w:t>
            </w:r>
            <w:r w:rsidRPr="00BB7C6A">
              <w:rPr>
                <w:rFonts w:ascii="等线" w:eastAsia="等线" w:hAnsi="等线" w:cs="宋体" w:hint="eastAsia"/>
                <w:color w:val="000000"/>
                <w:kern w:val="0"/>
                <w:sz w:val="22"/>
              </w:rPr>
              <w:t xml:space="preserve"> </w:t>
            </w:r>
          </w:p>
        </w:tc>
      </w:tr>
      <w:tr w:rsidR="00BB7C6A" w:rsidRPr="00BB7C6A" w14:paraId="396B323E"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6208521A" w14:textId="77777777" w:rsidR="00BB7C6A" w:rsidRPr="00BB7C6A" w:rsidRDefault="000F176D" w:rsidP="000F176D">
            <w:pPr>
              <w:rPr>
                <w:rFonts w:ascii="等线" w:eastAsia="等线" w:hAnsi="等线" w:cs="宋体"/>
                <w:color w:val="000000"/>
                <w:kern w:val="0"/>
                <w:sz w:val="22"/>
              </w:rPr>
            </w:pPr>
            <w:r>
              <w:rPr>
                <w:rFonts w:ascii="等线" w:eastAsia="等线" w:hAnsi="等线" w:cs="宋体"/>
                <w:color w:val="000000"/>
                <w:kern w:val="0"/>
                <w:sz w:val="22"/>
              </w:rPr>
              <w:t>s</w:t>
            </w:r>
            <w:r>
              <w:rPr>
                <w:rFonts w:ascii="等线" w:eastAsia="等线" w:hAnsi="等线" w:cs="宋体" w:hint="eastAsia"/>
                <w:color w:val="000000"/>
                <w:kern w:val="0"/>
                <w:sz w:val="22"/>
              </w:rPr>
              <w:t>_axis_config</w:t>
            </w:r>
            <w:r>
              <w:rPr>
                <w:rFonts w:ascii="等线" w:eastAsia="等线" w:hAnsi="等线" w:cs="宋体"/>
                <w:color w:val="000000"/>
                <w:kern w:val="0"/>
                <w:sz w:val="22"/>
              </w:rPr>
              <w:t>_xx</w:t>
            </w:r>
          </w:p>
        </w:tc>
        <w:tc>
          <w:tcPr>
            <w:tcW w:w="6256" w:type="dxa"/>
            <w:tcBorders>
              <w:top w:val="nil"/>
              <w:left w:val="nil"/>
              <w:bottom w:val="single" w:sz="4" w:space="0" w:color="auto"/>
              <w:right w:val="single" w:sz="4" w:space="0" w:color="auto"/>
            </w:tcBorders>
            <w:shd w:val="clear" w:color="auto" w:fill="auto"/>
            <w:noWrap/>
            <w:vAlign w:val="center"/>
            <w:hideMark/>
          </w:tcPr>
          <w:p w14:paraId="7442956B" w14:textId="77777777" w:rsidR="00BB7C6A" w:rsidRPr="00BB7C6A" w:rsidRDefault="000F176D" w:rsidP="000F176D">
            <w:pPr>
              <w:rPr>
                <w:rFonts w:ascii="等线" w:eastAsia="等线" w:hAnsi="等线" w:cs="宋体"/>
                <w:color w:val="000000"/>
                <w:kern w:val="0"/>
                <w:sz w:val="22"/>
              </w:rPr>
            </w:pPr>
            <w:r>
              <w:rPr>
                <w:rFonts w:ascii="等线" w:eastAsia="等线" w:hAnsi="等线" w:cs="宋体" w:hint="eastAsia"/>
                <w:color w:val="000000"/>
                <w:kern w:val="0"/>
                <w:sz w:val="22"/>
              </w:rPr>
              <w:t>配置通道，服从axi流模式</w:t>
            </w:r>
          </w:p>
        </w:tc>
      </w:tr>
      <w:tr w:rsidR="00BB7C6A" w:rsidRPr="00BB7C6A" w14:paraId="274B0C13"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60733E7A" w14:textId="77777777" w:rsidR="00BB7C6A" w:rsidRPr="00BB7C6A" w:rsidRDefault="000F176D" w:rsidP="000F176D">
            <w:pPr>
              <w:rPr>
                <w:rFonts w:ascii="等线" w:eastAsia="等线" w:hAnsi="等线" w:cs="宋体"/>
                <w:color w:val="000000"/>
                <w:kern w:val="0"/>
                <w:sz w:val="22"/>
              </w:rPr>
            </w:pPr>
            <w:r>
              <w:rPr>
                <w:rFonts w:ascii="等线" w:eastAsia="等线" w:hAnsi="等线" w:cs="宋体"/>
                <w:color w:val="000000"/>
                <w:kern w:val="0"/>
                <w:sz w:val="22"/>
              </w:rPr>
              <w:t>s</w:t>
            </w:r>
            <w:r>
              <w:rPr>
                <w:rFonts w:ascii="等线" w:eastAsia="等线" w:hAnsi="等线" w:cs="宋体" w:hint="eastAsia"/>
                <w:color w:val="000000"/>
                <w:kern w:val="0"/>
                <w:sz w:val="22"/>
              </w:rPr>
              <w:t>_axis_</w:t>
            </w:r>
            <w:r>
              <w:rPr>
                <w:rFonts w:ascii="等线" w:eastAsia="等线" w:hAnsi="等线" w:cs="宋体"/>
                <w:color w:val="000000"/>
                <w:kern w:val="0"/>
                <w:sz w:val="22"/>
              </w:rPr>
              <w:t>phase_xx</w:t>
            </w:r>
          </w:p>
        </w:tc>
        <w:tc>
          <w:tcPr>
            <w:tcW w:w="6256" w:type="dxa"/>
            <w:tcBorders>
              <w:top w:val="nil"/>
              <w:left w:val="nil"/>
              <w:bottom w:val="single" w:sz="4" w:space="0" w:color="auto"/>
              <w:right w:val="single" w:sz="4" w:space="0" w:color="auto"/>
            </w:tcBorders>
            <w:shd w:val="clear" w:color="auto" w:fill="auto"/>
            <w:noWrap/>
            <w:vAlign w:val="center"/>
            <w:hideMark/>
          </w:tcPr>
          <w:p w14:paraId="4030B2E0" w14:textId="77777777" w:rsidR="00BB7C6A" w:rsidRPr="00BB7C6A" w:rsidRDefault="000F176D" w:rsidP="000F176D">
            <w:pPr>
              <w:rPr>
                <w:rFonts w:ascii="等线" w:eastAsia="等线" w:hAnsi="等线" w:cs="宋体"/>
                <w:color w:val="000000"/>
                <w:kern w:val="0"/>
                <w:sz w:val="22"/>
              </w:rPr>
            </w:pPr>
            <w:r>
              <w:rPr>
                <w:rFonts w:ascii="等线" w:eastAsia="等线" w:hAnsi="等线" w:cs="宋体" w:hint="eastAsia"/>
                <w:color w:val="000000"/>
                <w:kern w:val="0"/>
                <w:sz w:val="22"/>
              </w:rPr>
              <w:t>输入相位通道，服从axi流模式</w:t>
            </w:r>
          </w:p>
        </w:tc>
      </w:tr>
      <w:tr w:rsidR="00BB7C6A" w:rsidRPr="00BB7C6A" w14:paraId="412E64F0"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051B006F" w14:textId="77777777" w:rsidR="00BB7C6A" w:rsidRPr="00BB7C6A" w:rsidRDefault="000F176D" w:rsidP="000F176D">
            <w:pPr>
              <w:rPr>
                <w:rFonts w:ascii="等线" w:eastAsia="等线" w:hAnsi="等线" w:cs="宋体"/>
                <w:color w:val="000000"/>
                <w:kern w:val="0"/>
                <w:sz w:val="22"/>
              </w:rPr>
            </w:pPr>
            <w:r>
              <w:rPr>
                <w:rFonts w:ascii="等线" w:eastAsia="等线" w:hAnsi="等线" w:cs="宋体"/>
                <w:color w:val="000000"/>
                <w:kern w:val="0"/>
                <w:sz w:val="22"/>
              </w:rPr>
              <w:t>m</w:t>
            </w:r>
            <w:r>
              <w:rPr>
                <w:rFonts w:ascii="等线" w:eastAsia="等线" w:hAnsi="等线" w:cs="宋体" w:hint="eastAsia"/>
                <w:color w:val="000000"/>
                <w:kern w:val="0"/>
                <w:sz w:val="22"/>
              </w:rPr>
              <w:t>_axis_</w:t>
            </w:r>
            <w:r>
              <w:rPr>
                <w:rFonts w:ascii="等线" w:eastAsia="等线" w:hAnsi="等线" w:cs="宋体"/>
                <w:color w:val="000000"/>
                <w:kern w:val="0"/>
                <w:sz w:val="22"/>
              </w:rPr>
              <w:t>phase_xx</w:t>
            </w:r>
          </w:p>
        </w:tc>
        <w:tc>
          <w:tcPr>
            <w:tcW w:w="6256" w:type="dxa"/>
            <w:tcBorders>
              <w:top w:val="nil"/>
              <w:left w:val="nil"/>
              <w:bottom w:val="single" w:sz="4" w:space="0" w:color="auto"/>
              <w:right w:val="single" w:sz="4" w:space="0" w:color="auto"/>
            </w:tcBorders>
            <w:shd w:val="clear" w:color="auto" w:fill="auto"/>
            <w:noWrap/>
            <w:vAlign w:val="center"/>
            <w:hideMark/>
          </w:tcPr>
          <w:p w14:paraId="77EC5965" w14:textId="77777777" w:rsidR="00BB7C6A" w:rsidRPr="00BB7C6A" w:rsidRDefault="000F176D" w:rsidP="000F176D">
            <w:pPr>
              <w:rPr>
                <w:rFonts w:ascii="等线" w:eastAsia="等线" w:hAnsi="等线" w:cs="宋体"/>
                <w:color w:val="000000"/>
                <w:kern w:val="0"/>
                <w:sz w:val="22"/>
              </w:rPr>
            </w:pPr>
            <w:r>
              <w:rPr>
                <w:rFonts w:ascii="等线" w:eastAsia="等线" w:hAnsi="等线" w:cs="宋体" w:hint="eastAsia"/>
                <w:color w:val="000000"/>
                <w:kern w:val="0"/>
                <w:sz w:val="22"/>
              </w:rPr>
              <w:t>输出相位通道，服从axi流模式</w:t>
            </w:r>
          </w:p>
        </w:tc>
      </w:tr>
      <w:tr w:rsidR="00BB7C6A" w:rsidRPr="00BB7C6A" w14:paraId="11A10B8F"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2BE31EBC" w14:textId="77777777" w:rsidR="00BB7C6A" w:rsidRPr="00BB7C6A" w:rsidRDefault="000F176D" w:rsidP="000F176D">
            <w:pPr>
              <w:rPr>
                <w:rFonts w:ascii="等线" w:eastAsia="等线" w:hAnsi="等线" w:cs="宋体"/>
                <w:color w:val="000000"/>
                <w:kern w:val="0"/>
                <w:sz w:val="22"/>
              </w:rPr>
            </w:pPr>
            <w:r>
              <w:rPr>
                <w:rFonts w:ascii="等线" w:eastAsia="等线" w:hAnsi="等线" w:cs="宋体"/>
                <w:color w:val="000000"/>
                <w:kern w:val="0"/>
                <w:sz w:val="22"/>
              </w:rPr>
              <w:t>m</w:t>
            </w:r>
            <w:r>
              <w:rPr>
                <w:rFonts w:ascii="等线" w:eastAsia="等线" w:hAnsi="等线" w:cs="宋体" w:hint="eastAsia"/>
                <w:color w:val="000000"/>
                <w:kern w:val="0"/>
                <w:sz w:val="22"/>
              </w:rPr>
              <w:t>_axis_</w:t>
            </w:r>
            <w:r>
              <w:rPr>
                <w:rFonts w:ascii="等线" w:eastAsia="等线" w:hAnsi="等线" w:cs="宋体"/>
                <w:color w:val="000000"/>
                <w:kern w:val="0"/>
                <w:sz w:val="22"/>
              </w:rPr>
              <w:t>data_xx</w:t>
            </w:r>
          </w:p>
        </w:tc>
        <w:tc>
          <w:tcPr>
            <w:tcW w:w="6256" w:type="dxa"/>
            <w:tcBorders>
              <w:top w:val="nil"/>
              <w:left w:val="nil"/>
              <w:bottom w:val="single" w:sz="4" w:space="0" w:color="auto"/>
              <w:right w:val="single" w:sz="4" w:space="0" w:color="auto"/>
            </w:tcBorders>
            <w:shd w:val="clear" w:color="auto" w:fill="auto"/>
            <w:noWrap/>
            <w:vAlign w:val="center"/>
            <w:hideMark/>
          </w:tcPr>
          <w:p w14:paraId="431EDA14" w14:textId="77777777" w:rsidR="00BB7C6A" w:rsidRPr="00BB7C6A" w:rsidRDefault="000F176D" w:rsidP="000F176D">
            <w:pPr>
              <w:rPr>
                <w:rFonts w:ascii="等线" w:eastAsia="等线" w:hAnsi="等线" w:cs="宋体"/>
                <w:color w:val="000000"/>
                <w:kern w:val="0"/>
                <w:sz w:val="22"/>
              </w:rPr>
            </w:pPr>
            <w:r>
              <w:rPr>
                <w:rFonts w:ascii="等线" w:eastAsia="等线" w:hAnsi="等线" w:cs="宋体" w:hint="eastAsia"/>
                <w:color w:val="000000"/>
                <w:kern w:val="0"/>
                <w:sz w:val="22"/>
              </w:rPr>
              <w:t>输出数据通道，服从axi流模式</w:t>
            </w:r>
          </w:p>
        </w:tc>
      </w:tr>
      <w:tr w:rsidR="00BB7C6A" w:rsidRPr="00BB7C6A" w14:paraId="7E0A6C57"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6A451BB4" w14:textId="77777777" w:rsidR="00BB7C6A" w:rsidRPr="00BB7C6A" w:rsidRDefault="00CD1A03" w:rsidP="00BB7C6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w:t>
            </w:r>
            <w:r w:rsidR="000F176D">
              <w:rPr>
                <w:rFonts w:ascii="等线" w:eastAsia="等线" w:hAnsi="等线" w:cs="宋体"/>
                <w:color w:val="000000"/>
                <w:kern w:val="0"/>
                <w:sz w:val="22"/>
              </w:rPr>
              <w:t>vent_</w:t>
            </w:r>
            <w:r w:rsidR="000F176D">
              <w:rPr>
                <w:rFonts w:ascii="等线" w:eastAsia="等线" w:hAnsi="等线" w:cs="宋体" w:hint="eastAsia"/>
                <w:color w:val="000000"/>
                <w:kern w:val="0"/>
                <w:sz w:val="22"/>
              </w:rPr>
              <w:t>xx</w:t>
            </w:r>
            <w:r w:rsidR="00BB7C6A" w:rsidRPr="00BB7C6A">
              <w:rPr>
                <w:rFonts w:ascii="等线" w:eastAsia="等线" w:hAnsi="等线" w:cs="宋体" w:hint="eastAsia"/>
                <w:color w:val="000000"/>
                <w:kern w:val="0"/>
                <w:sz w:val="22"/>
              </w:rPr>
              <w:t xml:space="preserve"> </w:t>
            </w:r>
          </w:p>
        </w:tc>
        <w:tc>
          <w:tcPr>
            <w:tcW w:w="6256" w:type="dxa"/>
            <w:tcBorders>
              <w:top w:val="nil"/>
              <w:left w:val="nil"/>
              <w:bottom w:val="single" w:sz="4" w:space="0" w:color="auto"/>
              <w:right w:val="single" w:sz="4" w:space="0" w:color="auto"/>
            </w:tcBorders>
            <w:shd w:val="clear" w:color="auto" w:fill="auto"/>
            <w:noWrap/>
            <w:vAlign w:val="center"/>
            <w:hideMark/>
          </w:tcPr>
          <w:p w14:paraId="7844AF6A" w14:textId="77777777" w:rsidR="00BB7C6A" w:rsidRPr="00BB7C6A" w:rsidRDefault="000F176D" w:rsidP="00BB7C6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定义但未使用</w:t>
            </w:r>
          </w:p>
        </w:tc>
      </w:tr>
    </w:tbl>
    <w:p w14:paraId="70EB491A" w14:textId="3259C082" w:rsidR="00BB7C6A" w:rsidRDefault="00F2681B" w:rsidP="00F2681B">
      <w:pPr>
        <w:pStyle w:val="2"/>
        <w:numPr>
          <w:ilvl w:val="1"/>
          <w:numId w:val="1"/>
        </w:numPr>
        <w:rPr>
          <w:shd w:val="clear" w:color="auto" w:fill="FFFFFF"/>
        </w:rPr>
      </w:pPr>
      <w:bookmarkStart w:id="145" w:name="_Toc35510319"/>
      <w:r>
        <w:rPr>
          <w:shd w:val="clear" w:color="auto" w:fill="FFFFFF"/>
        </w:rPr>
        <w:lastRenderedPageBreak/>
        <w:t>M</w:t>
      </w:r>
      <w:r>
        <w:rPr>
          <w:rFonts w:hint="eastAsia"/>
          <w:shd w:val="clear" w:color="auto" w:fill="FFFFFF"/>
        </w:rPr>
        <w:t>atlab</w:t>
      </w:r>
      <w:r>
        <w:rPr>
          <w:rFonts w:hint="eastAsia"/>
          <w:shd w:val="clear" w:color="auto" w:fill="FFFFFF"/>
        </w:rPr>
        <w:t>仿真</w:t>
      </w:r>
      <w:bookmarkEnd w:id="145"/>
    </w:p>
    <w:p w14:paraId="1C69427F" w14:textId="77777777" w:rsidR="00F2681B" w:rsidRDefault="00F2681B" w:rsidP="00F2681B">
      <w:r>
        <w:t xml:space="preserve">clear </w:t>
      </w:r>
    </w:p>
    <w:p w14:paraId="0D28D3F6" w14:textId="77777777" w:rsidR="00F2681B" w:rsidRDefault="00F2681B" w:rsidP="00F2681B">
      <w:r>
        <w:t>close all</w:t>
      </w:r>
    </w:p>
    <w:p w14:paraId="72584554" w14:textId="77777777" w:rsidR="00F2681B" w:rsidRDefault="00F2681B" w:rsidP="00F2681B">
      <w:r>
        <w:t>clc</w:t>
      </w:r>
    </w:p>
    <w:p w14:paraId="3F6893DD" w14:textId="77777777" w:rsidR="00F2681B" w:rsidRDefault="00F2681B" w:rsidP="00F2681B">
      <w:r>
        <w:rPr>
          <w:rFonts w:hint="eastAsia"/>
        </w:rPr>
        <w:t>%</w:t>
      </w:r>
      <w:r>
        <w:rPr>
          <w:rFonts w:hint="eastAsia"/>
        </w:rPr>
        <w:t>原始信号参数</w:t>
      </w:r>
    </w:p>
    <w:p w14:paraId="29FD51F0" w14:textId="634A4868" w:rsidR="00F2681B" w:rsidRDefault="00F2681B" w:rsidP="00F2681B">
      <w:r>
        <w:t xml:space="preserve">Aa=2;            </w:t>
      </w:r>
      <w:r w:rsidR="00D2709C">
        <w:tab/>
      </w:r>
      <w:r>
        <w:t>%amplify</w:t>
      </w:r>
    </w:p>
    <w:p w14:paraId="763D370E" w14:textId="33C8A6C2" w:rsidR="00F2681B" w:rsidRDefault="00F2681B" w:rsidP="00F2681B">
      <w:r>
        <w:t xml:space="preserve">fa=5;               </w:t>
      </w:r>
      <w:r w:rsidR="00D2709C">
        <w:tab/>
      </w:r>
      <w:r>
        <w:t>%Hz</w:t>
      </w:r>
    </w:p>
    <w:p w14:paraId="2576103E" w14:textId="33B22650" w:rsidR="00F2681B" w:rsidRDefault="00F2681B" w:rsidP="00F2681B">
      <w:r>
        <w:t xml:space="preserve">wa=2*pi*fa;         </w:t>
      </w:r>
      <w:r w:rsidR="00D2709C">
        <w:tab/>
      </w:r>
      <w:r>
        <w:t>%rad/s</w:t>
      </w:r>
    </w:p>
    <w:p w14:paraId="3D59F39D" w14:textId="547489A0" w:rsidR="00F2681B" w:rsidRDefault="00F2681B" w:rsidP="00F2681B">
      <w:r>
        <w:t xml:space="preserve">pa=0;               </w:t>
      </w:r>
      <w:r w:rsidR="00D2709C">
        <w:tab/>
      </w:r>
      <w:r>
        <w:t>%rad</w:t>
      </w:r>
    </w:p>
    <w:p w14:paraId="3EE3A6C0" w14:textId="77777777" w:rsidR="00F2681B" w:rsidRDefault="00F2681B" w:rsidP="00F2681B">
      <w:r>
        <w:rPr>
          <w:rFonts w:hint="eastAsia"/>
        </w:rPr>
        <w:t>%</w:t>
      </w:r>
      <w:r>
        <w:rPr>
          <w:rFonts w:hint="eastAsia"/>
        </w:rPr>
        <w:t>载波信号参数</w:t>
      </w:r>
    </w:p>
    <w:p w14:paraId="3E80EFFD" w14:textId="4D95A5FA" w:rsidR="00F2681B" w:rsidRDefault="00F2681B" w:rsidP="00F2681B">
      <w:r>
        <w:t xml:space="preserve">Ac=2;           </w:t>
      </w:r>
      <w:r w:rsidR="00D2709C">
        <w:tab/>
      </w:r>
      <w:r w:rsidR="00D2709C">
        <w:tab/>
      </w:r>
      <w:r>
        <w:t>%amplify</w:t>
      </w:r>
    </w:p>
    <w:p w14:paraId="73838763" w14:textId="15D0B2AB" w:rsidR="00F2681B" w:rsidRDefault="00F2681B" w:rsidP="00F2681B">
      <w:r>
        <w:t xml:space="preserve">fc=10;              </w:t>
      </w:r>
      <w:r w:rsidR="00D2709C">
        <w:tab/>
      </w:r>
      <w:r>
        <w:t>%Hz</w:t>
      </w:r>
    </w:p>
    <w:p w14:paraId="17EDCFF0" w14:textId="010D37EC" w:rsidR="00F2681B" w:rsidRDefault="00F2681B" w:rsidP="00F2681B">
      <w:r>
        <w:t xml:space="preserve">wc=2*pi*fc;         </w:t>
      </w:r>
      <w:r w:rsidR="00D2709C">
        <w:tab/>
      </w:r>
      <w:r>
        <w:t>%rad/s</w:t>
      </w:r>
    </w:p>
    <w:p w14:paraId="194EDE1E" w14:textId="732712E0" w:rsidR="00F2681B" w:rsidRDefault="00F2681B" w:rsidP="00F2681B">
      <w:r>
        <w:t xml:space="preserve">pc=0;               </w:t>
      </w:r>
      <w:r w:rsidR="00D2709C">
        <w:tab/>
      </w:r>
      <w:r>
        <w:t>%rad</w:t>
      </w:r>
    </w:p>
    <w:p w14:paraId="01ABD3A8" w14:textId="77777777" w:rsidR="00F2681B" w:rsidRDefault="00F2681B" w:rsidP="00F2681B">
      <w:r>
        <w:rPr>
          <w:rFonts w:hint="eastAsia"/>
        </w:rPr>
        <w:t>%</w:t>
      </w:r>
      <w:r>
        <w:rPr>
          <w:rFonts w:hint="eastAsia"/>
        </w:rPr>
        <w:t>采样</w:t>
      </w:r>
    </w:p>
    <w:p w14:paraId="37E394B2" w14:textId="574216A8" w:rsidR="00F2681B" w:rsidRDefault="00F2681B" w:rsidP="00F2681B">
      <w:r>
        <w:rPr>
          <w:rFonts w:hint="eastAsia"/>
        </w:rPr>
        <w:t xml:space="preserve">T=1;                </w:t>
      </w:r>
      <w:r w:rsidR="00D2709C">
        <w:tab/>
      </w:r>
      <w:r>
        <w:rPr>
          <w:rFonts w:hint="eastAsia"/>
        </w:rPr>
        <w:t>%s  %</w:t>
      </w:r>
      <w:r>
        <w:rPr>
          <w:rFonts w:hint="eastAsia"/>
        </w:rPr>
        <w:t>观测时间</w:t>
      </w:r>
    </w:p>
    <w:p w14:paraId="30CC4124" w14:textId="3D0C19C8" w:rsidR="00F2681B" w:rsidRDefault="00F2681B" w:rsidP="00F2681B">
      <w:r>
        <w:rPr>
          <w:rFonts w:hint="eastAsia"/>
        </w:rPr>
        <w:t xml:space="preserve">fs=100*fc;          </w:t>
      </w:r>
      <w:r w:rsidR="00D2709C">
        <w:tab/>
      </w:r>
      <w:r>
        <w:rPr>
          <w:rFonts w:hint="eastAsia"/>
        </w:rPr>
        <w:t>%Hz %</w:t>
      </w:r>
      <w:r>
        <w:rPr>
          <w:rFonts w:hint="eastAsia"/>
        </w:rPr>
        <w:t>采样频率</w:t>
      </w:r>
    </w:p>
    <w:p w14:paraId="26EBCFB5" w14:textId="1445DD28" w:rsidR="00F2681B" w:rsidRDefault="00F2681B" w:rsidP="00F2681B">
      <w:r>
        <w:rPr>
          <w:rFonts w:hint="eastAsia"/>
        </w:rPr>
        <w:t xml:space="preserve">d=1/fs;             </w:t>
      </w:r>
      <w:r w:rsidR="00D2709C">
        <w:tab/>
      </w:r>
      <w:r>
        <w:rPr>
          <w:rFonts w:hint="eastAsia"/>
        </w:rPr>
        <w:t>%s  %</w:t>
      </w:r>
      <w:r>
        <w:rPr>
          <w:rFonts w:hint="eastAsia"/>
        </w:rPr>
        <w:t>采样间隔</w:t>
      </w:r>
    </w:p>
    <w:p w14:paraId="3F8C0D20" w14:textId="77777777" w:rsidR="00F2681B" w:rsidRDefault="00F2681B" w:rsidP="00F2681B">
      <w:r>
        <w:rPr>
          <w:rFonts w:hint="eastAsia"/>
        </w:rPr>
        <w:t xml:space="preserve">t=0:d:T;       </w:t>
      </w:r>
      <w:r>
        <w:rPr>
          <w:rFonts w:hint="eastAsia"/>
        </w:rPr>
        <w:tab/>
      </w:r>
      <w:r>
        <w:rPr>
          <w:rFonts w:hint="eastAsia"/>
        </w:rPr>
        <w:tab/>
        <w:t>%</w:t>
      </w:r>
      <w:r>
        <w:rPr>
          <w:rFonts w:hint="eastAsia"/>
        </w:rPr>
        <w:t>离散时间</w:t>
      </w:r>
      <w:r>
        <w:rPr>
          <w:rFonts w:hint="eastAsia"/>
        </w:rPr>
        <w:t>t</w:t>
      </w:r>
    </w:p>
    <w:p w14:paraId="7AE04B34" w14:textId="1D6BFDAE" w:rsidR="00F2681B" w:rsidRDefault="00F2681B" w:rsidP="00F2681B">
      <w:r>
        <w:rPr>
          <w:rFonts w:hint="eastAsia"/>
        </w:rPr>
        <w:t xml:space="preserve">I=Aa*sin(wa*t+pa);  </w:t>
      </w:r>
      <w:r w:rsidR="00D2709C">
        <w:tab/>
      </w:r>
      <w:r>
        <w:rPr>
          <w:rFonts w:hint="eastAsia"/>
        </w:rPr>
        <w:t>%I</w:t>
      </w:r>
      <w:r>
        <w:rPr>
          <w:rFonts w:hint="eastAsia"/>
        </w:rPr>
        <w:t>信号</w:t>
      </w:r>
    </w:p>
    <w:p w14:paraId="09B20E25" w14:textId="52EFBD19" w:rsidR="00F2681B" w:rsidRDefault="00F2681B" w:rsidP="00F2681B">
      <w:r>
        <w:rPr>
          <w:rFonts w:hint="eastAsia"/>
        </w:rPr>
        <w:t xml:space="preserve">Q=Aa*cos(wa*t+pa);  </w:t>
      </w:r>
      <w:r w:rsidR="00D2709C">
        <w:tab/>
      </w:r>
      <w:r>
        <w:rPr>
          <w:rFonts w:hint="eastAsia"/>
        </w:rPr>
        <w:t>%Q</w:t>
      </w:r>
      <w:r>
        <w:rPr>
          <w:rFonts w:hint="eastAsia"/>
        </w:rPr>
        <w:t>信号</w:t>
      </w:r>
    </w:p>
    <w:p w14:paraId="0ED5457C" w14:textId="77777777" w:rsidR="00F2681B" w:rsidRDefault="00F2681B" w:rsidP="00F2681B"/>
    <w:p w14:paraId="26D767B0" w14:textId="52364D76" w:rsidR="00F2681B" w:rsidRDefault="00F2681B" w:rsidP="00F2681B">
      <w:r>
        <w:rPr>
          <w:rFonts w:hint="eastAsia"/>
        </w:rPr>
        <w:t xml:space="preserve">Csin=Ac*sin(wc*t+pc);  </w:t>
      </w:r>
      <w:r w:rsidR="00D2709C">
        <w:tab/>
      </w:r>
      <w:r>
        <w:rPr>
          <w:rFonts w:hint="eastAsia"/>
        </w:rPr>
        <w:t>%</w:t>
      </w:r>
      <w:r>
        <w:rPr>
          <w:rFonts w:hint="eastAsia"/>
        </w:rPr>
        <w:t>载波正弦信号</w:t>
      </w:r>
    </w:p>
    <w:p w14:paraId="30B182E9" w14:textId="0846787E" w:rsidR="00F2681B" w:rsidRDefault="00F2681B" w:rsidP="00F2681B">
      <w:r>
        <w:rPr>
          <w:rFonts w:hint="eastAsia"/>
        </w:rPr>
        <w:t xml:space="preserve">Ccos=Ac*cos(wc*t+pc);  </w:t>
      </w:r>
      <w:r w:rsidR="00D2709C">
        <w:tab/>
      </w:r>
      <w:r>
        <w:rPr>
          <w:rFonts w:hint="eastAsia"/>
        </w:rPr>
        <w:t>%</w:t>
      </w:r>
      <w:r>
        <w:rPr>
          <w:rFonts w:hint="eastAsia"/>
        </w:rPr>
        <w:t>载波余弦信号</w:t>
      </w:r>
    </w:p>
    <w:p w14:paraId="24F7F26C" w14:textId="77777777" w:rsidR="00F2681B" w:rsidRDefault="00F2681B" w:rsidP="00F2681B">
      <w:r>
        <w:t>%cos(a+b)=cosacosb-sinasinb</w:t>
      </w:r>
    </w:p>
    <w:p w14:paraId="571BE18A" w14:textId="77777777" w:rsidR="00F2681B" w:rsidRDefault="00F2681B" w:rsidP="00F2681B">
      <w:r>
        <w:t>%sin(a+b)=sinacosb+cosasinb</w:t>
      </w:r>
    </w:p>
    <w:p w14:paraId="63A84FD6" w14:textId="12893E56" w:rsidR="00F2681B" w:rsidRDefault="00F2681B" w:rsidP="00F2681B">
      <w:r>
        <w:rPr>
          <w:rFonts w:hint="eastAsia"/>
        </w:rPr>
        <w:t xml:space="preserve">Cacos=Q.*Ccos-I.*Csin; </w:t>
      </w:r>
      <w:r w:rsidR="00D2709C">
        <w:tab/>
      </w:r>
      <w:r>
        <w:rPr>
          <w:rFonts w:hint="eastAsia"/>
        </w:rPr>
        <w:t>%DUC</w:t>
      </w:r>
      <w:r>
        <w:rPr>
          <w:rFonts w:hint="eastAsia"/>
        </w:rPr>
        <w:t>后</w:t>
      </w:r>
      <w:r>
        <w:rPr>
          <w:rFonts w:hint="eastAsia"/>
        </w:rPr>
        <w:t>Ca</w:t>
      </w:r>
      <w:r>
        <w:rPr>
          <w:rFonts w:hint="eastAsia"/>
        </w:rPr>
        <w:t>余弦信号</w:t>
      </w:r>
    </w:p>
    <w:p w14:paraId="4B0BA360" w14:textId="36292470" w:rsidR="00F2681B" w:rsidRDefault="00F2681B" w:rsidP="00F2681B">
      <w:r>
        <w:rPr>
          <w:rFonts w:hint="eastAsia"/>
        </w:rPr>
        <w:t xml:space="preserve">Casin=I.*Ccos+Q.*Csin; </w:t>
      </w:r>
      <w:r w:rsidR="00D2709C">
        <w:tab/>
      </w:r>
      <w:r>
        <w:rPr>
          <w:rFonts w:hint="eastAsia"/>
        </w:rPr>
        <w:t>%DUC</w:t>
      </w:r>
      <w:r>
        <w:rPr>
          <w:rFonts w:hint="eastAsia"/>
        </w:rPr>
        <w:t>后</w:t>
      </w:r>
      <w:r>
        <w:rPr>
          <w:rFonts w:hint="eastAsia"/>
        </w:rPr>
        <w:t>Ca</w:t>
      </w:r>
      <w:r>
        <w:rPr>
          <w:rFonts w:hint="eastAsia"/>
        </w:rPr>
        <w:t>正弦信号</w:t>
      </w:r>
    </w:p>
    <w:p w14:paraId="18878387" w14:textId="77777777" w:rsidR="00F2681B" w:rsidRDefault="00F2681B" w:rsidP="00F2681B">
      <w:r>
        <w:t>%cos(a-b)=cosacosb+sinasinb</w:t>
      </w:r>
    </w:p>
    <w:p w14:paraId="21CD89DE" w14:textId="77777777" w:rsidR="00F2681B" w:rsidRDefault="00F2681B" w:rsidP="00F2681B">
      <w:r>
        <w:t>%sin(a-b)=sinacosb-cosasinb</w:t>
      </w:r>
    </w:p>
    <w:p w14:paraId="652EC97C" w14:textId="6367A331" w:rsidR="00F2681B" w:rsidRDefault="00F2681B" w:rsidP="00F2681B">
      <w:r>
        <w:rPr>
          <w:rFonts w:hint="eastAsia"/>
        </w:rPr>
        <w:t>I1=Cacos.*Ccos+Casin.*Csin;</w:t>
      </w:r>
      <w:r w:rsidR="00D2709C">
        <w:tab/>
      </w:r>
      <w:r>
        <w:rPr>
          <w:rFonts w:hint="eastAsia"/>
        </w:rPr>
        <w:t>%DDC</w:t>
      </w:r>
      <w:r>
        <w:rPr>
          <w:rFonts w:hint="eastAsia"/>
        </w:rPr>
        <w:t>后</w:t>
      </w:r>
      <w:r>
        <w:rPr>
          <w:rFonts w:hint="eastAsia"/>
        </w:rPr>
        <w:t>I1</w:t>
      </w:r>
      <w:r>
        <w:rPr>
          <w:rFonts w:hint="eastAsia"/>
        </w:rPr>
        <w:t>余弦信号</w:t>
      </w:r>
    </w:p>
    <w:p w14:paraId="4EF490F5" w14:textId="19EC8C15" w:rsidR="00F2681B" w:rsidRDefault="00F2681B" w:rsidP="00F2681B">
      <w:r>
        <w:rPr>
          <w:rFonts w:hint="eastAsia"/>
        </w:rPr>
        <w:t>Q1=Casin.*Ccos-Cacos.*Csin;</w:t>
      </w:r>
      <w:r w:rsidR="00D2709C">
        <w:tab/>
      </w:r>
      <w:r>
        <w:rPr>
          <w:rFonts w:hint="eastAsia"/>
        </w:rPr>
        <w:t>%DDC</w:t>
      </w:r>
      <w:r>
        <w:rPr>
          <w:rFonts w:hint="eastAsia"/>
        </w:rPr>
        <w:t>后</w:t>
      </w:r>
      <w:r>
        <w:rPr>
          <w:rFonts w:hint="eastAsia"/>
        </w:rPr>
        <w:t>Q1</w:t>
      </w:r>
      <w:r>
        <w:rPr>
          <w:rFonts w:hint="eastAsia"/>
        </w:rPr>
        <w:t>正弦信号</w:t>
      </w:r>
    </w:p>
    <w:p w14:paraId="1769EAF6" w14:textId="77777777" w:rsidR="00F2681B" w:rsidRDefault="00F2681B" w:rsidP="00F2681B">
      <w:r>
        <w:t>figure(1)</w:t>
      </w:r>
    </w:p>
    <w:p w14:paraId="55679EAE" w14:textId="77777777" w:rsidR="00F2681B" w:rsidRDefault="00F2681B" w:rsidP="00F2681B">
      <w:r>
        <w:rPr>
          <w:rFonts w:hint="eastAsia"/>
        </w:rPr>
        <w:t>subplot(8,1,1);%</w:t>
      </w:r>
      <w:r>
        <w:rPr>
          <w:rFonts w:hint="eastAsia"/>
        </w:rPr>
        <w:t>画图</w:t>
      </w:r>
      <w:r>
        <w:rPr>
          <w:rFonts w:hint="eastAsia"/>
        </w:rPr>
        <w:t xml:space="preserve"> </w:t>
      </w:r>
    </w:p>
    <w:p w14:paraId="033F65B6" w14:textId="77777777" w:rsidR="00F2681B" w:rsidRDefault="00F2681B" w:rsidP="00F2681B">
      <w:r>
        <w:rPr>
          <w:rFonts w:hint="eastAsia"/>
        </w:rPr>
        <w:t>plot(t,I);xlabel('t');title('I');%</w:t>
      </w:r>
      <w:r>
        <w:rPr>
          <w:rFonts w:hint="eastAsia"/>
        </w:rPr>
        <w:t>画</w:t>
      </w:r>
      <w:r>
        <w:rPr>
          <w:rFonts w:hint="eastAsia"/>
        </w:rPr>
        <w:t>I</w:t>
      </w:r>
      <w:r>
        <w:rPr>
          <w:rFonts w:hint="eastAsia"/>
        </w:rPr>
        <w:t>的原始波形</w:t>
      </w:r>
    </w:p>
    <w:p w14:paraId="322DAB32" w14:textId="77777777" w:rsidR="00F2681B" w:rsidRDefault="00F2681B" w:rsidP="00F2681B">
      <w:r>
        <w:rPr>
          <w:rFonts w:hint="eastAsia"/>
        </w:rPr>
        <w:t>subplot(8,1,2);%</w:t>
      </w:r>
      <w:r>
        <w:rPr>
          <w:rFonts w:hint="eastAsia"/>
        </w:rPr>
        <w:t>画图</w:t>
      </w:r>
      <w:r>
        <w:rPr>
          <w:rFonts w:hint="eastAsia"/>
        </w:rPr>
        <w:t xml:space="preserve"> </w:t>
      </w:r>
    </w:p>
    <w:p w14:paraId="1D0D59DC" w14:textId="77777777" w:rsidR="00F2681B" w:rsidRDefault="00F2681B" w:rsidP="00F2681B">
      <w:r>
        <w:rPr>
          <w:rFonts w:hint="eastAsia"/>
        </w:rPr>
        <w:t>plot(t,Q);xlabel('t');title('Q');%</w:t>
      </w:r>
      <w:r>
        <w:rPr>
          <w:rFonts w:hint="eastAsia"/>
        </w:rPr>
        <w:t>画</w:t>
      </w:r>
      <w:r>
        <w:rPr>
          <w:rFonts w:hint="eastAsia"/>
        </w:rPr>
        <w:t>Q</w:t>
      </w:r>
      <w:r>
        <w:rPr>
          <w:rFonts w:hint="eastAsia"/>
        </w:rPr>
        <w:t>的原始波形</w:t>
      </w:r>
    </w:p>
    <w:p w14:paraId="243D1C59" w14:textId="77777777" w:rsidR="00F2681B" w:rsidRDefault="00F2681B" w:rsidP="00F2681B">
      <w:r>
        <w:rPr>
          <w:rFonts w:hint="eastAsia"/>
        </w:rPr>
        <w:t>subplot(8,1,3);%</w:t>
      </w:r>
      <w:r>
        <w:rPr>
          <w:rFonts w:hint="eastAsia"/>
        </w:rPr>
        <w:t>画图</w:t>
      </w:r>
      <w:r>
        <w:rPr>
          <w:rFonts w:hint="eastAsia"/>
        </w:rPr>
        <w:t xml:space="preserve"> </w:t>
      </w:r>
    </w:p>
    <w:p w14:paraId="57754A7D" w14:textId="77777777" w:rsidR="00F2681B" w:rsidRDefault="00F2681B" w:rsidP="00F2681B">
      <w:r>
        <w:rPr>
          <w:rFonts w:hint="eastAsia"/>
        </w:rPr>
        <w:t>plot(t,Csin);xlabel('t');title('Csin');%</w:t>
      </w:r>
      <w:r>
        <w:rPr>
          <w:rFonts w:hint="eastAsia"/>
        </w:rPr>
        <w:t>画载波正弦信号</w:t>
      </w:r>
    </w:p>
    <w:p w14:paraId="49B7742D" w14:textId="77777777" w:rsidR="00F2681B" w:rsidRDefault="00F2681B" w:rsidP="00F2681B">
      <w:r>
        <w:rPr>
          <w:rFonts w:hint="eastAsia"/>
        </w:rPr>
        <w:t>subplot(8,1,4);%</w:t>
      </w:r>
      <w:r>
        <w:rPr>
          <w:rFonts w:hint="eastAsia"/>
        </w:rPr>
        <w:t>画图</w:t>
      </w:r>
      <w:r>
        <w:rPr>
          <w:rFonts w:hint="eastAsia"/>
        </w:rPr>
        <w:t xml:space="preserve"> </w:t>
      </w:r>
    </w:p>
    <w:p w14:paraId="1DF0C93A" w14:textId="77777777" w:rsidR="00F2681B" w:rsidRDefault="00F2681B" w:rsidP="00F2681B">
      <w:r>
        <w:rPr>
          <w:rFonts w:hint="eastAsia"/>
        </w:rPr>
        <w:t>plot(t,Ccos);xlabel('t');title('Ccos');%</w:t>
      </w:r>
      <w:r>
        <w:rPr>
          <w:rFonts w:hint="eastAsia"/>
        </w:rPr>
        <w:t>画载波余弦信号</w:t>
      </w:r>
    </w:p>
    <w:p w14:paraId="3964789B" w14:textId="77777777" w:rsidR="00F2681B" w:rsidRDefault="00F2681B" w:rsidP="00F2681B">
      <w:r>
        <w:rPr>
          <w:rFonts w:hint="eastAsia"/>
        </w:rPr>
        <w:t>subplot(8,1,5);%</w:t>
      </w:r>
      <w:r>
        <w:rPr>
          <w:rFonts w:hint="eastAsia"/>
        </w:rPr>
        <w:t>画图</w:t>
      </w:r>
      <w:r>
        <w:rPr>
          <w:rFonts w:hint="eastAsia"/>
        </w:rPr>
        <w:t xml:space="preserve"> </w:t>
      </w:r>
    </w:p>
    <w:p w14:paraId="5E73B789" w14:textId="77777777" w:rsidR="00F2681B" w:rsidRDefault="00F2681B" w:rsidP="00F2681B">
      <w:r>
        <w:rPr>
          <w:rFonts w:hint="eastAsia"/>
        </w:rPr>
        <w:lastRenderedPageBreak/>
        <w:t>plot(t,Casin);xlabel('t');title('Casin');%</w:t>
      </w:r>
      <w:r>
        <w:rPr>
          <w:rFonts w:hint="eastAsia"/>
        </w:rPr>
        <w:t>画</w:t>
      </w:r>
      <w:r>
        <w:rPr>
          <w:rFonts w:hint="eastAsia"/>
        </w:rPr>
        <w:t>DUC</w:t>
      </w:r>
      <w:r>
        <w:rPr>
          <w:rFonts w:hint="eastAsia"/>
        </w:rPr>
        <w:t>正弦信号</w:t>
      </w:r>
    </w:p>
    <w:p w14:paraId="1854EBD2" w14:textId="77777777" w:rsidR="00F2681B" w:rsidRDefault="00F2681B" w:rsidP="00F2681B">
      <w:r>
        <w:rPr>
          <w:rFonts w:hint="eastAsia"/>
        </w:rPr>
        <w:t>subplot(8,1,6);%</w:t>
      </w:r>
      <w:r>
        <w:rPr>
          <w:rFonts w:hint="eastAsia"/>
        </w:rPr>
        <w:t>画图</w:t>
      </w:r>
      <w:r>
        <w:rPr>
          <w:rFonts w:hint="eastAsia"/>
        </w:rPr>
        <w:t xml:space="preserve"> </w:t>
      </w:r>
    </w:p>
    <w:p w14:paraId="0CE7A418" w14:textId="77777777" w:rsidR="00F2681B" w:rsidRDefault="00F2681B" w:rsidP="00F2681B">
      <w:r>
        <w:rPr>
          <w:rFonts w:hint="eastAsia"/>
        </w:rPr>
        <w:t>plot(t,Cacos);xlabel('t');title('Cacos');%</w:t>
      </w:r>
      <w:r>
        <w:rPr>
          <w:rFonts w:hint="eastAsia"/>
        </w:rPr>
        <w:t>画</w:t>
      </w:r>
      <w:r>
        <w:rPr>
          <w:rFonts w:hint="eastAsia"/>
        </w:rPr>
        <w:t>DUC</w:t>
      </w:r>
      <w:r>
        <w:rPr>
          <w:rFonts w:hint="eastAsia"/>
        </w:rPr>
        <w:t>余弦信号</w:t>
      </w:r>
    </w:p>
    <w:p w14:paraId="2D8EE72A" w14:textId="77777777" w:rsidR="00F2681B" w:rsidRDefault="00F2681B" w:rsidP="00F2681B">
      <w:r>
        <w:rPr>
          <w:rFonts w:hint="eastAsia"/>
        </w:rPr>
        <w:t>subplot(8,1,7);%</w:t>
      </w:r>
      <w:r>
        <w:rPr>
          <w:rFonts w:hint="eastAsia"/>
        </w:rPr>
        <w:t>画图</w:t>
      </w:r>
      <w:r>
        <w:rPr>
          <w:rFonts w:hint="eastAsia"/>
        </w:rPr>
        <w:t xml:space="preserve"> </w:t>
      </w:r>
    </w:p>
    <w:p w14:paraId="5E4703CF" w14:textId="77777777" w:rsidR="00F2681B" w:rsidRDefault="00F2681B" w:rsidP="00F2681B">
      <w:r>
        <w:rPr>
          <w:rFonts w:hint="eastAsia"/>
        </w:rPr>
        <w:t>plot(t,Q1);xlabel('t');title('Q1');%</w:t>
      </w:r>
      <w:r>
        <w:rPr>
          <w:rFonts w:hint="eastAsia"/>
        </w:rPr>
        <w:t>画</w:t>
      </w:r>
      <w:r>
        <w:rPr>
          <w:rFonts w:hint="eastAsia"/>
        </w:rPr>
        <w:t>DDC</w:t>
      </w:r>
      <w:r>
        <w:rPr>
          <w:rFonts w:hint="eastAsia"/>
        </w:rPr>
        <w:t>正弦信号</w:t>
      </w:r>
    </w:p>
    <w:p w14:paraId="6569F5F6" w14:textId="77777777" w:rsidR="00F2681B" w:rsidRDefault="00F2681B" w:rsidP="00F2681B">
      <w:r>
        <w:rPr>
          <w:rFonts w:hint="eastAsia"/>
        </w:rPr>
        <w:t>subplot(8,1,8);%</w:t>
      </w:r>
      <w:r>
        <w:rPr>
          <w:rFonts w:hint="eastAsia"/>
        </w:rPr>
        <w:t>画图</w:t>
      </w:r>
      <w:r>
        <w:rPr>
          <w:rFonts w:hint="eastAsia"/>
        </w:rPr>
        <w:t xml:space="preserve"> </w:t>
      </w:r>
    </w:p>
    <w:p w14:paraId="383B0ACD" w14:textId="2D0DCF6F" w:rsidR="00F2681B" w:rsidRPr="00F2681B" w:rsidRDefault="00F2681B" w:rsidP="00F2681B">
      <w:r>
        <w:rPr>
          <w:rFonts w:hint="eastAsia"/>
        </w:rPr>
        <w:t>plot(t,I1);xlabel('t');title('I1');%</w:t>
      </w:r>
      <w:r>
        <w:rPr>
          <w:rFonts w:hint="eastAsia"/>
        </w:rPr>
        <w:t>画</w:t>
      </w:r>
      <w:r>
        <w:rPr>
          <w:rFonts w:hint="eastAsia"/>
        </w:rPr>
        <w:t>DDC</w:t>
      </w:r>
      <w:r>
        <w:rPr>
          <w:rFonts w:hint="eastAsia"/>
        </w:rPr>
        <w:t>余弦信号</w:t>
      </w:r>
    </w:p>
    <w:p w14:paraId="1AACC4AB" w14:textId="77777777" w:rsidR="00660D24" w:rsidRDefault="00A923EF" w:rsidP="00660D24">
      <w:pPr>
        <w:keepNext/>
        <w:widowControl/>
        <w:jc w:val="center"/>
      </w:pPr>
      <w:r w:rsidRPr="00AB3BBE">
        <w:br w:type="page"/>
      </w:r>
      <w:r w:rsidR="00F2681B" w:rsidRPr="00F2681B">
        <w:rPr>
          <w:noProof/>
        </w:rPr>
        <w:lastRenderedPageBreak/>
        <w:drawing>
          <wp:inline distT="0" distB="0" distL="0" distR="0" wp14:anchorId="0D89D15C" wp14:editId="6A484DF2">
            <wp:extent cx="5274310" cy="4876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274310" cy="4876800"/>
                    </a:xfrm>
                    <a:prstGeom prst="rect">
                      <a:avLst/>
                    </a:prstGeom>
                    <a:noFill/>
                    <a:ln>
                      <a:noFill/>
                    </a:ln>
                  </pic:spPr>
                </pic:pic>
              </a:graphicData>
            </a:graphic>
          </wp:inline>
        </w:drawing>
      </w:r>
    </w:p>
    <w:p w14:paraId="0D606242" w14:textId="1872986E" w:rsidR="00A923EF" w:rsidRDefault="00660D24" w:rsidP="00660D24">
      <w:pPr>
        <w:pStyle w:val="af7"/>
        <w:jc w:val="center"/>
        <w:rPr>
          <w:b/>
          <w:bCs/>
          <w:kern w:val="44"/>
          <w:sz w:val="44"/>
          <w:szCs w:val="44"/>
          <w:lang w:val="zh-CN"/>
        </w:rPr>
      </w:pPr>
      <w:bookmarkStart w:id="146" w:name="_Toc35510363"/>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37</w:t>
      </w:r>
      <w:r>
        <w:fldChar w:fldCharType="end"/>
      </w:r>
      <w:r>
        <w:rPr>
          <w:rFonts w:hint="eastAsia"/>
        </w:rPr>
        <w:t>DUC</w:t>
      </w:r>
      <w:r>
        <w:t xml:space="preserve"> </w:t>
      </w:r>
      <w:r>
        <w:rPr>
          <w:rFonts w:hint="eastAsia"/>
        </w:rPr>
        <w:t>DDC</w:t>
      </w:r>
      <w:r>
        <w:t xml:space="preserve"> </w:t>
      </w:r>
      <w:r>
        <w:rPr>
          <w:rFonts w:hint="eastAsia"/>
        </w:rPr>
        <w:t>Matlab</w:t>
      </w:r>
      <w:r>
        <w:rPr>
          <w:rFonts w:hint="eastAsia"/>
        </w:rPr>
        <w:t>仿真</w:t>
      </w:r>
      <w:bookmarkEnd w:id="146"/>
    </w:p>
    <w:p w14:paraId="45A64289" w14:textId="0D9D0773" w:rsidR="00646757" w:rsidRDefault="004B496D" w:rsidP="00BC3653">
      <w:pPr>
        <w:pStyle w:val="1"/>
        <w:numPr>
          <w:ilvl w:val="0"/>
          <w:numId w:val="1"/>
        </w:numPr>
        <w:rPr>
          <w:lang w:val="zh-CN"/>
        </w:rPr>
      </w:pPr>
      <w:bookmarkStart w:id="147" w:name="_Toc35510320"/>
      <w:r>
        <w:rPr>
          <w:rFonts w:hint="eastAsia"/>
          <w:lang w:val="zh-CN"/>
        </w:rPr>
        <w:t>204B</w:t>
      </w:r>
      <w:r>
        <w:rPr>
          <w:rFonts w:hint="eastAsia"/>
          <w:lang w:val="zh-CN"/>
        </w:rPr>
        <w:t>接口</w:t>
      </w:r>
      <w:bookmarkEnd w:id="147"/>
    </w:p>
    <w:p w14:paraId="18165407" w14:textId="34BE9DED" w:rsidR="002117E3" w:rsidRPr="002117E3" w:rsidRDefault="002117E3" w:rsidP="002117E3">
      <w:pPr>
        <w:rPr>
          <w:rFonts w:ascii="等线" w:eastAsia="等线" w:hAnsi="等线" w:cs="宋体"/>
          <w:color w:val="000000"/>
          <w:kern w:val="0"/>
          <w:sz w:val="22"/>
        </w:rPr>
      </w:pPr>
      <w:r w:rsidRPr="002117E3">
        <w:rPr>
          <w:rFonts w:ascii="等线" w:eastAsia="等线" w:hAnsi="等线" w:cs="宋体"/>
          <w:color w:val="000000"/>
          <w:kern w:val="0"/>
          <w:sz w:val="22"/>
        </w:rPr>
        <w:t>JESD204是一个高速串行接口，用于连接模拟数字转换器(</w:t>
      </w:r>
      <w:r w:rsidRPr="002117E3">
        <w:rPr>
          <w:rFonts w:ascii="等线" w:eastAsia="等线" w:hAnsi="等线" w:cs="宋体" w:hint="eastAsia"/>
          <w:color w:val="000000"/>
          <w:kern w:val="0"/>
          <w:sz w:val="22"/>
        </w:rPr>
        <w:t>ADC</w:t>
      </w:r>
      <w:r w:rsidRPr="002117E3">
        <w:rPr>
          <w:rFonts w:ascii="等线" w:eastAsia="等线" w:hAnsi="等线" w:cs="宋体"/>
          <w:color w:val="000000"/>
          <w:kern w:val="0"/>
          <w:sz w:val="22"/>
        </w:rPr>
        <w:t>)和数模转换器(DAC)逻辑器件。JESD204接口是在JEDEC®JESD204B规范</w:t>
      </w:r>
      <w:r w:rsidR="00304920" w:rsidRPr="002117E3">
        <w:rPr>
          <w:rFonts w:ascii="等线" w:eastAsia="等线" w:hAnsi="等线" w:cs="宋体" w:hint="eastAsia"/>
          <w:color w:val="000000"/>
          <w:kern w:val="0"/>
          <w:sz w:val="22"/>
        </w:rPr>
        <w:t>《</w:t>
      </w:r>
      <w:r w:rsidR="00304920" w:rsidRPr="002117E3">
        <w:rPr>
          <w:rFonts w:ascii="等线" w:eastAsia="等线" w:hAnsi="等线" w:cs="宋体"/>
          <w:color w:val="000000"/>
          <w:kern w:val="0"/>
          <w:sz w:val="22"/>
        </w:rPr>
        <w:t>Serial Interface for Data Converters</w:t>
      </w:r>
      <w:r w:rsidR="00304920" w:rsidRPr="002117E3">
        <w:rPr>
          <w:rFonts w:ascii="等线" w:eastAsia="等线" w:hAnsi="等线" w:cs="宋体" w:hint="eastAsia"/>
          <w:color w:val="000000"/>
          <w:kern w:val="0"/>
          <w:sz w:val="22"/>
        </w:rPr>
        <w:t>》</w:t>
      </w:r>
      <w:r w:rsidRPr="002117E3">
        <w:rPr>
          <w:rFonts w:ascii="等线" w:eastAsia="等线" w:hAnsi="等线" w:cs="宋体"/>
          <w:color w:val="000000"/>
          <w:kern w:val="0"/>
          <w:sz w:val="22"/>
        </w:rPr>
        <w:t>中指定。</w:t>
      </w:r>
      <w:r w:rsidR="004051B7">
        <w:rPr>
          <w:rFonts w:ascii="等线" w:eastAsia="等线" w:hAnsi="等线" w:cs="宋体" w:hint="eastAsia"/>
          <w:color w:val="000000"/>
          <w:kern w:val="0"/>
          <w:sz w:val="22"/>
        </w:rPr>
        <w:t>下图</w:t>
      </w:r>
      <w:r w:rsidRPr="002117E3">
        <w:rPr>
          <w:rFonts w:ascii="等线" w:eastAsia="等线" w:hAnsi="等线" w:cs="宋体"/>
          <w:color w:val="000000"/>
          <w:kern w:val="0"/>
          <w:sz w:val="22"/>
        </w:rPr>
        <w:t>显示了如何通过JESD204</w:t>
      </w:r>
      <w:r w:rsidRPr="002117E3">
        <w:rPr>
          <w:rFonts w:ascii="等线" w:eastAsia="等线" w:hAnsi="等线" w:cs="宋体" w:hint="eastAsia"/>
          <w:color w:val="000000"/>
          <w:kern w:val="0"/>
          <w:sz w:val="22"/>
        </w:rPr>
        <w:t>实现</w:t>
      </w:r>
      <w:r w:rsidRPr="002117E3">
        <w:rPr>
          <w:rFonts w:ascii="等线" w:eastAsia="等线" w:hAnsi="等线" w:cs="宋体"/>
          <w:color w:val="000000"/>
          <w:kern w:val="0"/>
          <w:sz w:val="22"/>
        </w:rPr>
        <w:t>ADC/DAC和用户逻辑之间的</w:t>
      </w:r>
      <w:r w:rsidR="00F00EA2">
        <w:rPr>
          <w:rFonts w:ascii="等线" w:eastAsia="等线" w:hAnsi="等线" w:cs="宋体" w:hint="eastAsia"/>
          <w:color w:val="000000"/>
          <w:kern w:val="0"/>
          <w:sz w:val="22"/>
        </w:rPr>
        <w:t>8</w:t>
      </w:r>
      <w:r w:rsidRPr="002117E3">
        <w:rPr>
          <w:rFonts w:ascii="等线" w:eastAsia="等线" w:hAnsi="等线" w:cs="宋体" w:hint="eastAsia"/>
          <w:color w:val="000000"/>
          <w:kern w:val="0"/>
          <w:sz w:val="22"/>
        </w:rPr>
        <w:t>通道</w:t>
      </w:r>
      <w:r w:rsidRPr="002117E3">
        <w:rPr>
          <w:rFonts w:ascii="等线" w:eastAsia="等线" w:hAnsi="等线" w:cs="宋体"/>
          <w:color w:val="000000"/>
          <w:kern w:val="0"/>
          <w:sz w:val="22"/>
        </w:rPr>
        <w:t>接口。</w:t>
      </w:r>
    </w:p>
    <w:p w14:paraId="2BA24119" w14:textId="77777777" w:rsidR="00304920" w:rsidRDefault="00304920" w:rsidP="00304920">
      <w:pPr>
        <w:keepNext/>
        <w:jc w:val="center"/>
      </w:pPr>
      <w:r w:rsidRPr="00304920">
        <w:rPr>
          <w:rFonts w:hint="eastAsia"/>
          <w:noProof/>
        </w:rPr>
        <w:drawing>
          <wp:inline distT="0" distB="0" distL="0" distR="0" wp14:anchorId="2133790C" wp14:editId="4EB778CE">
            <wp:extent cx="3960531" cy="1777137"/>
            <wp:effectExtent l="0" t="0" r="190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3977033" cy="1784542"/>
                    </a:xfrm>
                    <a:prstGeom prst="rect">
                      <a:avLst/>
                    </a:prstGeom>
                    <a:noFill/>
                    <a:ln>
                      <a:noFill/>
                    </a:ln>
                  </pic:spPr>
                </pic:pic>
              </a:graphicData>
            </a:graphic>
          </wp:inline>
        </w:drawing>
      </w:r>
    </w:p>
    <w:p w14:paraId="0AA82A89" w14:textId="49491273" w:rsidR="002117E3" w:rsidRDefault="00304920" w:rsidP="00304920">
      <w:pPr>
        <w:pStyle w:val="af7"/>
        <w:jc w:val="center"/>
      </w:pPr>
      <w:bookmarkStart w:id="148" w:name="_Toc35510364"/>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38</w:t>
      </w:r>
      <w:r w:rsidR="0081569F">
        <w:fldChar w:fldCharType="end"/>
      </w:r>
      <w:r>
        <w:rPr>
          <w:rFonts w:hint="eastAsia"/>
        </w:rPr>
        <w:t>ADC</w:t>
      </w:r>
      <w:r>
        <w:rPr>
          <w:rFonts w:hint="eastAsia"/>
        </w:rPr>
        <w:t>应用的例子</w:t>
      </w:r>
      <w:bookmarkEnd w:id="148"/>
    </w:p>
    <w:p w14:paraId="70748410" w14:textId="77777777" w:rsidR="00304920" w:rsidRDefault="00304920" w:rsidP="00304920">
      <w:pPr>
        <w:keepNext/>
        <w:jc w:val="center"/>
      </w:pPr>
      <w:r w:rsidRPr="00304920">
        <w:rPr>
          <w:rFonts w:hint="eastAsia"/>
          <w:noProof/>
        </w:rPr>
        <w:lastRenderedPageBreak/>
        <w:drawing>
          <wp:inline distT="0" distB="0" distL="0" distR="0" wp14:anchorId="6FA2608F" wp14:editId="435F331A">
            <wp:extent cx="3421988" cy="1620356"/>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3441501" cy="1629596"/>
                    </a:xfrm>
                    <a:prstGeom prst="rect">
                      <a:avLst/>
                    </a:prstGeom>
                    <a:noFill/>
                    <a:ln>
                      <a:noFill/>
                    </a:ln>
                  </pic:spPr>
                </pic:pic>
              </a:graphicData>
            </a:graphic>
          </wp:inline>
        </w:drawing>
      </w:r>
    </w:p>
    <w:p w14:paraId="40FB3FCA" w14:textId="1F57D297" w:rsidR="00304920" w:rsidRDefault="00304920" w:rsidP="00304920">
      <w:pPr>
        <w:pStyle w:val="af7"/>
        <w:jc w:val="center"/>
      </w:pPr>
      <w:bookmarkStart w:id="149" w:name="_Toc35510365"/>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39</w:t>
      </w:r>
      <w:r w:rsidR="0081569F">
        <w:fldChar w:fldCharType="end"/>
      </w:r>
      <w:r>
        <w:rPr>
          <w:rFonts w:hint="eastAsia"/>
        </w:rPr>
        <w:t>DAC</w:t>
      </w:r>
      <w:r>
        <w:rPr>
          <w:rFonts w:hint="eastAsia"/>
        </w:rPr>
        <w:t>应用的例子</w:t>
      </w:r>
      <w:bookmarkEnd w:id="149"/>
    </w:p>
    <w:p w14:paraId="01CB0A78" w14:textId="64E09421" w:rsidR="0006043F" w:rsidRDefault="0006043F" w:rsidP="00BC3653">
      <w:pPr>
        <w:pStyle w:val="2"/>
        <w:numPr>
          <w:ilvl w:val="1"/>
          <w:numId w:val="1"/>
        </w:numPr>
      </w:pPr>
      <w:bookmarkStart w:id="150" w:name="_Toc35510321"/>
      <w:r>
        <w:rPr>
          <w:rFonts w:hint="eastAsia"/>
        </w:rPr>
        <w:t>用</w:t>
      </w:r>
      <w:r>
        <w:rPr>
          <w:rFonts w:hint="eastAsia"/>
        </w:rPr>
        <w:t>204B</w:t>
      </w:r>
      <w:r>
        <w:rPr>
          <w:rFonts w:hint="eastAsia"/>
        </w:rPr>
        <w:t>接口发送</w:t>
      </w:r>
      <w:bookmarkEnd w:id="150"/>
    </w:p>
    <w:p w14:paraId="46A5E09A" w14:textId="414AA5BF" w:rsidR="0006043F" w:rsidRPr="009E4EB4" w:rsidRDefault="004051B7" w:rsidP="0006043F">
      <w:pPr>
        <w:rPr>
          <w:rFonts w:ascii="等线" w:eastAsia="等线" w:hAnsi="等线" w:cs="宋体"/>
          <w:color w:val="000000"/>
          <w:kern w:val="0"/>
          <w:sz w:val="22"/>
        </w:rPr>
      </w:pPr>
      <w:r>
        <w:rPr>
          <w:rFonts w:hint="eastAsia"/>
        </w:rPr>
        <w:t>下图</w:t>
      </w:r>
      <w:r w:rsidR="009E4EB4" w:rsidRPr="009E4EB4">
        <w:rPr>
          <w:rFonts w:ascii="等线" w:eastAsia="等线" w:hAnsi="等线" w:cs="宋体"/>
          <w:color w:val="000000"/>
          <w:kern w:val="0"/>
          <w:sz w:val="22"/>
        </w:rPr>
        <w:t>显示了JESD204核心的发送器的总体框图</w:t>
      </w:r>
    </w:p>
    <w:p w14:paraId="64A65C05" w14:textId="77777777" w:rsidR="009E4EB4" w:rsidRDefault="009E4EB4" w:rsidP="009E4EB4">
      <w:pPr>
        <w:keepNext/>
      </w:pPr>
      <w:r w:rsidRPr="009E4EB4">
        <w:rPr>
          <w:rFonts w:hint="eastAsia"/>
          <w:noProof/>
        </w:rPr>
        <w:drawing>
          <wp:inline distT="0" distB="0" distL="0" distR="0" wp14:anchorId="36384EAD" wp14:editId="292F21B5">
            <wp:extent cx="5274310" cy="2531110"/>
            <wp:effectExtent l="0" t="0" r="2540" b="254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5274310" cy="2531110"/>
                    </a:xfrm>
                    <a:prstGeom prst="rect">
                      <a:avLst/>
                    </a:prstGeom>
                    <a:noFill/>
                    <a:ln>
                      <a:noFill/>
                    </a:ln>
                  </pic:spPr>
                </pic:pic>
              </a:graphicData>
            </a:graphic>
          </wp:inline>
        </w:drawing>
      </w:r>
    </w:p>
    <w:p w14:paraId="5D25111E" w14:textId="3613630F" w:rsidR="009E4EB4" w:rsidRDefault="009E4EB4" w:rsidP="009E4EB4">
      <w:pPr>
        <w:pStyle w:val="af7"/>
        <w:jc w:val="center"/>
      </w:pPr>
      <w:bookmarkStart w:id="151" w:name="_Ref27311961"/>
      <w:bookmarkStart w:id="152" w:name="_Toc35510366"/>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40</w:t>
      </w:r>
      <w:r w:rsidR="0081569F">
        <w:fldChar w:fldCharType="end"/>
      </w:r>
      <w:bookmarkEnd w:id="151"/>
      <w:r>
        <w:rPr>
          <w:rFonts w:hint="eastAsia"/>
        </w:rPr>
        <w:t>204B</w:t>
      </w:r>
      <w:r>
        <w:rPr>
          <w:rFonts w:hint="eastAsia"/>
        </w:rPr>
        <w:t>发送核概述</w:t>
      </w:r>
      <w:bookmarkEnd w:id="152"/>
    </w:p>
    <w:p w14:paraId="720E9BEA" w14:textId="77777777" w:rsidR="004E27A6" w:rsidRPr="004E27A6" w:rsidRDefault="004E27A6" w:rsidP="004E27A6">
      <w:pPr>
        <w:rPr>
          <w:rFonts w:ascii="等线" w:eastAsia="等线" w:hAnsi="等线" w:cs="宋体"/>
          <w:color w:val="000000"/>
          <w:kern w:val="0"/>
          <w:sz w:val="22"/>
        </w:rPr>
      </w:pPr>
      <w:r w:rsidRPr="004E27A6">
        <w:rPr>
          <w:rFonts w:ascii="等线" w:eastAsia="等线" w:hAnsi="等线" w:cs="宋体"/>
          <w:color w:val="000000"/>
          <w:kern w:val="0"/>
          <w:sz w:val="22"/>
        </w:rPr>
        <w:t>主要模块有:</w:t>
      </w:r>
    </w:p>
    <w:p w14:paraId="35804F0D" w14:textId="77777777" w:rsidR="004E27A6" w:rsidRPr="004E27A6" w:rsidRDefault="004E27A6" w:rsidP="00A45160">
      <w:pPr>
        <w:pStyle w:val="a3"/>
        <w:numPr>
          <w:ilvl w:val="0"/>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所有通道</w:t>
      </w:r>
      <w:r w:rsidRPr="004E27A6">
        <w:rPr>
          <w:rFonts w:ascii="等线" w:eastAsia="等线" w:hAnsi="等线" w:cs="宋体" w:hint="eastAsia"/>
          <w:color w:val="000000"/>
          <w:kern w:val="0"/>
          <w:sz w:val="22"/>
        </w:rPr>
        <w:t>汇聚到一个</w:t>
      </w:r>
      <w:r w:rsidRPr="004E27A6">
        <w:rPr>
          <w:rFonts w:ascii="等线" w:eastAsia="等线" w:hAnsi="等线" w:cs="宋体"/>
          <w:color w:val="000000"/>
          <w:kern w:val="0"/>
          <w:sz w:val="22"/>
        </w:rPr>
        <w:t>axi4流接口</w:t>
      </w:r>
    </w:p>
    <w:p w14:paraId="1665870F" w14:textId="77777777" w:rsidR="004E27A6" w:rsidRPr="004E27A6" w:rsidRDefault="004E27A6" w:rsidP="00A45160">
      <w:pPr>
        <w:pStyle w:val="a3"/>
        <w:numPr>
          <w:ilvl w:val="0"/>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TX</w:t>
      </w:r>
      <w:r w:rsidRPr="004E27A6">
        <w:rPr>
          <w:rFonts w:ascii="等线" w:eastAsia="等线" w:hAnsi="等线" w:cs="宋体" w:hint="eastAsia"/>
          <w:color w:val="000000"/>
          <w:kern w:val="0"/>
          <w:sz w:val="22"/>
        </w:rPr>
        <w:t>通道</w:t>
      </w:r>
      <w:r w:rsidRPr="004E27A6">
        <w:rPr>
          <w:rFonts w:ascii="等线" w:eastAsia="等线" w:hAnsi="等线" w:cs="宋体"/>
          <w:color w:val="000000"/>
          <w:kern w:val="0"/>
          <w:sz w:val="22"/>
        </w:rPr>
        <w:t>逻辑，每个</w:t>
      </w:r>
      <w:r w:rsidRPr="004E27A6">
        <w:rPr>
          <w:rFonts w:ascii="等线" w:eastAsia="等线" w:hAnsi="等线" w:cs="宋体" w:hint="eastAsia"/>
          <w:color w:val="000000"/>
          <w:kern w:val="0"/>
          <w:sz w:val="22"/>
        </w:rPr>
        <w:t>通道</w:t>
      </w:r>
      <w:r w:rsidRPr="004E27A6">
        <w:rPr>
          <w:rFonts w:ascii="等线" w:eastAsia="等线" w:hAnsi="等线" w:cs="宋体"/>
          <w:color w:val="000000"/>
          <w:kern w:val="0"/>
          <w:sz w:val="22"/>
        </w:rPr>
        <w:t>，包含:</w:t>
      </w:r>
    </w:p>
    <w:p w14:paraId="4FFAFC0D"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hint="eastAsia"/>
          <w:color w:val="000000"/>
          <w:kern w:val="0"/>
          <w:sz w:val="22"/>
        </w:rPr>
        <w:t>扰码</w:t>
      </w:r>
    </w:p>
    <w:p w14:paraId="6AA46200"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对齐字符插入逻辑</w:t>
      </w:r>
    </w:p>
    <w:p w14:paraId="3F508DB1"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初始</w:t>
      </w:r>
      <w:r w:rsidRPr="004E27A6">
        <w:rPr>
          <w:rFonts w:ascii="等线" w:eastAsia="等线" w:hAnsi="等线" w:cs="宋体" w:hint="eastAsia"/>
          <w:color w:val="000000"/>
          <w:kern w:val="0"/>
          <w:sz w:val="22"/>
        </w:rPr>
        <w:t>通</w:t>
      </w:r>
      <w:r w:rsidRPr="004E27A6">
        <w:rPr>
          <w:rFonts w:ascii="等线" w:eastAsia="等线" w:hAnsi="等线" w:cs="宋体"/>
          <w:color w:val="000000"/>
          <w:kern w:val="0"/>
          <w:sz w:val="22"/>
        </w:rPr>
        <w:t>道对齐(ILA)序列生成</w:t>
      </w:r>
    </w:p>
    <w:p w14:paraId="1058842A"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TX计数器</w:t>
      </w:r>
      <w:r w:rsidRPr="004E27A6">
        <w:rPr>
          <w:rFonts w:ascii="等线" w:eastAsia="等线" w:hAnsi="等线" w:cs="宋体" w:hint="eastAsia"/>
          <w:color w:val="000000"/>
          <w:kern w:val="0"/>
          <w:sz w:val="22"/>
        </w:rPr>
        <w:t>—</w:t>
      </w:r>
      <w:r w:rsidRPr="004E27A6">
        <w:rPr>
          <w:rFonts w:ascii="等线" w:eastAsia="等线" w:hAnsi="等线" w:cs="宋体"/>
          <w:color w:val="000000"/>
          <w:kern w:val="0"/>
          <w:sz w:val="22"/>
        </w:rPr>
        <w:t>控制，状态机和同步/</w:t>
      </w:r>
      <w:r w:rsidRPr="004E27A6">
        <w:rPr>
          <w:rFonts w:ascii="等线" w:eastAsia="等线" w:hAnsi="等线" w:cs="宋体" w:hint="eastAsia"/>
          <w:color w:val="000000"/>
          <w:kern w:val="0"/>
          <w:sz w:val="22"/>
        </w:rPr>
        <w:t>系统参考</w:t>
      </w:r>
      <w:r w:rsidRPr="004E27A6">
        <w:rPr>
          <w:rFonts w:ascii="等线" w:eastAsia="等线" w:hAnsi="等线" w:cs="宋体"/>
          <w:color w:val="000000"/>
          <w:kern w:val="0"/>
          <w:sz w:val="22"/>
        </w:rPr>
        <w:t>接口</w:t>
      </w:r>
    </w:p>
    <w:p w14:paraId="2ED2EFF6"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包含收发</w:t>
      </w:r>
      <w:r w:rsidRPr="004E27A6">
        <w:rPr>
          <w:rFonts w:ascii="等线" w:eastAsia="等线" w:hAnsi="等线" w:cs="宋体" w:hint="eastAsia"/>
          <w:color w:val="000000"/>
          <w:kern w:val="0"/>
          <w:sz w:val="22"/>
        </w:rPr>
        <w:t>器</w:t>
      </w:r>
      <w:r w:rsidRPr="004E27A6">
        <w:rPr>
          <w:rFonts w:ascii="等线" w:eastAsia="等线" w:hAnsi="等线" w:cs="宋体"/>
          <w:color w:val="000000"/>
          <w:kern w:val="0"/>
          <w:sz w:val="22"/>
        </w:rPr>
        <w:t>的JESD204_PHY</w:t>
      </w:r>
    </w:p>
    <w:p w14:paraId="6D4C8CC0"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RPAT</w:t>
      </w:r>
      <w:r w:rsidRPr="004E27A6">
        <w:rPr>
          <w:rFonts w:ascii="等线" w:eastAsia="等线" w:hAnsi="等线" w:cs="宋体" w:hint="eastAsia"/>
          <w:color w:val="000000"/>
          <w:kern w:val="0"/>
          <w:sz w:val="22"/>
        </w:rPr>
        <w:t>产生器</w:t>
      </w:r>
    </w:p>
    <w:p w14:paraId="2CC0A088"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JSPAT</w:t>
      </w:r>
      <w:r w:rsidRPr="004E27A6">
        <w:rPr>
          <w:rFonts w:ascii="等线" w:eastAsia="等线" w:hAnsi="等线" w:cs="宋体" w:hint="eastAsia"/>
          <w:color w:val="000000"/>
          <w:kern w:val="0"/>
          <w:sz w:val="22"/>
        </w:rPr>
        <w:t>产生器</w:t>
      </w:r>
    </w:p>
    <w:p w14:paraId="74DB41C4"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AXI4-Lite管理界面和控制/状态寄存器</w:t>
      </w:r>
    </w:p>
    <w:p w14:paraId="1A76FD88" w14:textId="77777777" w:rsidR="009E4EB4" w:rsidRPr="009E4EB4" w:rsidRDefault="009E4EB4" w:rsidP="009E4EB4"/>
    <w:p w14:paraId="61E911A9" w14:textId="77777777" w:rsidR="0006043F" w:rsidRDefault="0006043F" w:rsidP="00BC3653">
      <w:pPr>
        <w:pStyle w:val="2"/>
        <w:numPr>
          <w:ilvl w:val="1"/>
          <w:numId w:val="1"/>
        </w:numPr>
      </w:pPr>
      <w:bookmarkStart w:id="153" w:name="_Toc35510322"/>
      <w:r>
        <w:rPr>
          <w:rFonts w:hint="eastAsia"/>
        </w:rPr>
        <w:lastRenderedPageBreak/>
        <w:t>用</w:t>
      </w:r>
      <w:r>
        <w:rPr>
          <w:rFonts w:hint="eastAsia"/>
        </w:rPr>
        <w:t>204B</w:t>
      </w:r>
      <w:r>
        <w:rPr>
          <w:rFonts w:hint="eastAsia"/>
        </w:rPr>
        <w:t>接口接收</w:t>
      </w:r>
      <w:bookmarkEnd w:id="153"/>
    </w:p>
    <w:p w14:paraId="455776A2" w14:textId="12F245DF" w:rsidR="00BC6790" w:rsidRPr="00BC6790" w:rsidRDefault="004051B7" w:rsidP="00BC6790">
      <w:pPr>
        <w:rPr>
          <w:rFonts w:ascii="等线" w:eastAsia="等线" w:hAnsi="等线" w:cs="宋体"/>
          <w:color w:val="000000"/>
          <w:kern w:val="0"/>
          <w:sz w:val="22"/>
        </w:rPr>
      </w:pPr>
      <w:r>
        <w:rPr>
          <w:rFonts w:ascii="等线" w:eastAsia="等线" w:hAnsi="等线" w:cs="宋体" w:hint="eastAsia"/>
          <w:color w:val="000000"/>
          <w:kern w:val="0"/>
          <w:sz w:val="22"/>
        </w:rPr>
        <w:t>下图</w:t>
      </w:r>
      <w:r w:rsidR="00BC6790" w:rsidRPr="00BC6790">
        <w:rPr>
          <w:rFonts w:ascii="等线" w:eastAsia="等线" w:hAnsi="等线" w:cs="宋体"/>
          <w:color w:val="000000"/>
          <w:kern w:val="0"/>
          <w:sz w:val="22"/>
        </w:rPr>
        <w:t>显示了JESD204核接收器的总体框图。</w:t>
      </w:r>
    </w:p>
    <w:p w14:paraId="476EF074" w14:textId="77777777" w:rsidR="00F00F98" w:rsidRDefault="00BC6790" w:rsidP="00F00F98">
      <w:pPr>
        <w:keepNext/>
      </w:pPr>
      <w:r w:rsidRPr="00BC6790">
        <w:rPr>
          <w:rFonts w:hint="eastAsia"/>
          <w:noProof/>
        </w:rPr>
        <w:drawing>
          <wp:inline distT="0" distB="0" distL="0" distR="0" wp14:anchorId="102CF4F3" wp14:editId="27BDB9BD">
            <wp:extent cx="5274310" cy="263588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5274310" cy="2635885"/>
                    </a:xfrm>
                    <a:prstGeom prst="rect">
                      <a:avLst/>
                    </a:prstGeom>
                    <a:noFill/>
                    <a:ln>
                      <a:noFill/>
                    </a:ln>
                  </pic:spPr>
                </pic:pic>
              </a:graphicData>
            </a:graphic>
          </wp:inline>
        </w:drawing>
      </w:r>
    </w:p>
    <w:p w14:paraId="060B768C" w14:textId="094AE116" w:rsidR="00BC6790" w:rsidRDefault="00F00F98" w:rsidP="00F00F98">
      <w:pPr>
        <w:pStyle w:val="af7"/>
        <w:jc w:val="center"/>
      </w:pPr>
      <w:bookmarkStart w:id="154" w:name="_Ref27312553"/>
      <w:bookmarkStart w:id="155" w:name="_Toc35510367"/>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41</w:t>
      </w:r>
      <w:r w:rsidR="0081569F">
        <w:fldChar w:fldCharType="end"/>
      </w:r>
      <w:bookmarkEnd w:id="154"/>
      <w:r w:rsidRPr="006F372A">
        <w:t>204B</w:t>
      </w:r>
      <w:r>
        <w:rPr>
          <w:rFonts w:hint="eastAsia"/>
        </w:rPr>
        <w:t>接收</w:t>
      </w:r>
      <w:r w:rsidRPr="006F372A">
        <w:t>核概述</w:t>
      </w:r>
      <w:bookmarkEnd w:id="155"/>
    </w:p>
    <w:p w14:paraId="00CF9BA0" w14:textId="77777777" w:rsidR="001B19AA" w:rsidRPr="001B19AA" w:rsidRDefault="001B19AA" w:rsidP="001B19AA">
      <w:pPr>
        <w:rPr>
          <w:rFonts w:ascii="等线" w:eastAsia="等线" w:hAnsi="等线" w:cs="宋体"/>
          <w:color w:val="000000"/>
          <w:kern w:val="0"/>
          <w:sz w:val="22"/>
        </w:rPr>
      </w:pPr>
      <w:r w:rsidRPr="001B19AA">
        <w:rPr>
          <w:rFonts w:ascii="等线" w:eastAsia="等线" w:hAnsi="等线" w:cs="宋体"/>
          <w:color w:val="000000"/>
          <w:kern w:val="0"/>
          <w:sz w:val="22"/>
        </w:rPr>
        <w:t>主要模块有:</w:t>
      </w:r>
    </w:p>
    <w:p w14:paraId="3791F688" w14:textId="77777777" w:rsidR="001B19AA" w:rsidRPr="001B19AA" w:rsidRDefault="001B19AA" w:rsidP="00A45160">
      <w:pPr>
        <w:pStyle w:val="a3"/>
        <w:numPr>
          <w:ilvl w:val="0"/>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所有通道</w:t>
      </w:r>
      <w:r w:rsidRPr="001B19AA">
        <w:rPr>
          <w:rFonts w:ascii="等线" w:eastAsia="等线" w:hAnsi="等线" w:cs="宋体" w:hint="eastAsia"/>
          <w:color w:val="000000"/>
          <w:kern w:val="0"/>
          <w:sz w:val="22"/>
        </w:rPr>
        <w:t>汇聚到一个</w:t>
      </w:r>
      <w:r w:rsidRPr="001B19AA">
        <w:rPr>
          <w:rFonts w:ascii="等线" w:eastAsia="等线" w:hAnsi="等线" w:cs="宋体"/>
          <w:color w:val="000000"/>
          <w:kern w:val="0"/>
          <w:sz w:val="22"/>
        </w:rPr>
        <w:t>axi4流接口</w:t>
      </w:r>
    </w:p>
    <w:p w14:paraId="75AB9C17" w14:textId="77777777" w:rsidR="001B19AA" w:rsidRPr="001B19AA" w:rsidRDefault="001B19AA" w:rsidP="00A45160">
      <w:pPr>
        <w:pStyle w:val="a3"/>
        <w:numPr>
          <w:ilvl w:val="0"/>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RX</w:t>
      </w:r>
      <w:r w:rsidRPr="001B19AA">
        <w:rPr>
          <w:rFonts w:ascii="等线" w:eastAsia="等线" w:hAnsi="等线" w:cs="宋体" w:hint="eastAsia"/>
          <w:color w:val="000000"/>
          <w:kern w:val="0"/>
          <w:sz w:val="22"/>
        </w:rPr>
        <w:t>通</w:t>
      </w:r>
      <w:r w:rsidRPr="001B19AA">
        <w:rPr>
          <w:rFonts w:ascii="等线" w:eastAsia="等线" w:hAnsi="等线" w:cs="宋体"/>
          <w:color w:val="000000"/>
          <w:kern w:val="0"/>
          <w:sz w:val="22"/>
        </w:rPr>
        <w:t>道逻辑，每个</w:t>
      </w:r>
      <w:r w:rsidRPr="001B19AA">
        <w:rPr>
          <w:rFonts w:ascii="等线" w:eastAsia="等线" w:hAnsi="等线" w:cs="宋体" w:hint="eastAsia"/>
          <w:color w:val="000000"/>
          <w:kern w:val="0"/>
          <w:sz w:val="22"/>
        </w:rPr>
        <w:t>通</w:t>
      </w:r>
      <w:r w:rsidRPr="001B19AA">
        <w:rPr>
          <w:rFonts w:ascii="等线" w:eastAsia="等线" w:hAnsi="等线" w:cs="宋体"/>
          <w:color w:val="000000"/>
          <w:kern w:val="0"/>
          <w:sz w:val="22"/>
        </w:rPr>
        <w:t>道，包含</w:t>
      </w:r>
    </w:p>
    <w:p w14:paraId="53901E1B"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对齐字符插入逻辑捕获</w:t>
      </w:r>
    </w:p>
    <w:p w14:paraId="5ADFE678"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hint="eastAsia"/>
          <w:color w:val="000000"/>
          <w:kern w:val="0"/>
          <w:sz w:val="22"/>
        </w:rPr>
        <w:t>解扰</w:t>
      </w:r>
    </w:p>
    <w:p w14:paraId="5A9982AD"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对齐字符检测和替换逻辑</w:t>
      </w:r>
    </w:p>
    <w:p w14:paraId="4E371511"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本地多帧时钟(LMFC)状态机和同步/SYSREF接口</w:t>
      </w:r>
    </w:p>
    <w:p w14:paraId="32300E6F"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包含收发</w:t>
      </w:r>
      <w:r w:rsidRPr="001B19AA">
        <w:rPr>
          <w:rFonts w:ascii="等线" w:eastAsia="等线" w:hAnsi="等线" w:cs="宋体" w:hint="eastAsia"/>
          <w:color w:val="000000"/>
          <w:kern w:val="0"/>
          <w:sz w:val="22"/>
        </w:rPr>
        <w:t>器</w:t>
      </w:r>
      <w:r w:rsidRPr="001B19AA">
        <w:rPr>
          <w:rFonts w:ascii="等线" w:eastAsia="等线" w:hAnsi="等线" w:cs="宋体"/>
          <w:color w:val="000000"/>
          <w:kern w:val="0"/>
          <w:sz w:val="22"/>
        </w:rPr>
        <w:t>的JESD204_PHY</w:t>
      </w:r>
    </w:p>
    <w:p w14:paraId="78A68952"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每个</w:t>
      </w:r>
      <w:r w:rsidRPr="001B19AA">
        <w:rPr>
          <w:rFonts w:ascii="等线" w:eastAsia="等线" w:hAnsi="等线" w:cs="宋体" w:hint="eastAsia"/>
          <w:color w:val="000000"/>
          <w:kern w:val="0"/>
          <w:sz w:val="22"/>
        </w:rPr>
        <w:t>通</w:t>
      </w:r>
      <w:r w:rsidRPr="001B19AA">
        <w:rPr>
          <w:rFonts w:ascii="等线" w:eastAsia="等线" w:hAnsi="等线" w:cs="宋体"/>
          <w:color w:val="000000"/>
          <w:kern w:val="0"/>
          <w:sz w:val="22"/>
        </w:rPr>
        <w:t>道的错误计数器</w:t>
      </w:r>
    </w:p>
    <w:p w14:paraId="27EEF631"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AXI4-Lite管理界面和控制/状态寄存器°对齐字符检测和替换逻辑</w:t>
      </w:r>
    </w:p>
    <w:p w14:paraId="2169E57B" w14:textId="03B5D676" w:rsidR="00572DAE" w:rsidRPr="00411475" w:rsidRDefault="00572DAE" w:rsidP="00411475">
      <w:pPr>
        <w:widowControl/>
        <w:jc w:val="left"/>
        <w:rPr>
          <w:b/>
          <w:bCs/>
          <w:kern w:val="44"/>
          <w:sz w:val="44"/>
          <w:szCs w:val="44"/>
        </w:rPr>
      </w:pPr>
      <w:r>
        <w:br w:type="page"/>
      </w:r>
    </w:p>
    <w:p w14:paraId="62F4B8AE" w14:textId="42703546" w:rsidR="00681C74" w:rsidRDefault="00572DAE" w:rsidP="00572DAE">
      <w:pPr>
        <w:pStyle w:val="1"/>
        <w:numPr>
          <w:ilvl w:val="0"/>
          <w:numId w:val="1"/>
        </w:numPr>
      </w:pPr>
      <w:bookmarkStart w:id="156" w:name="_Toc35510323"/>
      <w:r>
        <w:rPr>
          <w:rFonts w:hint="eastAsia"/>
        </w:rPr>
        <w:lastRenderedPageBreak/>
        <w:t>Matlab</w:t>
      </w:r>
      <w:r>
        <w:rPr>
          <w:rFonts w:hint="eastAsia"/>
        </w:rPr>
        <w:t>系统仿真</w:t>
      </w:r>
      <w:bookmarkEnd w:id="156"/>
    </w:p>
    <w:p w14:paraId="65B89BDD" w14:textId="09C49936" w:rsidR="00572DAE" w:rsidRDefault="00572DAE" w:rsidP="00572DAE">
      <w:pPr>
        <w:pStyle w:val="2"/>
        <w:numPr>
          <w:ilvl w:val="1"/>
          <w:numId w:val="1"/>
        </w:numPr>
      </w:pPr>
      <w:bookmarkStart w:id="157" w:name="_Toc35510324"/>
      <w:r>
        <w:t>L</w:t>
      </w:r>
      <w:r>
        <w:rPr>
          <w:rFonts w:hint="eastAsia"/>
        </w:rPr>
        <w:t>ayer1</w:t>
      </w:r>
      <w:r>
        <w:rPr>
          <w:rFonts w:hint="eastAsia"/>
        </w:rPr>
        <w:t>发送部分仿真</w:t>
      </w:r>
      <w:bookmarkEnd w:id="157"/>
    </w:p>
    <w:p w14:paraId="7694E8AB"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clear all</w:t>
      </w:r>
    </w:p>
    <w:p w14:paraId="49AED90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close all</w:t>
      </w:r>
    </w:p>
    <w:p w14:paraId="53C9244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clc</w:t>
      </w:r>
    </w:p>
    <w:p w14:paraId="6681BB37" w14:textId="20F2C221"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参数和变量声明</w:t>
      </w:r>
      <w:r w:rsidRPr="000E495B">
        <w:rPr>
          <w:rFonts w:asciiTheme="minorHAnsi" w:eastAsiaTheme="minorEastAsia" w:hAnsiTheme="minorHAnsi" w:cstheme="minorBidi" w:hint="eastAsia"/>
          <w:sz w:val="21"/>
          <w:szCs w:val="22"/>
        </w:rPr>
        <w:t>--$$$$$$$$$$$$$$$$$$$$$$$$$$$$$$$$$$$$$</w:t>
      </w:r>
    </w:p>
    <w:p w14:paraId="19F81DC0"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%$$$$$$$$$$$$$$$$$$$$$$$$--CRC_Block</w:t>
      </w:r>
      <w:r w:rsidRPr="000E495B">
        <w:rPr>
          <w:rFonts w:asciiTheme="minorHAnsi" w:eastAsiaTheme="minorEastAsia" w:hAnsiTheme="minorHAnsi" w:cstheme="minorBidi" w:hint="eastAsia"/>
          <w:sz w:val="21"/>
          <w:szCs w:val="22"/>
        </w:rPr>
        <w:t>参数</w:t>
      </w:r>
    </w:p>
    <w:p w14:paraId="5E9A1063" w14:textId="1C0E31D3"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xml:space="preserve">mac_block_length=1888       </w:t>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ab/>
      </w:r>
      <w:r w:rsidRPr="000E495B">
        <w:rPr>
          <w:rFonts w:asciiTheme="minorHAnsi" w:eastAsiaTheme="minorEastAsia" w:hAnsiTheme="minorHAnsi" w:cstheme="minorBidi" w:hint="eastAsia"/>
          <w:sz w:val="21"/>
          <w:szCs w:val="22"/>
        </w:rPr>
        <w:t>%MAC</w:t>
      </w:r>
      <w:r w:rsidRPr="000E495B">
        <w:rPr>
          <w:rFonts w:asciiTheme="minorHAnsi" w:eastAsiaTheme="minorEastAsia" w:hAnsiTheme="minorHAnsi" w:cstheme="minorBidi" w:hint="eastAsia"/>
          <w:sz w:val="21"/>
          <w:szCs w:val="22"/>
        </w:rPr>
        <w:t>数据块长度</w:t>
      </w:r>
    </w:p>
    <w:p w14:paraId="5773844C"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Cn=236;</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消息矩阵中每行有用消息个数</w:t>
      </w:r>
      <w:r w:rsidRPr="000E495B">
        <w:rPr>
          <w:rFonts w:asciiTheme="minorHAnsi" w:eastAsiaTheme="minorEastAsia" w:hAnsiTheme="minorHAnsi" w:cstheme="minorBidi" w:hint="eastAsia"/>
          <w:sz w:val="21"/>
          <w:szCs w:val="22"/>
        </w:rPr>
        <w:t>236Byt</w:t>
      </w:r>
    </w:p>
    <w:p w14:paraId="05A74BC1"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LaneNum=8;</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信息符号的行数，</w:t>
      </w:r>
      <w:r w:rsidRPr="000E495B">
        <w:rPr>
          <w:rFonts w:asciiTheme="minorHAnsi" w:eastAsiaTheme="minorEastAsia" w:hAnsiTheme="minorHAnsi" w:cstheme="minorBidi" w:hint="eastAsia"/>
          <w:sz w:val="21"/>
          <w:szCs w:val="22"/>
        </w:rPr>
        <w:t>8</w:t>
      </w:r>
      <w:r w:rsidRPr="000E495B">
        <w:rPr>
          <w:rFonts w:asciiTheme="minorHAnsi" w:eastAsiaTheme="minorEastAsia" w:hAnsiTheme="minorHAnsi" w:cstheme="minorBidi" w:hint="eastAsia"/>
          <w:sz w:val="21"/>
          <w:szCs w:val="22"/>
        </w:rPr>
        <w:t>路</w:t>
      </w:r>
    </w:p>
    <w:p w14:paraId="7E11CD0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BytNum=8;</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每个信息符号包含的比特数</w:t>
      </w:r>
    </w:p>
    <w:p w14:paraId="0BF476CB"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%$$$$$$$$$$$$$$$$$$$$$$$$--CRC</w:t>
      </w:r>
      <w:r w:rsidRPr="000E495B">
        <w:rPr>
          <w:rFonts w:asciiTheme="minorHAnsi" w:eastAsiaTheme="minorEastAsia" w:hAnsiTheme="minorHAnsi" w:cstheme="minorBidi" w:hint="eastAsia"/>
          <w:sz w:val="21"/>
          <w:szCs w:val="22"/>
        </w:rPr>
        <w:t>参数</w:t>
      </w:r>
    </w:p>
    <w:p w14:paraId="3C7E0205"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xml:space="preserve">L=Cn*8;                    </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一帧中的消息个数</w:t>
      </w:r>
      <w:r w:rsidRPr="000E495B">
        <w:rPr>
          <w:rFonts w:asciiTheme="minorHAnsi" w:eastAsiaTheme="minorEastAsia" w:hAnsiTheme="minorHAnsi" w:cstheme="minorBidi" w:hint="eastAsia"/>
          <w:sz w:val="21"/>
          <w:szCs w:val="22"/>
        </w:rPr>
        <w:t>236*8bit</w:t>
      </w:r>
    </w:p>
    <w:p w14:paraId="49203D1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CrcBlkNum=Cn+3;</w:t>
      </w:r>
    </w:p>
    <w:p w14:paraId="74D4ECA1"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poly=[1 1 0 0 0 0 1 1 0 0 1 0 0 1 1 0 0 1 1 1 1 1 0 1 1];   %CRC</w:t>
      </w:r>
      <w:r w:rsidRPr="000E495B">
        <w:rPr>
          <w:rFonts w:asciiTheme="minorHAnsi" w:eastAsiaTheme="minorEastAsia" w:hAnsiTheme="minorHAnsi" w:cstheme="minorBidi" w:hint="eastAsia"/>
          <w:sz w:val="21"/>
          <w:szCs w:val="22"/>
        </w:rPr>
        <w:t>生成多项式</w:t>
      </w:r>
      <w:r w:rsidRPr="000E495B">
        <w:rPr>
          <w:rFonts w:asciiTheme="minorHAnsi" w:eastAsiaTheme="minorEastAsia" w:hAnsiTheme="minorHAnsi" w:cstheme="minorBidi" w:hint="eastAsia"/>
          <w:sz w:val="21"/>
          <w:szCs w:val="22"/>
        </w:rPr>
        <w:t xml:space="preserve">gcrc24a </w:t>
      </w:r>
    </w:p>
    <w:p w14:paraId="2786C2B1"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h = crc.generator('Polynomial',[1 1 0 0 0 0 1 1 0 0 1 0 0 1 1 0 0 1 1 1 1 1 0 1 1], 'InitialState', ...</w:t>
      </w:r>
    </w:p>
    <w:p w14:paraId="77E7D0D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'0xFFFFFF', 'ReflectInput', true, 'FinalXOR', '0x000000')</w:t>
      </w:r>
    </w:p>
    <w:p w14:paraId="1343F8C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%$$$$$$$$$$$$$$$$$$$$$$$$--RS</w:t>
      </w:r>
      <w:r w:rsidRPr="000E495B">
        <w:rPr>
          <w:rFonts w:asciiTheme="minorHAnsi" w:eastAsiaTheme="minorEastAsia" w:hAnsiTheme="minorHAnsi" w:cstheme="minorBidi" w:hint="eastAsia"/>
          <w:sz w:val="21"/>
          <w:szCs w:val="22"/>
        </w:rPr>
        <w:t>参数</w:t>
      </w:r>
    </w:p>
    <w:p w14:paraId="31AC1CD9"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RsBlkNum=255;</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码字长度</w:t>
      </w:r>
    </w:p>
    <w:p w14:paraId="32DB84E7"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InfNum  =239;</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有用信息数</w:t>
      </w:r>
    </w:p>
    <w:p w14:paraId="2A86641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CheckNum=(RsBlkNum-InfNum)/2;</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码的纠错能力</w:t>
      </w:r>
    </w:p>
    <w:p w14:paraId="00BB905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%$$$$$$$$$$$$$$$$$$$$$$$$--intrlv</w:t>
      </w:r>
      <w:r w:rsidRPr="000E495B">
        <w:rPr>
          <w:rFonts w:asciiTheme="minorHAnsi" w:eastAsiaTheme="minorEastAsia" w:hAnsiTheme="minorHAnsi" w:cstheme="minorBidi" w:hint="eastAsia"/>
          <w:sz w:val="21"/>
          <w:szCs w:val="22"/>
        </w:rPr>
        <w:t>参数</w:t>
      </w:r>
    </w:p>
    <w:p w14:paraId="369D3159"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Qm=6;</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调制因子</w:t>
      </w:r>
    </w:p>
    <w:p w14:paraId="477AF1B5" w14:textId="679A2A3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xml:space="preserve">E=2040;             </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ab/>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编码消息比特长度</w:t>
      </w:r>
    </w:p>
    <w:p w14:paraId="529791E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%$$$$$$$$$$$$$$$$$$$$$$$$--QAM</w:t>
      </w:r>
      <w:r w:rsidRPr="000E495B">
        <w:rPr>
          <w:rFonts w:asciiTheme="minorHAnsi" w:eastAsiaTheme="minorEastAsia" w:hAnsiTheme="minorHAnsi" w:cstheme="minorBidi" w:hint="eastAsia"/>
          <w:sz w:val="21"/>
          <w:szCs w:val="22"/>
        </w:rPr>
        <w:t>参数</w:t>
      </w:r>
    </w:p>
    <w:p w14:paraId="1BC5535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M = 2^Qm;</w:t>
      </w:r>
    </w:p>
    <w:p w14:paraId="7C1BE7B4"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SymbNum=RsBlkNum*BytNum/Qm;</w:t>
      </w:r>
    </w:p>
    <w:p w14:paraId="5594EB30"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变量声明</w:t>
      </w:r>
    </w:p>
    <w:p w14:paraId="4D0F6196" w14:textId="60D2FD41"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msg_crc</w:t>
      </w:r>
      <w:r w:rsidRPr="000E495B">
        <w:rPr>
          <w:rFonts w:asciiTheme="minorHAnsi" w:eastAsiaTheme="minorEastAsia" w:hAnsiTheme="minorHAnsi" w:cstheme="minorBidi" w:hint="eastAsia"/>
          <w:sz w:val="21"/>
          <w:szCs w:val="22"/>
        </w:rPr>
        <w:tab/>
        <w:t>=zeros(LaneNum,CrcBlkNum); %</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8*239</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用于存放加入</w:t>
      </w:r>
      <w:r w:rsidRPr="000E495B">
        <w:rPr>
          <w:rFonts w:asciiTheme="minorHAnsi" w:eastAsiaTheme="minorEastAsia" w:hAnsiTheme="minorHAnsi" w:cstheme="minorBidi" w:hint="eastAsia"/>
          <w:sz w:val="21"/>
          <w:szCs w:val="22"/>
        </w:rPr>
        <w:t>crc</w:t>
      </w:r>
      <w:r w:rsidRPr="000E495B">
        <w:rPr>
          <w:rFonts w:asciiTheme="minorHAnsi" w:eastAsiaTheme="minorEastAsia" w:hAnsiTheme="minorHAnsi" w:cstheme="minorBidi" w:hint="eastAsia"/>
          <w:sz w:val="21"/>
          <w:szCs w:val="22"/>
        </w:rPr>
        <w:t>验证码后的消息</w:t>
      </w:r>
    </w:p>
    <w:p w14:paraId="621F8677" w14:textId="51D06E90"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msg_crc1</w:t>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=zeros(LaneNum,Cn);</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8*236</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w:t>
      </w:r>
      <w:r w:rsidRPr="000E495B">
        <w:rPr>
          <w:rFonts w:asciiTheme="minorHAnsi" w:eastAsiaTheme="minorEastAsia" w:hAnsiTheme="minorHAnsi" w:cstheme="minorBidi" w:hint="eastAsia"/>
          <w:sz w:val="21"/>
          <w:szCs w:val="22"/>
        </w:rPr>
        <w:t>CRC</w:t>
      </w:r>
      <w:r w:rsidRPr="000E495B">
        <w:rPr>
          <w:rFonts w:asciiTheme="minorHAnsi" w:eastAsiaTheme="minorEastAsia" w:hAnsiTheme="minorHAnsi" w:cstheme="minorBidi" w:hint="eastAsia"/>
          <w:sz w:val="21"/>
          <w:szCs w:val="22"/>
        </w:rPr>
        <w:t>分块后的消息</w:t>
      </w:r>
    </w:p>
    <w:p w14:paraId="6E766E4D" w14:textId="27BFE2BC"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msg_rs</w:t>
      </w:r>
      <w:r w:rsidRPr="000E495B">
        <w:rPr>
          <w:rFonts w:asciiTheme="minorHAnsi" w:eastAsiaTheme="minorEastAsia" w:hAnsiTheme="minorHAnsi" w:cstheme="minorBidi" w:hint="eastAsia"/>
          <w:sz w:val="21"/>
          <w:szCs w:val="22"/>
        </w:rPr>
        <w:tab/>
        <w:t>=zeros(LaneNum,RsBlkNum);</w:t>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8*255</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用于存放加入</w:t>
      </w:r>
      <w:r w:rsidRPr="000E495B">
        <w:rPr>
          <w:rFonts w:asciiTheme="minorHAnsi" w:eastAsiaTheme="minorEastAsia" w:hAnsiTheme="minorHAnsi" w:cstheme="minorBidi" w:hint="eastAsia"/>
          <w:sz w:val="21"/>
          <w:szCs w:val="22"/>
        </w:rPr>
        <w:t>RS</w:t>
      </w:r>
      <w:r w:rsidRPr="000E495B">
        <w:rPr>
          <w:rFonts w:asciiTheme="minorHAnsi" w:eastAsiaTheme="minorEastAsia" w:hAnsiTheme="minorHAnsi" w:cstheme="minorBidi" w:hint="eastAsia"/>
          <w:sz w:val="21"/>
          <w:szCs w:val="22"/>
        </w:rPr>
        <w:t>验证码后的消息</w:t>
      </w:r>
    </w:p>
    <w:p w14:paraId="50726F77" w14:textId="0A18562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msg_intrlv=zeros(LaneNum,RsBlkNum);</w:t>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8*255</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用于存放交织后的消息</w:t>
      </w:r>
    </w:p>
    <w:p w14:paraId="512B0CDC"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scrambler_out=zeros(LaneNum,RsBlkNum);</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8*255</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用于存放扰码后的消息</w:t>
      </w:r>
    </w:p>
    <w:p w14:paraId="7B992B96" w14:textId="505B18BA"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msg_qam</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 xml:space="preserve"> =zeros(LaneNum,SymbNum);%</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8*340</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存放调制后的符号</w:t>
      </w:r>
    </w:p>
    <w:p w14:paraId="3E2A0743" w14:textId="4228B913"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msg_qam_AverPower=zeros(LaneNum,SymbNum);%</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8*340</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存放调制后的归一化符号</w:t>
      </w:r>
    </w:p>
    <w:p w14:paraId="6D657339" w14:textId="301092F2"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%$$$$$$$$$$$$$$$$$$$$$$$$$$$$$--CRC_Block--$$$$$$$$$$$$$$$$$$$$$$$$$$$$$$$$$$$$</w:t>
      </w:r>
    </w:p>
    <w:p w14:paraId="68024266"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 xml:space="preserve">mac_block_base=(1:Cn); </w:t>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p>
    <w:p w14:paraId="39BA2416"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mac_block_base8</w:t>
      </w:r>
      <w:r w:rsidRPr="000E495B">
        <w:rPr>
          <w:rFonts w:asciiTheme="minorHAnsi" w:eastAsiaTheme="minorEastAsia" w:hAnsiTheme="minorHAnsi" w:cstheme="minorBidi" w:hint="eastAsia"/>
          <w:sz w:val="21"/>
          <w:szCs w:val="22"/>
        </w:rPr>
        <w:tab/>
        <w:t>=kron(mac_block_base,ones(8,1));%MAC</w:t>
      </w:r>
      <w:r w:rsidRPr="000E495B">
        <w:rPr>
          <w:rFonts w:asciiTheme="minorHAnsi" w:eastAsiaTheme="minorEastAsia" w:hAnsiTheme="minorHAnsi" w:cstheme="minorBidi" w:hint="eastAsia"/>
          <w:sz w:val="21"/>
          <w:szCs w:val="22"/>
        </w:rPr>
        <w:t>数据块生成</w:t>
      </w:r>
    </w:p>
    <w:p w14:paraId="35074273" w14:textId="57CBE5A1"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mac_block=reshape(mac_block_base8.',1,LaneNum*Cn);%</w:t>
      </w:r>
      <w:r w:rsidRPr="000E495B">
        <w:rPr>
          <w:rFonts w:asciiTheme="minorHAnsi" w:eastAsiaTheme="minorEastAsia" w:hAnsiTheme="minorHAnsi" w:cstheme="minorBidi" w:hint="eastAsia"/>
          <w:sz w:val="21"/>
          <w:szCs w:val="22"/>
        </w:rPr>
        <w:t>将</w:t>
      </w:r>
      <w:r w:rsidRPr="000E495B">
        <w:rPr>
          <w:rFonts w:asciiTheme="minorHAnsi" w:eastAsiaTheme="minorEastAsia" w:hAnsiTheme="minorHAnsi" w:cstheme="minorBidi" w:hint="eastAsia"/>
          <w:sz w:val="21"/>
          <w:szCs w:val="22"/>
        </w:rPr>
        <w:t>LaneNum*Cn</w:t>
      </w:r>
      <w:r w:rsidRPr="000E495B">
        <w:rPr>
          <w:rFonts w:asciiTheme="minorHAnsi" w:eastAsiaTheme="minorEastAsia" w:hAnsiTheme="minorHAnsi" w:cstheme="minorBidi" w:hint="eastAsia"/>
          <w:sz w:val="21"/>
          <w:szCs w:val="22"/>
        </w:rPr>
        <w:t>的矩阵变换成一位数组</w:t>
      </w:r>
    </w:p>
    <w:p w14:paraId="728D032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lastRenderedPageBreak/>
        <w:t>A=zeros(LaneNum,Cn);</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8*236</w:t>
      </w:r>
      <w:r w:rsidRPr="000E495B">
        <w:rPr>
          <w:rFonts w:asciiTheme="minorHAnsi" w:eastAsiaTheme="minorEastAsia" w:hAnsiTheme="minorHAnsi" w:cstheme="minorBidi" w:hint="eastAsia"/>
          <w:sz w:val="21"/>
          <w:szCs w:val="22"/>
        </w:rPr>
        <w:t>矩阵</w:t>
      </w:r>
    </w:p>
    <w:p w14:paraId="26BFC78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k=1;</w:t>
      </w:r>
    </w:p>
    <w:p w14:paraId="2656CC15"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for i=1:Cn</w:t>
      </w:r>
    </w:p>
    <w:p w14:paraId="6ADFF806"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for j=1:LaneNum</w:t>
      </w:r>
    </w:p>
    <w:p w14:paraId="2D3AF970"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A(j,i) = mac_block(k);</w:t>
      </w:r>
    </w:p>
    <w:p w14:paraId="4A800FE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k=k+1;</w:t>
      </w:r>
    </w:p>
    <w:p w14:paraId="2DEE34E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end</w:t>
      </w:r>
    </w:p>
    <w:p w14:paraId="26708006"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end</w:t>
      </w:r>
    </w:p>
    <w:p w14:paraId="44EC348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%$$$$$$$$$$$$$$$$$$$$$$$$$$$$$--layer1_transmit 8</w:t>
      </w:r>
      <w:r w:rsidRPr="000E495B">
        <w:rPr>
          <w:rFonts w:asciiTheme="minorHAnsi" w:eastAsiaTheme="minorEastAsia" w:hAnsiTheme="minorHAnsi" w:cstheme="minorBidi" w:hint="eastAsia"/>
          <w:sz w:val="21"/>
          <w:szCs w:val="22"/>
        </w:rPr>
        <w:t>处理过程</w:t>
      </w:r>
      <w:r w:rsidRPr="000E495B">
        <w:rPr>
          <w:rFonts w:asciiTheme="minorHAnsi" w:eastAsiaTheme="minorEastAsia" w:hAnsiTheme="minorHAnsi" w:cstheme="minorBidi" w:hint="eastAsia"/>
          <w:sz w:val="21"/>
          <w:szCs w:val="22"/>
        </w:rPr>
        <w:t>--$$$$$$$$$$$$$$$$$$$$$$$$$$$$$$$$</w:t>
      </w:r>
    </w:p>
    <w:p w14:paraId="34A90547" w14:textId="443536F1"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msg_crc1=255*ones(1,Cn);    %</w:t>
      </w:r>
      <w:r w:rsidRPr="000E495B">
        <w:rPr>
          <w:rFonts w:asciiTheme="minorHAnsi" w:eastAsiaTheme="minorEastAsia" w:hAnsiTheme="minorHAnsi" w:cstheme="minorBidi" w:hint="eastAsia"/>
          <w:sz w:val="21"/>
          <w:szCs w:val="22"/>
        </w:rPr>
        <w:t>消息生成</w:t>
      </w:r>
    </w:p>
    <w:p w14:paraId="533C3887"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xml:space="preserve">% msg_crc1=(1:Cn);       </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消息生成</w:t>
      </w:r>
    </w:p>
    <w:p w14:paraId="485174A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msg_crc1=A;</w:t>
      </w:r>
    </w:p>
    <w:p w14:paraId="77F5DE5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for k=1:LaneNum</w:t>
      </w:r>
    </w:p>
    <w:p w14:paraId="2E5EE8F3"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%$$$$$$$$$$$$$$$$$$$$$$$--CRC--$$$$$$$$$$$$$$$$$$$$$$$$$$</w:t>
      </w:r>
    </w:p>
    <w:p w14:paraId="0A1B812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msg_crc2=de2bi(double(msg_crc1(k,:)),'left-msb');</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转换为二进制</w:t>
      </w:r>
    </w:p>
    <w:p w14:paraId="5C377F73"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 xml:space="preserve">msg_crc3=msg_crc2';              </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转置</w:t>
      </w:r>
    </w:p>
    <w:p w14:paraId="58215264"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 xml:space="preserve">msg_crc4=reshape(msg_crc3,1,L);    </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转换成</w:t>
      </w:r>
      <w:r w:rsidRPr="000E495B">
        <w:rPr>
          <w:rFonts w:asciiTheme="minorHAnsi" w:eastAsiaTheme="minorEastAsia" w:hAnsiTheme="minorHAnsi" w:cstheme="minorBidi" w:hint="eastAsia"/>
          <w:sz w:val="21"/>
          <w:szCs w:val="22"/>
        </w:rPr>
        <w:t>1*L</w:t>
      </w:r>
      <w:r w:rsidRPr="000E495B">
        <w:rPr>
          <w:rFonts w:asciiTheme="minorHAnsi" w:eastAsiaTheme="minorEastAsia" w:hAnsiTheme="minorHAnsi" w:cstheme="minorBidi" w:hint="eastAsia"/>
          <w:sz w:val="21"/>
          <w:szCs w:val="22"/>
        </w:rPr>
        <w:t>的矩阵</w:t>
      </w:r>
    </w:p>
    <w:p w14:paraId="1162AA96" w14:textId="48899324"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msg_crc5=msg_crc4';</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转置</w:t>
      </w:r>
    </w:p>
    <w:p w14:paraId="1136F15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 xml:space="preserve">msg_crc6=generate(h,msg_crc5);  </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计算出带</w:t>
      </w:r>
      <w:r w:rsidRPr="000E495B">
        <w:rPr>
          <w:rFonts w:asciiTheme="minorHAnsi" w:eastAsiaTheme="minorEastAsia" w:hAnsiTheme="minorHAnsi" w:cstheme="minorBidi" w:hint="eastAsia"/>
          <w:sz w:val="21"/>
          <w:szCs w:val="22"/>
        </w:rPr>
        <w:t>crc</w:t>
      </w:r>
      <w:r w:rsidRPr="000E495B">
        <w:rPr>
          <w:rFonts w:asciiTheme="minorHAnsi" w:eastAsiaTheme="minorEastAsia" w:hAnsiTheme="minorHAnsi" w:cstheme="minorBidi" w:hint="eastAsia"/>
          <w:sz w:val="21"/>
          <w:szCs w:val="22"/>
        </w:rPr>
        <w:t>的消息块</w:t>
      </w:r>
    </w:p>
    <w:p w14:paraId="03D48C71" w14:textId="5A8143AB"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msg_crc7=reshape(msg_crc6,BytNum,CrcBlkNum); %</w:t>
      </w:r>
      <w:r w:rsidRPr="000E495B">
        <w:rPr>
          <w:rFonts w:asciiTheme="minorHAnsi" w:eastAsiaTheme="minorEastAsia" w:hAnsiTheme="minorHAnsi" w:cstheme="minorBidi" w:hint="eastAsia"/>
          <w:sz w:val="21"/>
          <w:szCs w:val="22"/>
        </w:rPr>
        <w:t>转换成</w:t>
      </w:r>
      <w:r w:rsidRPr="000E495B">
        <w:rPr>
          <w:rFonts w:asciiTheme="minorHAnsi" w:eastAsiaTheme="minorEastAsia" w:hAnsiTheme="minorHAnsi" w:cstheme="minorBidi" w:hint="eastAsia"/>
          <w:sz w:val="21"/>
          <w:szCs w:val="22"/>
        </w:rPr>
        <w:t>8*239</w:t>
      </w:r>
      <w:r w:rsidRPr="000E495B">
        <w:rPr>
          <w:rFonts w:asciiTheme="minorHAnsi" w:eastAsiaTheme="minorEastAsia" w:hAnsiTheme="minorHAnsi" w:cstheme="minorBidi" w:hint="eastAsia"/>
          <w:sz w:val="21"/>
          <w:szCs w:val="22"/>
        </w:rPr>
        <w:t>的矩阵</w:t>
      </w:r>
    </w:p>
    <w:p w14:paraId="0C1C80A1"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msg_crc8=msg_crc7';</w:t>
      </w:r>
    </w:p>
    <w:p w14:paraId="3C7F4F18" w14:textId="2C0DE079"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msg_crc9=bi2de(msg_crc8,'left-msb');</w:t>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转换为</w:t>
      </w:r>
      <w:r w:rsidRPr="000E495B">
        <w:rPr>
          <w:rFonts w:asciiTheme="minorHAnsi" w:eastAsiaTheme="minorEastAsia" w:hAnsiTheme="minorHAnsi" w:cstheme="minorBidi" w:hint="eastAsia"/>
          <w:sz w:val="21"/>
          <w:szCs w:val="22"/>
        </w:rPr>
        <w:t>10</w:t>
      </w:r>
      <w:r w:rsidRPr="000E495B">
        <w:rPr>
          <w:rFonts w:asciiTheme="minorHAnsi" w:eastAsiaTheme="minorEastAsia" w:hAnsiTheme="minorHAnsi" w:cstheme="minorBidi" w:hint="eastAsia"/>
          <w:sz w:val="21"/>
          <w:szCs w:val="22"/>
        </w:rPr>
        <w:t>进制</w:t>
      </w:r>
    </w:p>
    <w:p w14:paraId="7B0A24C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msg_crci=msg_crc9';</w:t>
      </w:r>
    </w:p>
    <w:p w14:paraId="4F32F1E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msg_crc(k,:)=msg_crci;</w:t>
      </w:r>
    </w:p>
    <w:p w14:paraId="70777A3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%$$$$$$$$$$$$$$$$$$$$$$$$$$--RS--$$$$$$$$$$$$$$$$$$$$$$$$$$$$$</w:t>
      </w:r>
    </w:p>
    <w:p w14:paraId="32998D5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msg_rs1=msg_crc(k,:);</w:t>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p>
    <w:p w14:paraId="47D117E7" w14:textId="006CDB65"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msg_rs2=gf(msg_rs1,BytNum); %</w:t>
      </w:r>
      <w:r w:rsidRPr="000E495B">
        <w:rPr>
          <w:rFonts w:asciiTheme="minorHAnsi" w:eastAsiaTheme="minorEastAsia" w:hAnsiTheme="minorHAnsi" w:cstheme="minorBidi" w:hint="eastAsia"/>
          <w:sz w:val="21"/>
          <w:szCs w:val="22"/>
        </w:rPr>
        <w:t>将信息符号变换到伽罗华域</w:t>
      </w:r>
    </w:p>
    <w:p w14:paraId="3B8EE112" w14:textId="52445C53"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msg_rs3=rsenc(msg_rs2,RsBlkNum,InfNum).'; %RS(255,239)</w:t>
      </w:r>
      <w:r w:rsidRPr="000E495B">
        <w:rPr>
          <w:rFonts w:asciiTheme="minorHAnsi" w:eastAsiaTheme="minorEastAsia" w:hAnsiTheme="minorHAnsi" w:cstheme="minorBidi" w:hint="eastAsia"/>
          <w:sz w:val="21"/>
          <w:szCs w:val="22"/>
        </w:rPr>
        <w:t>编码</w:t>
      </w:r>
    </w:p>
    <w:p w14:paraId="735D357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msg_rs4=reshape(msg_rs3,RsBlkNum,1).';</w:t>
      </w:r>
    </w:p>
    <w:p w14:paraId="59D8424F" w14:textId="2C7D06EB"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msg_rsi=double(msg_rs4.x);</w:t>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将信息符号变换回普通域</w:t>
      </w:r>
    </w:p>
    <w:p w14:paraId="5874C01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msg_rs(k,:)=msg_rsi;</w:t>
      </w:r>
    </w:p>
    <w:p w14:paraId="11FB1C90"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%$$$$$$$$$$$$$$$$$$$$$$$$--intrlv--$$$$$$$$$$$$$$$$$$$$$$$$$$$</w:t>
      </w:r>
    </w:p>
    <w:p w14:paraId="698375BC"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msg_intrlv1=msg_rs(k,:);%</w:t>
      </w:r>
      <w:r w:rsidRPr="000E495B">
        <w:rPr>
          <w:rFonts w:asciiTheme="minorHAnsi" w:eastAsiaTheme="minorEastAsia" w:hAnsiTheme="minorHAnsi" w:cstheme="minorBidi" w:hint="eastAsia"/>
          <w:sz w:val="21"/>
          <w:szCs w:val="22"/>
        </w:rPr>
        <w:t>待交织的数据块</w:t>
      </w:r>
    </w:p>
    <w:p w14:paraId="73489AB0" w14:textId="6996CE82"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msg_intrlv2=de2bi(double(msg_intrlv1),'left-msb'); %</w:t>
      </w:r>
      <w:r w:rsidRPr="000E495B">
        <w:rPr>
          <w:rFonts w:asciiTheme="minorHAnsi" w:eastAsiaTheme="minorEastAsia" w:hAnsiTheme="minorHAnsi" w:cstheme="minorBidi" w:hint="eastAsia"/>
          <w:sz w:val="21"/>
          <w:szCs w:val="22"/>
        </w:rPr>
        <w:t>转换为二进制</w:t>
      </w:r>
    </w:p>
    <w:p w14:paraId="436359A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msg_intrlv3=msg_intrlv2';</w:t>
      </w:r>
    </w:p>
    <w:p w14:paraId="557273E4"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msg_intrlv4=reshape(msg_intrlv3,1,E);</w:t>
      </w:r>
    </w:p>
    <w:p w14:paraId="22D4DC14"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msg_intrlv5=reshape(msg_intrlv4,E/Qm,Qm).';</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中间变量</w:t>
      </w:r>
    </w:p>
    <w:p w14:paraId="5B0BB47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msg_intrlv6=matintrlv(msg_intrlv4,Qm,E/Qm);</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矩阵交织</w:t>
      </w:r>
    </w:p>
    <w:p w14:paraId="6B174B30" w14:textId="37C0B999"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msg_intrlv7=reshape(msg_intrlv6,BytNum,RsBlkNum); %</w:t>
      </w:r>
      <w:r w:rsidRPr="000E495B">
        <w:rPr>
          <w:rFonts w:asciiTheme="minorHAnsi" w:eastAsiaTheme="minorEastAsia" w:hAnsiTheme="minorHAnsi" w:cstheme="minorBidi" w:hint="eastAsia"/>
          <w:sz w:val="21"/>
          <w:szCs w:val="22"/>
        </w:rPr>
        <w:t>转换成</w:t>
      </w:r>
      <w:r w:rsidRPr="000E495B">
        <w:rPr>
          <w:rFonts w:asciiTheme="minorHAnsi" w:eastAsiaTheme="minorEastAsia" w:hAnsiTheme="minorHAnsi" w:cstheme="minorBidi" w:hint="eastAsia"/>
          <w:sz w:val="21"/>
          <w:szCs w:val="22"/>
        </w:rPr>
        <w:t>8*255</w:t>
      </w:r>
      <w:r w:rsidRPr="000E495B">
        <w:rPr>
          <w:rFonts w:asciiTheme="minorHAnsi" w:eastAsiaTheme="minorEastAsia" w:hAnsiTheme="minorHAnsi" w:cstheme="minorBidi" w:hint="eastAsia"/>
          <w:sz w:val="21"/>
          <w:szCs w:val="22"/>
        </w:rPr>
        <w:t>的矩阵</w:t>
      </w:r>
    </w:p>
    <w:p w14:paraId="77AC6A5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msg_intrlv8=msg_intrlv7';</w:t>
      </w:r>
    </w:p>
    <w:p w14:paraId="2C78A031" w14:textId="779D015D"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msg_intrlv9=bi2de(msg_intrlv8,'left-msb');</w:t>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ab/>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转换为</w:t>
      </w:r>
      <w:r w:rsidRPr="000E495B">
        <w:rPr>
          <w:rFonts w:asciiTheme="minorHAnsi" w:eastAsiaTheme="minorEastAsia" w:hAnsiTheme="minorHAnsi" w:cstheme="minorBidi" w:hint="eastAsia"/>
          <w:sz w:val="21"/>
          <w:szCs w:val="22"/>
        </w:rPr>
        <w:t>10</w:t>
      </w:r>
      <w:r w:rsidRPr="000E495B">
        <w:rPr>
          <w:rFonts w:asciiTheme="minorHAnsi" w:eastAsiaTheme="minorEastAsia" w:hAnsiTheme="minorHAnsi" w:cstheme="minorBidi" w:hint="eastAsia"/>
          <w:sz w:val="21"/>
          <w:szCs w:val="22"/>
        </w:rPr>
        <w:t>进制</w:t>
      </w:r>
    </w:p>
    <w:p w14:paraId="2AA632C5"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msg_intrlv(k,:)=msg_intrlv9';</w:t>
      </w:r>
    </w:p>
    <w:p w14:paraId="44F6878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%$$$$$$$$$$$$$$$$$$$$$$$--scrambler--$$$$$$$$$$$$$$$$$$$$$$$$$$</w:t>
      </w:r>
    </w:p>
    <w:p w14:paraId="40BA4FB0"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lastRenderedPageBreak/>
        <w:tab/>
        <w:t xml:space="preserve">Scrambler_input=msg_intrlv(k,:); </w:t>
      </w:r>
    </w:p>
    <w:p w14:paraId="468FE043"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 xml:space="preserve">s=20255; </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加扰初始化数值</w:t>
      </w:r>
    </w:p>
    <w:p w14:paraId="189B5591"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rand_data=zeros(size(Scrambler_input));</w:t>
      </w:r>
    </w:p>
    <w:p w14:paraId="1A2E4C6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for j=1:size(Scrambler_input,2);</w:t>
      </w:r>
    </w:p>
    <w:p w14:paraId="7D35019F"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for i=1:8</w:t>
      </w:r>
    </w:p>
    <w:p w14:paraId="758C2F8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msb=bitxor(bitget(s,1),bitget(s,2));</w:t>
      </w:r>
    </w:p>
    <w:p w14:paraId="1E08A7D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s=bitshift(s,-1);</w:t>
      </w:r>
    </w:p>
    <w:p w14:paraId="4D1C7DF6"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s=bitset(s,15,msb);</w:t>
      </w:r>
    </w:p>
    <w:p w14:paraId="59191471"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t=bitxor(bitget(Scrambler_input(j),9-i),msb);</w:t>
      </w:r>
    </w:p>
    <w:p w14:paraId="3232173B"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rand_data(j)=bitset(rand_data(j),9-i,t);</w:t>
      </w:r>
    </w:p>
    <w:p w14:paraId="46B206A7"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end</w:t>
      </w:r>
    </w:p>
    <w:p w14:paraId="36B614C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end</w:t>
      </w:r>
    </w:p>
    <w:p w14:paraId="0248D80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scrambler_out(k,:)=rand_data</w:t>
      </w:r>
    </w:p>
    <w:p w14:paraId="3F94A9C3"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%$$$$$$$$$$$$$$$$$$$$$$$$$$--QAM--$$$$$$$$$$$$$$$$$$$$$$$$$$$$$$</w:t>
      </w:r>
    </w:p>
    <w:p w14:paraId="4541652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msg_qam1= scrambler_out(k,:)';</w:t>
      </w:r>
    </w:p>
    <w:p w14:paraId="78D336D3"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msg_qam2=de2bi(double(msg_qam1),'left-msb');</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转换为二进制</w:t>
      </w:r>
    </w:p>
    <w:p w14:paraId="59EB47CB"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msg_qam3=msg_qam2';</w:t>
      </w:r>
    </w:p>
    <w:p w14:paraId="322E1C6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msg_qam4=reshape(msg_qam3,1,E)</w:t>
      </w:r>
    </w:p>
    <w:p w14:paraId="2E0547BB"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msg_qam5=reshape(msg_qam4,Qm,E/Qm);</w:t>
      </w:r>
    </w:p>
    <w:p w14:paraId="1B9DAB60"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msg_qam6=msg_qam5';</w:t>
      </w:r>
    </w:p>
    <w:p w14:paraId="0AC43E9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msg_qam7=bi2de(double(msg_qam6),'left-msb');</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转换为十进制</w:t>
      </w:r>
    </w:p>
    <w:p w14:paraId="25A11F76"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msg_qam(k,:) =qammod(msg_qam7,M);</w:t>
      </w:r>
    </w:p>
    <w:p w14:paraId="3140C317"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msg_qam_AverPower(k,:) = qammod(msg_qam7,M,'UnitAveragePower',true);</w:t>
      </w:r>
    </w:p>
    <w:p w14:paraId="1C891F4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end</w:t>
      </w:r>
    </w:p>
    <w:p w14:paraId="0B68648E" w14:textId="53828D8F" w:rsidR="00C642E6" w:rsidRDefault="000E495B" w:rsidP="000E495B">
      <w:pPr>
        <w:pStyle w:val="af7"/>
        <w:jc w:val="left"/>
      </w:pPr>
      <w:r w:rsidRPr="000E495B">
        <w:rPr>
          <w:rFonts w:asciiTheme="minorHAnsi" w:eastAsiaTheme="minorEastAsia" w:hAnsiTheme="minorHAnsi" w:cstheme="minorBidi"/>
          <w:sz w:val="21"/>
          <w:szCs w:val="22"/>
        </w:rPr>
        <w:t>% scatterplot(msg_qam);</w:t>
      </w:r>
    </w:p>
    <w:p w14:paraId="019380E9" w14:textId="12C52864" w:rsidR="00120896" w:rsidRDefault="00120896">
      <w:pPr>
        <w:widowControl/>
        <w:jc w:val="left"/>
      </w:pPr>
      <w:r>
        <w:br w:type="page"/>
      </w:r>
    </w:p>
    <w:p w14:paraId="30AB3997" w14:textId="165BC488" w:rsidR="00120896" w:rsidRDefault="00120896" w:rsidP="00120896">
      <w:pPr>
        <w:pStyle w:val="2"/>
        <w:numPr>
          <w:ilvl w:val="1"/>
          <w:numId w:val="1"/>
        </w:numPr>
      </w:pPr>
      <w:bookmarkStart w:id="158" w:name="_Toc35510325"/>
      <w:r w:rsidRPr="00120896">
        <w:rPr>
          <w:rFonts w:hint="eastAsia"/>
        </w:rPr>
        <w:lastRenderedPageBreak/>
        <w:t>Layer1</w:t>
      </w:r>
      <w:r w:rsidRPr="00120896">
        <w:rPr>
          <w:rFonts w:hint="eastAsia"/>
        </w:rPr>
        <w:t>接收部分仿真</w:t>
      </w:r>
      <w:bookmarkEnd w:id="158"/>
    </w:p>
    <w:p w14:paraId="22FD9015" w14:textId="77777777" w:rsidR="006F1064" w:rsidRDefault="006F1064" w:rsidP="006F1064">
      <w:r>
        <w:t>%$$$$$$$$$$$$$$$$$$$$$$$$$$$--EQAM--$$$$$$$$$$$$$$$$$$$$$$$$$$$$$$$</w:t>
      </w:r>
    </w:p>
    <w:p w14:paraId="748D41AE" w14:textId="77777777" w:rsidR="006F1064" w:rsidRDefault="006F1064" w:rsidP="006F1064">
      <w:r>
        <w:t>msg_eqam = qamdemod(msg_qam_loop,M);</w:t>
      </w:r>
    </w:p>
    <w:p w14:paraId="6A1D980F" w14:textId="77777777" w:rsidR="006F1064" w:rsidRDefault="006F1064" w:rsidP="006F1064">
      <w:r>
        <w:t>% msg_eqam1 = qamdemod(msg_qam_radioloop,M);</w:t>
      </w:r>
    </w:p>
    <w:p w14:paraId="0C5F6E5D" w14:textId="77777777" w:rsidR="006F1064" w:rsidRDefault="006F1064" w:rsidP="006F1064">
      <w:r>
        <w:t>% msg_eqam = qamdemod(msg_qam,M);</w:t>
      </w:r>
    </w:p>
    <w:p w14:paraId="4419A360" w14:textId="77777777" w:rsidR="006F1064" w:rsidRDefault="006F1064" w:rsidP="006F1064">
      <w:r>
        <w:t>msg_eqam_AverPower = qamdemod(msg_qam_AverPower,M,'UnitAveragePower',true);</w:t>
      </w:r>
    </w:p>
    <w:p w14:paraId="269D7F8E" w14:textId="77777777" w:rsidR="006F1064" w:rsidRDefault="006F1064" w:rsidP="006F1064">
      <w:r>
        <w:t>% msg_eqam  =</w:t>
      </w:r>
      <w:r>
        <w:tab/>
        <w:t>msg_eqam1';</w:t>
      </w:r>
    </w:p>
    <w:p w14:paraId="033330B9" w14:textId="77777777" w:rsidR="006F1064" w:rsidRDefault="006F1064" w:rsidP="006F1064">
      <w:r>
        <w:t>%$$$$$$$$$$$$$$$$$$$$$$$$$--descrambler--$$$$$$$$$$$$$$$$$$$$$$$$$$$</w:t>
      </w:r>
    </w:p>
    <w:p w14:paraId="5DE0DD48" w14:textId="77777777" w:rsidR="006F1064" w:rsidRDefault="006F1064" w:rsidP="006F1064">
      <w:r>
        <w:rPr>
          <w:rFonts w:hint="eastAsia"/>
        </w:rPr>
        <w:t>descrambler_out=zeros(LaneNum,RsBlkNum);</w:t>
      </w:r>
      <w:r>
        <w:rPr>
          <w:rFonts w:hint="eastAsia"/>
        </w:rPr>
        <w:tab/>
        <w:t>%</w:t>
      </w:r>
      <w:r>
        <w:rPr>
          <w:rFonts w:hint="eastAsia"/>
        </w:rPr>
        <w:t>生成</w:t>
      </w:r>
      <w:r>
        <w:rPr>
          <w:rFonts w:hint="eastAsia"/>
        </w:rPr>
        <w:t>8*255</w:t>
      </w:r>
      <w:r>
        <w:rPr>
          <w:rFonts w:hint="eastAsia"/>
        </w:rPr>
        <w:t>矩阵</w:t>
      </w:r>
      <w:r>
        <w:rPr>
          <w:rFonts w:hint="eastAsia"/>
        </w:rPr>
        <w:t>,</w:t>
      </w:r>
      <w:r>
        <w:rPr>
          <w:rFonts w:hint="eastAsia"/>
        </w:rPr>
        <w:t>用于存放解扰后的消息</w:t>
      </w:r>
    </w:p>
    <w:p w14:paraId="1695F637" w14:textId="77777777" w:rsidR="006F1064" w:rsidRDefault="006F1064" w:rsidP="006F1064">
      <w:r>
        <w:rPr>
          <w:rFonts w:hint="eastAsia"/>
        </w:rPr>
        <w:t>msg_deintrlv=zeros(LaneNum,RsBlkNum);</w:t>
      </w:r>
      <w:r>
        <w:rPr>
          <w:rFonts w:hint="eastAsia"/>
        </w:rPr>
        <w:tab/>
      </w:r>
      <w:r>
        <w:rPr>
          <w:rFonts w:hint="eastAsia"/>
        </w:rPr>
        <w:tab/>
        <w:t>%</w:t>
      </w:r>
      <w:r>
        <w:rPr>
          <w:rFonts w:hint="eastAsia"/>
        </w:rPr>
        <w:t>生成</w:t>
      </w:r>
      <w:r>
        <w:rPr>
          <w:rFonts w:hint="eastAsia"/>
        </w:rPr>
        <w:t>8*255</w:t>
      </w:r>
      <w:r>
        <w:rPr>
          <w:rFonts w:hint="eastAsia"/>
        </w:rPr>
        <w:t>矩阵</w:t>
      </w:r>
      <w:r>
        <w:rPr>
          <w:rFonts w:hint="eastAsia"/>
        </w:rPr>
        <w:t>,</w:t>
      </w:r>
      <w:r>
        <w:rPr>
          <w:rFonts w:hint="eastAsia"/>
        </w:rPr>
        <w:t>用于存放解交织后的消息</w:t>
      </w:r>
    </w:p>
    <w:p w14:paraId="12136B68" w14:textId="77777777" w:rsidR="006F1064" w:rsidRDefault="006F1064" w:rsidP="006F1064">
      <w:r>
        <w:t>for k=1:LaneNum</w:t>
      </w:r>
    </w:p>
    <w:p w14:paraId="0E0C3CF1" w14:textId="77777777" w:rsidR="006F1064" w:rsidRDefault="006F1064" w:rsidP="006F1064">
      <w:r>
        <w:rPr>
          <w:rFonts w:hint="eastAsia"/>
        </w:rPr>
        <w:tab/>
        <w:t>msg_eqam1=de2bi(double(msg_eqam(k,:)),'left-msb');</w:t>
      </w:r>
      <w:r>
        <w:rPr>
          <w:rFonts w:hint="eastAsia"/>
        </w:rPr>
        <w:tab/>
        <w:t>%</w:t>
      </w:r>
      <w:r>
        <w:rPr>
          <w:rFonts w:hint="eastAsia"/>
        </w:rPr>
        <w:t>转换为二进制</w:t>
      </w:r>
    </w:p>
    <w:p w14:paraId="068A99F5" w14:textId="77777777" w:rsidR="006F1064" w:rsidRDefault="006F1064" w:rsidP="006F1064">
      <w:r>
        <w:tab/>
        <w:t>msg_eqam2=msg_eqam1';</w:t>
      </w:r>
    </w:p>
    <w:p w14:paraId="0E410C85" w14:textId="77777777" w:rsidR="006F1064" w:rsidRDefault="006F1064" w:rsidP="006F1064">
      <w:r>
        <w:tab/>
        <w:t>msg_eqam3=reshape(msg_eqam2,1,E);</w:t>
      </w:r>
    </w:p>
    <w:p w14:paraId="708A0CDA" w14:textId="77777777" w:rsidR="006F1064" w:rsidRDefault="006F1064" w:rsidP="006F1064">
      <w:r>
        <w:tab/>
        <w:t>msg_eqam4=msg_eqam3';</w:t>
      </w:r>
    </w:p>
    <w:p w14:paraId="7B1BEC6C" w14:textId="0E80C19E" w:rsidR="006F1064" w:rsidRDefault="006F1064" w:rsidP="006F1064">
      <w:r>
        <w:rPr>
          <w:rFonts w:hint="eastAsia"/>
        </w:rPr>
        <w:tab/>
        <w:t>msg_eqam5=reshape(msg_eqam4,BytNum,RsBlkNum);</w:t>
      </w:r>
      <w:r>
        <w:tab/>
      </w:r>
      <w:r>
        <w:rPr>
          <w:rFonts w:hint="eastAsia"/>
        </w:rPr>
        <w:t>%</w:t>
      </w:r>
      <w:r>
        <w:rPr>
          <w:rFonts w:hint="eastAsia"/>
        </w:rPr>
        <w:t>转换成</w:t>
      </w:r>
      <w:r>
        <w:rPr>
          <w:rFonts w:hint="eastAsia"/>
        </w:rPr>
        <w:t>8*255</w:t>
      </w:r>
      <w:r>
        <w:rPr>
          <w:rFonts w:hint="eastAsia"/>
        </w:rPr>
        <w:t>的矩阵</w:t>
      </w:r>
    </w:p>
    <w:p w14:paraId="7949D45B" w14:textId="77777777" w:rsidR="006F1064" w:rsidRDefault="006F1064" w:rsidP="006F1064">
      <w:r>
        <w:tab/>
        <w:t>msg_eqam6=msg_eqam5';</w:t>
      </w:r>
    </w:p>
    <w:p w14:paraId="2064A145" w14:textId="77777777" w:rsidR="006F1064" w:rsidRDefault="006F1064" w:rsidP="006F1064">
      <w:r>
        <w:rPr>
          <w:rFonts w:hint="eastAsia"/>
        </w:rPr>
        <w:tab/>
        <w:t>msg_eqam7=bi2de(double(msg_eqam6),'left-msb');</w:t>
      </w:r>
      <w:r>
        <w:rPr>
          <w:rFonts w:hint="eastAsia"/>
        </w:rPr>
        <w:tab/>
      </w:r>
      <w:r>
        <w:rPr>
          <w:rFonts w:hint="eastAsia"/>
        </w:rPr>
        <w:tab/>
        <w:t>%</w:t>
      </w:r>
      <w:r>
        <w:rPr>
          <w:rFonts w:hint="eastAsia"/>
        </w:rPr>
        <w:t>转换为十进制</w:t>
      </w:r>
    </w:p>
    <w:p w14:paraId="4F8B916F" w14:textId="77777777" w:rsidR="006F1064" w:rsidRDefault="006F1064" w:rsidP="006F1064">
      <w:r>
        <w:tab/>
        <w:t>msg_eqam8=msg_eqam7';</w:t>
      </w:r>
    </w:p>
    <w:p w14:paraId="38572019" w14:textId="77777777" w:rsidR="006F1064" w:rsidRDefault="006F1064" w:rsidP="006F1064">
      <w:r>
        <w:tab/>
        <w:t>msg_eqam9=msg_eqam8;</w:t>
      </w:r>
    </w:p>
    <w:p w14:paraId="01773195" w14:textId="77777777" w:rsidR="006F1064" w:rsidRDefault="006F1064" w:rsidP="006F1064">
      <w:r>
        <w:tab/>
        <w:t>s=20255; %Initialization of de-scrambler circuit</w:t>
      </w:r>
    </w:p>
    <w:p w14:paraId="54B5D414" w14:textId="77777777" w:rsidR="006F1064" w:rsidRDefault="006F1064" w:rsidP="006F1064">
      <w:r>
        <w:tab/>
        <w:t>descrambler_in=msg_eqam9;</w:t>
      </w:r>
    </w:p>
    <w:p w14:paraId="5E95F0E3" w14:textId="77777777" w:rsidR="006F1064" w:rsidRDefault="006F1064" w:rsidP="006F1064">
      <w:r>
        <w:tab/>
        <w:t>for j=1:size(msg_eqam9,2);</w:t>
      </w:r>
    </w:p>
    <w:p w14:paraId="39470FCE" w14:textId="77777777" w:rsidR="006F1064" w:rsidRDefault="006F1064" w:rsidP="006F1064">
      <w:r>
        <w:tab/>
      </w:r>
      <w:r>
        <w:tab/>
        <w:t>for i=1:8</w:t>
      </w:r>
    </w:p>
    <w:p w14:paraId="7636156B" w14:textId="77777777" w:rsidR="006F1064" w:rsidRDefault="006F1064" w:rsidP="006F1064">
      <w:r>
        <w:tab/>
      </w:r>
      <w:r>
        <w:tab/>
        <w:t>msb=bitxor(bitget(s,1),bitget(s,2));</w:t>
      </w:r>
    </w:p>
    <w:p w14:paraId="13E0A3EF" w14:textId="77777777" w:rsidR="006F1064" w:rsidRDefault="006F1064" w:rsidP="006F1064">
      <w:r>
        <w:tab/>
      </w:r>
      <w:r>
        <w:tab/>
        <w:t>s=bitshift(s,-1);</w:t>
      </w:r>
    </w:p>
    <w:p w14:paraId="2BFDB741" w14:textId="77777777" w:rsidR="006F1064" w:rsidRDefault="006F1064" w:rsidP="006F1064">
      <w:r>
        <w:tab/>
      </w:r>
      <w:r>
        <w:tab/>
        <w:t>s=bitset(s,15,msb);</w:t>
      </w:r>
    </w:p>
    <w:p w14:paraId="3F6C11A1" w14:textId="77777777" w:rsidR="006F1064" w:rsidRDefault="006F1064" w:rsidP="006F1064">
      <w:r>
        <w:tab/>
      </w:r>
      <w:r>
        <w:tab/>
        <w:t>t=bitxor(bitget(msg_eqam9(j),9-i),msb);</w:t>
      </w:r>
    </w:p>
    <w:p w14:paraId="2FED1F3D" w14:textId="77777777" w:rsidR="006F1064" w:rsidRDefault="006F1064" w:rsidP="006F1064">
      <w:r>
        <w:tab/>
      </w:r>
      <w:r>
        <w:tab/>
        <w:t>descrambler_in(j)=bitset(descrambler_in(j),9-i,t);</w:t>
      </w:r>
    </w:p>
    <w:p w14:paraId="36D42128" w14:textId="77777777" w:rsidR="006F1064" w:rsidRDefault="006F1064" w:rsidP="006F1064">
      <w:r>
        <w:tab/>
      </w:r>
      <w:r>
        <w:tab/>
        <w:t>end</w:t>
      </w:r>
    </w:p>
    <w:p w14:paraId="0308C5A4" w14:textId="77777777" w:rsidR="006F1064" w:rsidRDefault="006F1064" w:rsidP="006F1064">
      <w:r>
        <w:tab/>
        <w:t>end</w:t>
      </w:r>
    </w:p>
    <w:p w14:paraId="0292CA59" w14:textId="77777777" w:rsidR="006F1064" w:rsidRDefault="006F1064" w:rsidP="006F1064">
      <w:r>
        <w:tab/>
        <w:t>descrambler_out(k,:)=descrambler_in</w:t>
      </w:r>
    </w:p>
    <w:p w14:paraId="54695A6D" w14:textId="77777777" w:rsidR="006F1064" w:rsidRDefault="006F1064" w:rsidP="006F1064">
      <w:r>
        <w:t>%$$$$$$$$$$$$$$$$$$$$$$$$$$$--deintrlv--$$$$$$$$$$$$$$$$$$$$$$$$$$$</w:t>
      </w:r>
    </w:p>
    <w:p w14:paraId="68BEEADF" w14:textId="77777777" w:rsidR="006F1064" w:rsidRDefault="006F1064" w:rsidP="006F1064">
      <w:r>
        <w:tab/>
        <w:t>msg_deintrlv1=descrambler_out(k,:)';</w:t>
      </w:r>
    </w:p>
    <w:p w14:paraId="7F45590E" w14:textId="77777777" w:rsidR="006F1064" w:rsidRDefault="006F1064" w:rsidP="006F1064">
      <w:r>
        <w:rPr>
          <w:rFonts w:hint="eastAsia"/>
        </w:rPr>
        <w:tab/>
        <w:t>msg_deintrlv2=de2bi(msg_deintrlv1,'left-msb');</w:t>
      </w:r>
      <w:r>
        <w:rPr>
          <w:rFonts w:hint="eastAsia"/>
        </w:rPr>
        <w:tab/>
        <w:t>%</w:t>
      </w:r>
      <w:r>
        <w:rPr>
          <w:rFonts w:hint="eastAsia"/>
        </w:rPr>
        <w:t>转换为</w:t>
      </w:r>
      <w:r>
        <w:rPr>
          <w:rFonts w:hint="eastAsia"/>
        </w:rPr>
        <w:t>2</w:t>
      </w:r>
      <w:r>
        <w:rPr>
          <w:rFonts w:hint="eastAsia"/>
        </w:rPr>
        <w:t>进制</w:t>
      </w:r>
    </w:p>
    <w:p w14:paraId="22766B71" w14:textId="504D941F" w:rsidR="006F1064" w:rsidRDefault="006F1064" w:rsidP="006F1064">
      <w:r>
        <w:rPr>
          <w:rFonts w:hint="eastAsia"/>
        </w:rPr>
        <w:tab/>
        <w:t>msg_deintrlv3=msg_deintrlv2';</w:t>
      </w:r>
      <w:r>
        <w:rPr>
          <w:rFonts w:hint="eastAsia"/>
        </w:rPr>
        <w:tab/>
      </w:r>
      <w:r>
        <w:rPr>
          <w:rFonts w:hint="eastAsia"/>
        </w:rPr>
        <w:tab/>
      </w:r>
      <w:r>
        <w:rPr>
          <w:rFonts w:hint="eastAsia"/>
        </w:rPr>
        <w:tab/>
      </w:r>
      <w:r>
        <w:tab/>
      </w:r>
      <w:r>
        <w:rPr>
          <w:rFonts w:hint="eastAsia"/>
        </w:rPr>
        <w:t>%</w:t>
      </w:r>
      <w:r>
        <w:rPr>
          <w:rFonts w:hint="eastAsia"/>
        </w:rPr>
        <w:t>转置</w:t>
      </w:r>
    </w:p>
    <w:p w14:paraId="3404A38C" w14:textId="77777777" w:rsidR="006F1064" w:rsidRDefault="006F1064" w:rsidP="006F1064">
      <w:r>
        <w:rPr>
          <w:rFonts w:hint="eastAsia"/>
        </w:rPr>
        <w:tab/>
        <w:t>msg_deintrlv4=reshape(msg_deintrlv3,1,E);</w:t>
      </w:r>
      <w:r>
        <w:rPr>
          <w:rFonts w:hint="eastAsia"/>
        </w:rPr>
        <w:tab/>
      </w:r>
      <w:r>
        <w:rPr>
          <w:rFonts w:hint="eastAsia"/>
        </w:rPr>
        <w:tab/>
        <w:t>%</w:t>
      </w:r>
      <w:r>
        <w:rPr>
          <w:rFonts w:hint="eastAsia"/>
        </w:rPr>
        <w:t>转换成行向量</w:t>
      </w:r>
    </w:p>
    <w:p w14:paraId="3102EF01" w14:textId="77777777" w:rsidR="006F1064" w:rsidRDefault="006F1064" w:rsidP="006F1064">
      <w:r>
        <w:rPr>
          <w:rFonts w:hint="eastAsia"/>
        </w:rPr>
        <w:tab/>
        <w:t>msg_deintrlv5=matintrlv(msg_deintrlv4,E/Qm,Qm);</w:t>
      </w:r>
      <w:r>
        <w:rPr>
          <w:rFonts w:hint="eastAsia"/>
        </w:rPr>
        <w:tab/>
        <w:t>%</w:t>
      </w:r>
      <w:r>
        <w:rPr>
          <w:rFonts w:hint="eastAsia"/>
        </w:rPr>
        <w:t>矩阵解交织</w:t>
      </w:r>
    </w:p>
    <w:p w14:paraId="5897B53B" w14:textId="77777777" w:rsidR="006F1064" w:rsidRDefault="006F1064" w:rsidP="006F1064">
      <w:r>
        <w:tab/>
        <w:t>msg_deintrlv6=reshape(msg_deintrlv5,BytNum,RsBlkNum);</w:t>
      </w:r>
    </w:p>
    <w:p w14:paraId="4F10774B" w14:textId="77777777" w:rsidR="006F1064" w:rsidRDefault="006F1064" w:rsidP="006F1064">
      <w:r>
        <w:tab/>
        <w:t>msg_deintrlv7=msg_deintrlv6';</w:t>
      </w:r>
    </w:p>
    <w:p w14:paraId="45BD5070" w14:textId="77777777" w:rsidR="006F1064" w:rsidRDefault="006F1064" w:rsidP="006F1064">
      <w:r>
        <w:rPr>
          <w:rFonts w:hint="eastAsia"/>
        </w:rPr>
        <w:tab/>
        <w:t>msg_deintrlv8=bi2de(double(msg_deintrlv7),'left-msb');%</w:t>
      </w:r>
      <w:r>
        <w:rPr>
          <w:rFonts w:hint="eastAsia"/>
        </w:rPr>
        <w:t>转换为十进制</w:t>
      </w:r>
    </w:p>
    <w:p w14:paraId="0AC3AA83" w14:textId="77777777" w:rsidR="006F1064" w:rsidRDefault="006F1064" w:rsidP="006F1064">
      <w:r>
        <w:tab/>
        <w:t>msg_deintrlv(k,:)=msg_deintrlv8;</w:t>
      </w:r>
    </w:p>
    <w:p w14:paraId="0F71248E" w14:textId="77777777" w:rsidR="006F1064" w:rsidRDefault="006F1064" w:rsidP="006F1064">
      <w:r>
        <w:lastRenderedPageBreak/>
        <w:t>end</w:t>
      </w:r>
    </w:p>
    <w:p w14:paraId="02942193" w14:textId="77777777" w:rsidR="006F1064" w:rsidRDefault="006F1064" w:rsidP="006F1064">
      <w:r>
        <w:t>%$$$$$$$$$$$$$$$$$$$$$$$$$$$--DERS--$$$$$$$%$$$$$$$$$$$$$$$$$$$$$$$</w:t>
      </w:r>
    </w:p>
    <w:p w14:paraId="07D8AA8B" w14:textId="77777777" w:rsidR="006F1064" w:rsidRDefault="006F1064" w:rsidP="006F1064">
      <w:r>
        <w:rPr>
          <w:rFonts w:hint="eastAsia"/>
        </w:rPr>
        <w:t>msg_ders=zeros(LaneNum,InfNum);</w:t>
      </w:r>
      <w:r>
        <w:rPr>
          <w:rFonts w:hint="eastAsia"/>
        </w:rPr>
        <w:tab/>
      </w:r>
      <w:r>
        <w:rPr>
          <w:rFonts w:hint="eastAsia"/>
        </w:rPr>
        <w:tab/>
      </w:r>
      <w:r>
        <w:rPr>
          <w:rFonts w:hint="eastAsia"/>
        </w:rPr>
        <w:tab/>
        <w:t>%</w:t>
      </w:r>
      <w:r>
        <w:rPr>
          <w:rFonts w:hint="eastAsia"/>
        </w:rPr>
        <w:t>生成</w:t>
      </w:r>
      <w:r>
        <w:rPr>
          <w:rFonts w:hint="eastAsia"/>
        </w:rPr>
        <w:t>8*239</w:t>
      </w:r>
      <w:r>
        <w:rPr>
          <w:rFonts w:hint="eastAsia"/>
        </w:rPr>
        <w:t>矩阵</w:t>
      </w:r>
      <w:r>
        <w:rPr>
          <w:rFonts w:hint="eastAsia"/>
        </w:rPr>
        <w:t>,</w:t>
      </w:r>
      <w:r>
        <w:rPr>
          <w:rFonts w:hint="eastAsia"/>
        </w:rPr>
        <w:t>用于存放解</w:t>
      </w:r>
      <w:r>
        <w:rPr>
          <w:rFonts w:hint="eastAsia"/>
        </w:rPr>
        <w:t>RS</w:t>
      </w:r>
      <w:r>
        <w:rPr>
          <w:rFonts w:hint="eastAsia"/>
        </w:rPr>
        <w:t>后的消息</w:t>
      </w:r>
    </w:p>
    <w:p w14:paraId="1E135B6F" w14:textId="77777777" w:rsidR="006F1064" w:rsidRDefault="006F1064" w:rsidP="006F1064">
      <w:r>
        <w:t>msg_ders1=gf(msg_deintrlv,BytNum);</w:t>
      </w:r>
    </w:p>
    <w:p w14:paraId="67A77FFD" w14:textId="491F865B" w:rsidR="006F1064" w:rsidRDefault="006F1064" w:rsidP="006F1064">
      <w:r>
        <w:rPr>
          <w:rFonts w:hint="eastAsia"/>
        </w:rPr>
        <w:t>msg_ders2 =rsdec(msg_ders1,RsBlkNum,InfNum); %RS(255,239)</w:t>
      </w:r>
      <w:r>
        <w:rPr>
          <w:rFonts w:hint="eastAsia"/>
        </w:rPr>
        <w:t>解码</w:t>
      </w:r>
    </w:p>
    <w:p w14:paraId="1FE5F33A" w14:textId="59723FBA" w:rsidR="006F1064" w:rsidRDefault="006F1064" w:rsidP="006F1064">
      <w:r>
        <w:rPr>
          <w:rFonts w:hint="eastAsia"/>
        </w:rPr>
        <w:t>msg_ders=double(msg_ders2.x);</w:t>
      </w:r>
      <w:r>
        <w:rPr>
          <w:rFonts w:hint="eastAsia"/>
        </w:rPr>
        <w:tab/>
      </w:r>
      <w:r>
        <w:rPr>
          <w:rFonts w:hint="eastAsia"/>
        </w:rPr>
        <w:tab/>
      </w:r>
      <w:r>
        <w:rPr>
          <w:rFonts w:hint="eastAsia"/>
        </w:rPr>
        <w:tab/>
      </w:r>
      <w:r>
        <w:tab/>
      </w:r>
      <w:r>
        <w:rPr>
          <w:rFonts w:hint="eastAsia"/>
        </w:rPr>
        <w:t>%</w:t>
      </w:r>
      <w:r>
        <w:rPr>
          <w:rFonts w:hint="eastAsia"/>
        </w:rPr>
        <w:t>将信息符号变换回普通域</w:t>
      </w:r>
    </w:p>
    <w:p w14:paraId="53B0BFDA" w14:textId="77777777" w:rsidR="006F1064" w:rsidRDefault="006F1064" w:rsidP="006F1064">
      <w:r>
        <w:t>%$$$$$$$$$$$$$$$$$$$$$$$$$$--DECRC--$$$$$$$%$$$$$$$$$$$$$$$$$$$$$$$</w:t>
      </w:r>
    </w:p>
    <w:p w14:paraId="3EBCE87C" w14:textId="0F03A747" w:rsidR="006F1064" w:rsidRDefault="006F1064" w:rsidP="006F1064">
      <w:r>
        <w:rPr>
          <w:rFonts w:hint="eastAsia"/>
        </w:rPr>
        <w:t>msg_decrc=zeros(LaneNum,Cn);</w:t>
      </w:r>
      <w:r>
        <w:rPr>
          <w:rFonts w:hint="eastAsia"/>
        </w:rPr>
        <w:tab/>
      </w:r>
      <w:r>
        <w:rPr>
          <w:rFonts w:hint="eastAsia"/>
        </w:rPr>
        <w:tab/>
      </w:r>
      <w:r>
        <w:rPr>
          <w:rFonts w:hint="eastAsia"/>
        </w:rPr>
        <w:tab/>
      </w:r>
      <w:r>
        <w:tab/>
      </w:r>
      <w:r>
        <w:rPr>
          <w:rFonts w:hint="eastAsia"/>
        </w:rPr>
        <w:t>%</w:t>
      </w:r>
      <w:r>
        <w:rPr>
          <w:rFonts w:hint="eastAsia"/>
        </w:rPr>
        <w:t>生成</w:t>
      </w:r>
      <w:r>
        <w:rPr>
          <w:rFonts w:hint="eastAsia"/>
        </w:rPr>
        <w:t>8*236</w:t>
      </w:r>
      <w:r>
        <w:rPr>
          <w:rFonts w:hint="eastAsia"/>
        </w:rPr>
        <w:t>矩阵</w:t>
      </w:r>
      <w:r>
        <w:rPr>
          <w:rFonts w:hint="eastAsia"/>
        </w:rPr>
        <w:t>,</w:t>
      </w:r>
      <w:r>
        <w:rPr>
          <w:rFonts w:hint="eastAsia"/>
        </w:rPr>
        <w:t>用于存放解</w:t>
      </w:r>
      <w:r>
        <w:rPr>
          <w:rFonts w:hint="eastAsia"/>
        </w:rPr>
        <w:t>RCR</w:t>
      </w:r>
      <w:r>
        <w:rPr>
          <w:rFonts w:hint="eastAsia"/>
        </w:rPr>
        <w:t>后的消息</w:t>
      </w:r>
    </w:p>
    <w:p w14:paraId="702FB22A" w14:textId="77777777" w:rsidR="006F1064" w:rsidRDefault="006F1064" w:rsidP="006F1064">
      <w:r>
        <w:t>for i=1:LaneNum</w:t>
      </w:r>
    </w:p>
    <w:p w14:paraId="70D2DC48" w14:textId="77777777" w:rsidR="006F1064" w:rsidRDefault="006F1064" w:rsidP="006F1064">
      <w:r>
        <w:tab/>
        <w:t>msg_decrc1=msg_ders(i,:);</w:t>
      </w:r>
    </w:p>
    <w:p w14:paraId="6459AD11" w14:textId="1A350711" w:rsidR="006F1064" w:rsidRDefault="006F1064" w:rsidP="006F1064">
      <w:r>
        <w:rPr>
          <w:rFonts w:hint="eastAsia"/>
        </w:rPr>
        <w:tab/>
        <w:t>msg_decrc2=de2bi(double(msg_decrc1),'left-msb');</w:t>
      </w:r>
      <w:r>
        <w:rPr>
          <w:rFonts w:hint="eastAsia"/>
        </w:rPr>
        <w:tab/>
      </w:r>
      <w:r>
        <w:tab/>
      </w:r>
      <w:r>
        <w:rPr>
          <w:rFonts w:hint="eastAsia"/>
        </w:rPr>
        <w:t>%</w:t>
      </w:r>
      <w:r>
        <w:rPr>
          <w:rFonts w:hint="eastAsia"/>
        </w:rPr>
        <w:t>转换为二进制</w:t>
      </w:r>
    </w:p>
    <w:p w14:paraId="5F514934" w14:textId="77777777" w:rsidR="006F1064" w:rsidRDefault="006F1064" w:rsidP="006F1064">
      <w:r>
        <w:rPr>
          <w:rFonts w:hint="eastAsia"/>
        </w:rPr>
        <w:tab/>
        <w:t>msg_decrc3=reshape(msg_decrc2',1,CrcBlkNum*BytNum);</w:t>
      </w:r>
      <w:r>
        <w:rPr>
          <w:rFonts w:hint="eastAsia"/>
        </w:rPr>
        <w:tab/>
        <w:t>%</w:t>
      </w:r>
      <w:r>
        <w:rPr>
          <w:rFonts w:hint="eastAsia"/>
        </w:rPr>
        <w:t>转换成行向量</w:t>
      </w:r>
    </w:p>
    <w:p w14:paraId="4C723C89" w14:textId="77777777" w:rsidR="006F1064" w:rsidRDefault="006F1064" w:rsidP="006F1064">
      <w:r>
        <w:tab/>
        <w:t>hd= crc.detector('Polynomial',[1 1 0 0 0 0 1 1 0 0 1 0 0 1 1 0 0 1 1 1 1 1 0 1 1], 'InitialState', ...</w:t>
      </w:r>
    </w:p>
    <w:p w14:paraId="55893C25" w14:textId="77777777" w:rsidR="006F1064" w:rsidRDefault="006F1064" w:rsidP="006F1064">
      <w:r>
        <w:tab/>
        <w:t>'0xFFFFFF', 'ReflectInput', true, 'FinalXOR', '0x000000');</w:t>
      </w:r>
    </w:p>
    <w:p w14:paraId="0CD53242" w14:textId="77777777" w:rsidR="006F1064" w:rsidRDefault="006F1064" w:rsidP="006F1064">
      <w:r>
        <w:rPr>
          <w:rFonts w:hint="eastAsia"/>
        </w:rPr>
        <w:tab/>
        <w:t xml:space="preserve">msg_decrc4=detect(hd,msg_decrc3');  </w:t>
      </w:r>
      <w:r>
        <w:rPr>
          <w:rFonts w:hint="eastAsia"/>
        </w:rPr>
        <w:tab/>
      </w:r>
      <w:r>
        <w:rPr>
          <w:rFonts w:hint="eastAsia"/>
        </w:rPr>
        <w:tab/>
      </w:r>
      <w:r>
        <w:rPr>
          <w:rFonts w:hint="eastAsia"/>
        </w:rPr>
        <w:tab/>
      </w:r>
      <w:r>
        <w:rPr>
          <w:rFonts w:hint="eastAsia"/>
        </w:rPr>
        <w:tab/>
        <w:t>%</w:t>
      </w:r>
      <w:r>
        <w:rPr>
          <w:rFonts w:hint="eastAsia"/>
        </w:rPr>
        <w:t>验证带</w:t>
      </w:r>
      <w:r>
        <w:rPr>
          <w:rFonts w:hint="eastAsia"/>
        </w:rPr>
        <w:t>crc</w:t>
      </w:r>
      <w:r>
        <w:rPr>
          <w:rFonts w:hint="eastAsia"/>
        </w:rPr>
        <w:t>的消息块</w:t>
      </w:r>
      <w:r>
        <w:rPr>
          <w:rFonts w:hint="eastAsia"/>
        </w:rPr>
        <w:t xml:space="preserve"> </w:t>
      </w:r>
    </w:p>
    <w:p w14:paraId="69F5C725" w14:textId="77777777" w:rsidR="006F1064" w:rsidRDefault="006F1064" w:rsidP="006F1064">
      <w:r>
        <w:tab/>
        <w:t xml:space="preserve">msg_decrc5=reshape(msg_decrc4',BytNum,Cn); </w:t>
      </w:r>
    </w:p>
    <w:p w14:paraId="14E5C6FD" w14:textId="7F5CDA75" w:rsidR="006F1064" w:rsidRDefault="006F1064" w:rsidP="006F1064">
      <w:r>
        <w:rPr>
          <w:rFonts w:hint="eastAsia"/>
        </w:rPr>
        <w:tab/>
        <w:t>msg_decrc6=bi2de(msg_decrc5','left-msb');</w:t>
      </w:r>
      <w:r>
        <w:rPr>
          <w:rFonts w:hint="eastAsia"/>
        </w:rPr>
        <w:tab/>
      </w:r>
      <w:r>
        <w:rPr>
          <w:rFonts w:hint="eastAsia"/>
        </w:rPr>
        <w:tab/>
      </w:r>
      <w:r>
        <w:rPr>
          <w:rFonts w:hint="eastAsia"/>
        </w:rPr>
        <w:tab/>
      </w:r>
      <w:r>
        <w:tab/>
      </w:r>
      <w:r>
        <w:rPr>
          <w:rFonts w:hint="eastAsia"/>
        </w:rPr>
        <w:t>%</w:t>
      </w:r>
      <w:r>
        <w:rPr>
          <w:rFonts w:hint="eastAsia"/>
        </w:rPr>
        <w:t>转换为十进制</w:t>
      </w:r>
      <w:r>
        <w:rPr>
          <w:rFonts w:hint="eastAsia"/>
        </w:rPr>
        <w:tab/>
      </w:r>
    </w:p>
    <w:p w14:paraId="4E0F84A4" w14:textId="77777777" w:rsidR="006F1064" w:rsidRDefault="006F1064" w:rsidP="006F1064">
      <w:r>
        <w:tab/>
        <w:t>msg_decrc(i,:) =msg_decrc6';</w:t>
      </w:r>
      <w:r>
        <w:tab/>
      </w:r>
    </w:p>
    <w:p w14:paraId="44607247" w14:textId="77777777" w:rsidR="006F1064" w:rsidRDefault="006F1064" w:rsidP="006F1064">
      <w:r>
        <w:t>end</w:t>
      </w:r>
    </w:p>
    <w:p w14:paraId="430CDA72" w14:textId="77777777" w:rsidR="006F1064" w:rsidRDefault="006F1064" w:rsidP="006F1064">
      <w:r>
        <w:t>err_msg_layer1loop=msg_decrc-msg_crc1;</w:t>
      </w:r>
    </w:p>
    <w:p w14:paraId="5F251A48" w14:textId="77777777" w:rsidR="006F1064" w:rsidRDefault="006F1064" w:rsidP="006F1064">
      <w:r>
        <w:t>%$$$$$$$$$$$$$$$$$$$$$$--MAC_Deblock--$$$$$$$$$$$$$$$$$$$$$$$$$</w:t>
      </w:r>
    </w:p>
    <w:p w14:paraId="2D6E3850" w14:textId="77777777" w:rsidR="006F1064" w:rsidRDefault="006F1064" w:rsidP="006F1064">
      <w:r>
        <w:rPr>
          <w:rFonts w:hint="eastAsia"/>
        </w:rPr>
        <w:t>mac_deblock=zeros(1,mac_block_length);</w:t>
      </w:r>
      <w:r>
        <w:rPr>
          <w:rFonts w:hint="eastAsia"/>
        </w:rPr>
        <w:tab/>
        <w:t>%</w:t>
      </w:r>
      <w:r>
        <w:rPr>
          <w:rFonts w:hint="eastAsia"/>
        </w:rPr>
        <w:t>生成</w:t>
      </w:r>
      <w:r>
        <w:rPr>
          <w:rFonts w:hint="eastAsia"/>
        </w:rPr>
        <w:t>1*1888,</w:t>
      </w:r>
      <w:r>
        <w:rPr>
          <w:rFonts w:hint="eastAsia"/>
        </w:rPr>
        <w:t>用于存放</w:t>
      </w:r>
      <w:r>
        <w:rPr>
          <w:rFonts w:hint="eastAsia"/>
        </w:rPr>
        <w:t>Deblock</w:t>
      </w:r>
      <w:r>
        <w:rPr>
          <w:rFonts w:hint="eastAsia"/>
        </w:rPr>
        <w:t>后的消息</w:t>
      </w:r>
    </w:p>
    <w:p w14:paraId="78732E13" w14:textId="77777777" w:rsidR="006F1064" w:rsidRDefault="006F1064" w:rsidP="006F1064">
      <w:r>
        <w:t>k=1;</w:t>
      </w:r>
    </w:p>
    <w:p w14:paraId="75BB8702" w14:textId="77777777" w:rsidR="006F1064" w:rsidRDefault="006F1064" w:rsidP="006F1064">
      <w:r>
        <w:t>for i=1:Cn</w:t>
      </w:r>
    </w:p>
    <w:p w14:paraId="36375E86" w14:textId="77777777" w:rsidR="006F1064" w:rsidRDefault="006F1064" w:rsidP="006F1064">
      <w:r>
        <w:tab/>
        <w:t>for j=1:LaneNum</w:t>
      </w:r>
    </w:p>
    <w:p w14:paraId="05320BD5" w14:textId="77777777" w:rsidR="006F1064" w:rsidRDefault="006F1064" w:rsidP="006F1064">
      <w:r>
        <w:tab/>
      </w:r>
      <w:r>
        <w:tab/>
        <w:t>mac_deblock(k)=msg_decrc(j,i);</w:t>
      </w:r>
    </w:p>
    <w:p w14:paraId="6BFC92FD" w14:textId="77777777" w:rsidR="006F1064" w:rsidRDefault="006F1064" w:rsidP="006F1064">
      <w:r>
        <w:tab/>
      </w:r>
      <w:r>
        <w:tab/>
        <w:t>k=k+1;</w:t>
      </w:r>
    </w:p>
    <w:p w14:paraId="539FDEFB" w14:textId="77777777" w:rsidR="006F1064" w:rsidRDefault="006F1064" w:rsidP="006F1064">
      <w:r>
        <w:tab/>
        <w:t>end</w:t>
      </w:r>
    </w:p>
    <w:p w14:paraId="373A32C1" w14:textId="77777777" w:rsidR="006F1064" w:rsidRDefault="006F1064" w:rsidP="006F1064">
      <w:r>
        <w:t>end</w:t>
      </w:r>
    </w:p>
    <w:p w14:paraId="4EB9DB59" w14:textId="77777777" w:rsidR="006F1064" w:rsidRDefault="006F1064" w:rsidP="006F1064">
      <w:r>
        <w:rPr>
          <w:rFonts w:hint="eastAsia"/>
        </w:rPr>
        <w:t>%$$$$$$$$$$$$$$$$$$$$$$--</w:t>
      </w:r>
      <w:r>
        <w:rPr>
          <w:rFonts w:hint="eastAsia"/>
        </w:rPr>
        <w:t>作图比较输入输出</w:t>
      </w:r>
      <w:r>
        <w:rPr>
          <w:rFonts w:hint="eastAsia"/>
        </w:rPr>
        <w:t>--$$$$$$$$$$$$$$$$$$$$$$$$$</w:t>
      </w:r>
    </w:p>
    <w:p w14:paraId="4B20B8E0" w14:textId="77777777" w:rsidR="006F1064" w:rsidRDefault="006F1064" w:rsidP="006F1064">
      <w:r>
        <w:rPr>
          <w:rFonts w:hint="eastAsia"/>
        </w:rPr>
        <w:t xml:space="preserve">fsb=250*10^6;   </w:t>
      </w:r>
      <w:r>
        <w:rPr>
          <w:rFonts w:hint="eastAsia"/>
        </w:rPr>
        <w:tab/>
        <w:t xml:space="preserve">  </w:t>
      </w:r>
      <w:r>
        <w:rPr>
          <w:rFonts w:hint="eastAsia"/>
        </w:rPr>
        <w:tab/>
      </w:r>
      <w:r>
        <w:rPr>
          <w:rFonts w:hint="eastAsia"/>
        </w:rPr>
        <w:tab/>
        <w:t xml:space="preserve">%250MHz Layer1 </w:t>
      </w:r>
      <w:r>
        <w:rPr>
          <w:rFonts w:hint="eastAsia"/>
        </w:rPr>
        <w:t>同步时钟</w:t>
      </w:r>
    </w:p>
    <w:p w14:paraId="41615785" w14:textId="64DDA384" w:rsidR="006F1064" w:rsidRDefault="006F1064" w:rsidP="006F1064">
      <w:r>
        <w:rPr>
          <w:rFonts w:hint="eastAsia"/>
        </w:rPr>
        <w:t xml:space="preserve">db=1/fsb;      </w:t>
      </w:r>
      <w:r>
        <w:rPr>
          <w:rFonts w:hint="eastAsia"/>
        </w:rPr>
        <w:tab/>
      </w:r>
      <w:r>
        <w:rPr>
          <w:rFonts w:hint="eastAsia"/>
        </w:rPr>
        <w:tab/>
        <w:t xml:space="preserve">  </w:t>
      </w:r>
      <w:r>
        <w:t xml:space="preserve"> </w:t>
      </w:r>
      <w:r>
        <w:tab/>
      </w:r>
      <w:r>
        <w:rPr>
          <w:rFonts w:hint="eastAsia"/>
        </w:rPr>
        <w:t>%s  %</w:t>
      </w:r>
      <w:r>
        <w:rPr>
          <w:rFonts w:hint="eastAsia"/>
        </w:rPr>
        <w:t>采样间隔</w:t>
      </w:r>
    </w:p>
    <w:p w14:paraId="4E67639B" w14:textId="77777777" w:rsidR="006F1064" w:rsidRDefault="006F1064" w:rsidP="006F1064">
      <w:r>
        <w:rPr>
          <w:rFonts w:hint="eastAsia"/>
        </w:rPr>
        <w:t xml:space="preserve">Tbb=db*mac_block_length; </w:t>
      </w:r>
      <w:r>
        <w:rPr>
          <w:rFonts w:hint="eastAsia"/>
        </w:rPr>
        <w:tab/>
        <w:t>%us %</w:t>
      </w:r>
      <w:r>
        <w:rPr>
          <w:rFonts w:hint="eastAsia"/>
        </w:rPr>
        <w:t>观测时间</w:t>
      </w:r>
    </w:p>
    <w:p w14:paraId="6F65066D" w14:textId="77777777" w:rsidR="006F1064" w:rsidRDefault="006F1064" w:rsidP="006F1064">
      <w:r>
        <w:rPr>
          <w:rFonts w:hint="eastAsia"/>
        </w:rPr>
        <w:t xml:space="preserve">tbb=0:db:Tbb-db;     </w:t>
      </w:r>
      <w:r>
        <w:rPr>
          <w:rFonts w:hint="eastAsia"/>
        </w:rPr>
        <w:tab/>
      </w:r>
      <w:r>
        <w:rPr>
          <w:rFonts w:hint="eastAsia"/>
        </w:rPr>
        <w:tab/>
        <w:t>%</w:t>
      </w:r>
      <w:r>
        <w:rPr>
          <w:rFonts w:hint="eastAsia"/>
        </w:rPr>
        <w:t>离散时间</w:t>
      </w:r>
      <w:r>
        <w:rPr>
          <w:rFonts w:hint="eastAsia"/>
        </w:rPr>
        <w:t>t</w:t>
      </w:r>
    </w:p>
    <w:p w14:paraId="11B46AA1" w14:textId="77777777" w:rsidR="006F1064" w:rsidRDefault="006F1064" w:rsidP="006F1064">
      <w:r>
        <w:t>figure(5)</w:t>
      </w:r>
    </w:p>
    <w:p w14:paraId="516B4CAC" w14:textId="77777777" w:rsidR="006F1064" w:rsidRDefault="006F1064" w:rsidP="006F1064">
      <w:r>
        <w:rPr>
          <w:rFonts w:hint="eastAsia"/>
        </w:rPr>
        <w:t>subplot(2,2,1);</w:t>
      </w:r>
      <w:r>
        <w:rPr>
          <w:rFonts w:hint="eastAsia"/>
        </w:rPr>
        <w:tab/>
      </w:r>
      <w:r>
        <w:rPr>
          <w:rFonts w:hint="eastAsia"/>
        </w:rPr>
        <w:tab/>
      </w:r>
      <w:r>
        <w:rPr>
          <w:rFonts w:hint="eastAsia"/>
        </w:rPr>
        <w:tab/>
      </w:r>
      <w:r>
        <w:rPr>
          <w:rFonts w:hint="eastAsia"/>
        </w:rPr>
        <w:tab/>
        <w:t>%</w:t>
      </w:r>
      <w:r>
        <w:rPr>
          <w:rFonts w:hint="eastAsia"/>
        </w:rPr>
        <w:t>画图</w:t>
      </w:r>
      <w:r>
        <w:rPr>
          <w:rFonts w:hint="eastAsia"/>
        </w:rPr>
        <w:t xml:space="preserve"> </w:t>
      </w:r>
    </w:p>
    <w:p w14:paraId="1C694671" w14:textId="77777777" w:rsidR="006F1064" w:rsidRDefault="006F1064" w:rsidP="006F1064">
      <w:r>
        <w:rPr>
          <w:rFonts w:hint="eastAsia"/>
        </w:rPr>
        <w:t>plot(tbb,mac_block);xlabel('tbb');title('mac_block');%</w:t>
      </w:r>
      <w:r>
        <w:rPr>
          <w:rFonts w:hint="eastAsia"/>
        </w:rPr>
        <w:t>画消息的时域波形</w:t>
      </w:r>
    </w:p>
    <w:p w14:paraId="0DC01C5E" w14:textId="77777777" w:rsidR="006F1064" w:rsidRDefault="006F1064" w:rsidP="006F1064"/>
    <w:p w14:paraId="1E0D0849" w14:textId="25D6DECA" w:rsidR="006F1064" w:rsidRDefault="006F1064" w:rsidP="006F1064">
      <w:r>
        <w:rPr>
          <w:rFonts w:hint="eastAsia"/>
        </w:rPr>
        <w:t>Tbdeb=db*mac_block_length; %us %</w:t>
      </w:r>
      <w:r>
        <w:rPr>
          <w:rFonts w:hint="eastAsia"/>
        </w:rPr>
        <w:t>观测时间</w:t>
      </w:r>
    </w:p>
    <w:p w14:paraId="75038C97" w14:textId="77777777" w:rsidR="006F1064" w:rsidRDefault="006F1064" w:rsidP="006F1064">
      <w:r>
        <w:rPr>
          <w:rFonts w:hint="eastAsia"/>
        </w:rPr>
        <w:t xml:space="preserve">tbdeb=0:db:Tbdeb-db;     </w:t>
      </w:r>
      <w:r>
        <w:rPr>
          <w:rFonts w:hint="eastAsia"/>
        </w:rPr>
        <w:tab/>
        <w:t>%</w:t>
      </w:r>
      <w:r>
        <w:rPr>
          <w:rFonts w:hint="eastAsia"/>
        </w:rPr>
        <w:t>离散时间</w:t>
      </w:r>
      <w:r>
        <w:rPr>
          <w:rFonts w:hint="eastAsia"/>
        </w:rPr>
        <w:t>t</w:t>
      </w:r>
    </w:p>
    <w:p w14:paraId="24358647" w14:textId="77777777" w:rsidR="006F1064" w:rsidRDefault="006F1064" w:rsidP="006F1064">
      <w:r>
        <w:rPr>
          <w:rFonts w:hint="eastAsia"/>
        </w:rPr>
        <w:t>subplot(2,2,2);</w:t>
      </w:r>
      <w:r>
        <w:rPr>
          <w:rFonts w:hint="eastAsia"/>
        </w:rPr>
        <w:tab/>
      </w:r>
      <w:r>
        <w:rPr>
          <w:rFonts w:hint="eastAsia"/>
        </w:rPr>
        <w:tab/>
      </w:r>
      <w:r>
        <w:rPr>
          <w:rFonts w:hint="eastAsia"/>
        </w:rPr>
        <w:tab/>
      </w:r>
      <w:r>
        <w:rPr>
          <w:rFonts w:hint="eastAsia"/>
        </w:rPr>
        <w:tab/>
        <w:t>%</w:t>
      </w:r>
      <w:r>
        <w:rPr>
          <w:rFonts w:hint="eastAsia"/>
        </w:rPr>
        <w:t>画图</w:t>
      </w:r>
      <w:r>
        <w:rPr>
          <w:rFonts w:hint="eastAsia"/>
        </w:rPr>
        <w:t xml:space="preserve"> </w:t>
      </w:r>
    </w:p>
    <w:p w14:paraId="598F5312" w14:textId="346D0A5D" w:rsidR="00F37BC9" w:rsidRDefault="006F1064" w:rsidP="006F1064">
      <w:r>
        <w:rPr>
          <w:rFonts w:hint="eastAsia"/>
        </w:rPr>
        <w:t>plot(tbdeb,mac_deblock);xlabel('tbdeb');title('mac_deblock');%</w:t>
      </w:r>
      <w:r>
        <w:rPr>
          <w:rFonts w:hint="eastAsia"/>
        </w:rPr>
        <w:t>画解算后消息的时域波形</w:t>
      </w:r>
    </w:p>
    <w:p w14:paraId="63E99A1A" w14:textId="13C9CE5C" w:rsidR="0074086A" w:rsidRDefault="0074086A" w:rsidP="00F37BC9"/>
    <w:p w14:paraId="3FFE5D03" w14:textId="1C4321C5" w:rsidR="0074086A" w:rsidRDefault="0074086A">
      <w:pPr>
        <w:widowControl/>
        <w:jc w:val="left"/>
      </w:pPr>
      <w:r>
        <w:br w:type="page"/>
      </w:r>
    </w:p>
    <w:p w14:paraId="567348B3" w14:textId="2BC6B67C" w:rsidR="0074086A" w:rsidRDefault="0074086A" w:rsidP="0074086A">
      <w:pPr>
        <w:pStyle w:val="2"/>
        <w:numPr>
          <w:ilvl w:val="1"/>
          <w:numId w:val="1"/>
        </w:numPr>
      </w:pPr>
      <w:bookmarkStart w:id="159" w:name="_Toc35510326"/>
      <w:r>
        <w:rPr>
          <w:rFonts w:hint="eastAsia"/>
        </w:rPr>
        <w:lastRenderedPageBreak/>
        <w:t>Radio</w:t>
      </w:r>
      <w:r w:rsidR="00851ED0">
        <w:rPr>
          <w:rFonts w:hint="eastAsia"/>
        </w:rPr>
        <w:t>收发</w:t>
      </w:r>
      <w:r>
        <w:rPr>
          <w:rFonts w:hint="eastAsia"/>
        </w:rPr>
        <w:t>仿真</w:t>
      </w:r>
      <w:bookmarkEnd w:id="159"/>
    </w:p>
    <w:p w14:paraId="66380265" w14:textId="77777777" w:rsidR="00E12875" w:rsidRDefault="00E12875" w:rsidP="00E12875"/>
    <w:p w14:paraId="0DC0B75C" w14:textId="77777777" w:rsidR="00E12875" w:rsidRDefault="00E12875" w:rsidP="00E12875">
      <w:r>
        <w:rPr>
          <w:rFonts w:hint="eastAsia"/>
        </w:rPr>
        <w:t>Rs=250*10^6;</w:t>
      </w:r>
      <w:r>
        <w:rPr>
          <w:rFonts w:hint="eastAsia"/>
        </w:rPr>
        <w:tab/>
      </w:r>
      <w:r>
        <w:rPr>
          <w:rFonts w:hint="eastAsia"/>
        </w:rPr>
        <w:tab/>
        <w:t>%</w:t>
      </w:r>
      <w:r>
        <w:rPr>
          <w:rFonts w:hint="eastAsia"/>
        </w:rPr>
        <w:t>码元速率</w:t>
      </w:r>
    </w:p>
    <w:p w14:paraId="3546EFA8" w14:textId="77777777" w:rsidR="00E12875" w:rsidRDefault="00E12875" w:rsidP="00E12875">
      <w:r>
        <w:rPr>
          <w:rFonts w:hint="eastAsia"/>
        </w:rPr>
        <w:t>Ts=1/Rs;</w:t>
      </w:r>
      <w:r>
        <w:rPr>
          <w:rFonts w:hint="eastAsia"/>
        </w:rPr>
        <w:tab/>
      </w:r>
      <w:r>
        <w:rPr>
          <w:rFonts w:hint="eastAsia"/>
        </w:rPr>
        <w:tab/>
      </w:r>
      <w:r>
        <w:rPr>
          <w:rFonts w:hint="eastAsia"/>
        </w:rPr>
        <w:tab/>
        <w:t>%</w:t>
      </w:r>
      <w:r>
        <w:rPr>
          <w:rFonts w:hint="eastAsia"/>
        </w:rPr>
        <w:t>码元间隔</w:t>
      </w:r>
    </w:p>
    <w:p w14:paraId="7D64D273" w14:textId="77777777" w:rsidR="00E12875" w:rsidRDefault="00E12875" w:rsidP="00E12875"/>
    <w:p w14:paraId="1FEA7E7D" w14:textId="104F768F" w:rsidR="00E12875" w:rsidRDefault="006037BC" w:rsidP="00E12875">
      <w:r>
        <w:rPr>
          <w:rFonts w:hint="eastAsia"/>
        </w:rPr>
        <w:t>Rs_rrc</w:t>
      </w:r>
      <w:r>
        <w:rPr>
          <w:rFonts w:hint="eastAsia"/>
        </w:rPr>
        <w:tab/>
        <w:t xml:space="preserve">=2*Rs; </w:t>
      </w:r>
      <w:r>
        <w:rPr>
          <w:rFonts w:hint="eastAsia"/>
        </w:rPr>
        <w:tab/>
      </w:r>
      <w:r w:rsidR="00E12875">
        <w:rPr>
          <w:rFonts w:hint="eastAsia"/>
        </w:rPr>
        <w:t>%</w:t>
      </w:r>
      <w:r w:rsidR="00E12875">
        <w:rPr>
          <w:rFonts w:hint="eastAsia"/>
        </w:rPr>
        <w:t>升余弦滤波器采样频率</w:t>
      </w:r>
    </w:p>
    <w:p w14:paraId="02034CDE" w14:textId="77777777" w:rsidR="00E12875" w:rsidRDefault="00E12875" w:rsidP="00E12875">
      <w:r>
        <w:rPr>
          <w:rFonts w:hint="eastAsia"/>
        </w:rPr>
        <w:t xml:space="preserve">rolloff =0.2;    </w:t>
      </w:r>
      <w:r>
        <w:rPr>
          <w:rFonts w:hint="eastAsia"/>
        </w:rPr>
        <w:tab/>
        <w:t>%</w:t>
      </w:r>
      <w:r>
        <w:rPr>
          <w:rFonts w:hint="eastAsia"/>
        </w:rPr>
        <w:t>滤波器滚降系数</w:t>
      </w:r>
    </w:p>
    <w:p w14:paraId="53A890C0" w14:textId="77777777" w:rsidR="00E12875" w:rsidRDefault="00E12875" w:rsidP="00E12875">
      <w:r>
        <w:rPr>
          <w:rFonts w:hint="eastAsia"/>
        </w:rPr>
        <w:t xml:space="preserve">N_filter = 20     </w:t>
      </w:r>
      <w:r>
        <w:rPr>
          <w:rFonts w:hint="eastAsia"/>
        </w:rPr>
        <w:tab/>
        <w:t>%</w:t>
      </w:r>
      <w:r>
        <w:rPr>
          <w:rFonts w:hint="eastAsia"/>
        </w:rPr>
        <w:t>升余弦滤波器阶数</w:t>
      </w:r>
    </w:p>
    <w:p w14:paraId="04C6071F" w14:textId="0D7161AA" w:rsidR="00E12875" w:rsidRDefault="006037BC" w:rsidP="00E12875">
      <w:r>
        <w:rPr>
          <w:rFonts w:hint="eastAsia"/>
        </w:rPr>
        <w:t>sps = Rs_rrc/Rs</w:t>
      </w:r>
      <w:r>
        <w:rPr>
          <w:rFonts w:hint="eastAsia"/>
        </w:rPr>
        <w:tab/>
      </w:r>
      <w:r w:rsidR="00E12875">
        <w:rPr>
          <w:rFonts w:hint="eastAsia"/>
        </w:rPr>
        <w:t>%</w:t>
      </w:r>
      <w:r w:rsidR="00E12875">
        <w:rPr>
          <w:rFonts w:hint="eastAsia"/>
        </w:rPr>
        <w:t>升余弦滤波器在每个符号的采样点数</w:t>
      </w:r>
    </w:p>
    <w:p w14:paraId="3C0BF3EC" w14:textId="77777777" w:rsidR="00E12875" w:rsidRDefault="00E12875" w:rsidP="00E12875">
      <w:r>
        <w:t xml:space="preserve">span = N_filter/sps; </w:t>
      </w:r>
    </w:p>
    <w:p w14:paraId="31997F66" w14:textId="77777777" w:rsidR="00E12875" w:rsidRDefault="00E12875" w:rsidP="00E12875">
      <w:r>
        <w:t>band = rcosdesign(rolloff, span, sps);</w:t>
      </w:r>
    </w:p>
    <w:p w14:paraId="68B93DA6" w14:textId="77777777" w:rsidR="00E12875" w:rsidRDefault="00E12875" w:rsidP="00E12875"/>
    <w:p w14:paraId="257F0217" w14:textId="45BFC066" w:rsidR="00E12875" w:rsidRDefault="006037BC" w:rsidP="00E12875">
      <w:r>
        <w:rPr>
          <w:rFonts w:hint="eastAsia"/>
        </w:rPr>
        <w:t xml:space="preserve">T=8; </w:t>
      </w:r>
      <w:r>
        <w:rPr>
          <w:rFonts w:hint="eastAsia"/>
        </w:rPr>
        <w:tab/>
      </w:r>
      <w:r>
        <w:rPr>
          <w:rFonts w:hint="eastAsia"/>
        </w:rPr>
        <w:tab/>
      </w:r>
      <w:r>
        <w:rPr>
          <w:rFonts w:hint="eastAsia"/>
        </w:rPr>
        <w:tab/>
      </w:r>
      <w:r w:rsidR="00E12875">
        <w:rPr>
          <w:rFonts w:hint="eastAsia"/>
        </w:rPr>
        <w:t>%</w:t>
      </w:r>
      <w:r w:rsidR="00E12875">
        <w:rPr>
          <w:rFonts w:hint="eastAsia"/>
        </w:rPr>
        <w:t>每个码元的采样点</w:t>
      </w:r>
    </w:p>
    <w:p w14:paraId="147FFEB4" w14:textId="77777777" w:rsidR="00E12875" w:rsidRDefault="00E12875" w:rsidP="00E12875">
      <w:r>
        <w:rPr>
          <w:rFonts w:hint="eastAsia"/>
        </w:rPr>
        <w:t>fs=Rs*T;</w:t>
      </w:r>
      <w:r>
        <w:rPr>
          <w:rFonts w:hint="eastAsia"/>
        </w:rPr>
        <w:tab/>
      </w:r>
      <w:r>
        <w:rPr>
          <w:rFonts w:hint="eastAsia"/>
        </w:rPr>
        <w:tab/>
      </w:r>
      <w:r>
        <w:rPr>
          <w:rFonts w:hint="eastAsia"/>
        </w:rPr>
        <w:tab/>
        <w:t>%</w:t>
      </w:r>
      <w:r>
        <w:rPr>
          <w:rFonts w:hint="eastAsia"/>
        </w:rPr>
        <w:t>采样速率</w:t>
      </w:r>
      <w:r>
        <w:rPr>
          <w:rFonts w:hint="eastAsia"/>
        </w:rPr>
        <w:tab/>
      </w:r>
    </w:p>
    <w:p w14:paraId="0D5B0AC6" w14:textId="77777777" w:rsidR="00E12875" w:rsidRDefault="00E12875" w:rsidP="00E12875">
      <w:r>
        <w:rPr>
          <w:rFonts w:hint="eastAsia"/>
        </w:rPr>
        <w:t>ts=1/fs;</w:t>
      </w:r>
      <w:r>
        <w:rPr>
          <w:rFonts w:hint="eastAsia"/>
        </w:rPr>
        <w:tab/>
      </w:r>
      <w:r>
        <w:rPr>
          <w:rFonts w:hint="eastAsia"/>
        </w:rPr>
        <w:tab/>
      </w:r>
      <w:r>
        <w:rPr>
          <w:rFonts w:hint="eastAsia"/>
        </w:rPr>
        <w:tab/>
        <w:t>%</w:t>
      </w:r>
      <w:r>
        <w:rPr>
          <w:rFonts w:hint="eastAsia"/>
        </w:rPr>
        <w:t>采样间隔</w:t>
      </w:r>
    </w:p>
    <w:p w14:paraId="78B8F710" w14:textId="34A7898A" w:rsidR="00E12875" w:rsidRDefault="006037BC" w:rsidP="00E12875">
      <w:r>
        <w:rPr>
          <w:rFonts w:hint="eastAsia"/>
        </w:rPr>
        <w:t xml:space="preserve">N=340;   </w:t>
      </w:r>
      <w:r>
        <w:rPr>
          <w:rFonts w:hint="eastAsia"/>
        </w:rPr>
        <w:tab/>
      </w:r>
      <w:r>
        <w:rPr>
          <w:rFonts w:hint="eastAsia"/>
        </w:rPr>
        <w:tab/>
      </w:r>
      <w:r w:rsidR="00E12875">
        <w:rPr>
          <w:rFonts w:hint="eastAsia"/>
        </w:rPr>
        <w:t>%</w:t>
      </w:r>
      <w:r w:rsidR="00E12875">
        <w:rPr>
          <w:rFonts w:hint="eastAsia"/>
        </w:rPr>
        <w:t>块内码元个数</w:t>
      </w:r>
    </w:p>
    <w:p w14:paraId="6AEB164C" w14:textId="77777777" w:rsidR="00E12875" w:rsidRDefault="00E12875" w:rsidP="00E12875">
      <w:r>
        <w:rPr>
          <w:rFonts w:hint="eastAsia"/>
        </w:rPr>
        <w:t>n_range=(0:N*T-1);</w:t>
      </w:r>
      <w:r>
        <w:rPr>
          <w:rFonts w:hint="eastAsia"/>
        </w:rPr>
        <w:tab/>
        <w:t>%</w:t>
      </w:r>
      <w:r>
        <w:rPr>
          <w:rFonts w:hint="eastAsia"/>
        </w:rPr>
        <w:t>块内采样点</w:t>
      </w:r>
    </w:p>
    <w:p w14:paraId="57C35A9E" w14:textId="77777777" w:rsidR="00E12875" w:rsidRDefault="00E12875" w:rsidP="00E12875">
      <w:r>
        <w:rPr>
          <w:rFonts w:hint="eastAsia"/>
        </w:rPr>
        <w:t>t=n_range*ts;</w:t>
      </w:r>
      <w:r>
        <w:rPr>
          <w:rFonts w:hint="eastAsia"/>
        </w:rPr>
        <w:tab/>
      </w:r>
      <w:r>
        <w:rPr>
          <w:rFonts w:hint="eastAsia"/>
        </w:rPr>
        <w:tab/>
        <w:t>%</w:t>
      </w:r>
      <w:r>
        <w:rPr>
          <w:rFonts w:hint="eastAsia"/>
        </w:rPr>
        <w:t>块时长</w:t>
      </w:r>
    </w:p>
    <w:p w14:paraId="7C7846B9" w14:textId="77777777" w:rsidR="00E12875" w:rsidRDefault="00E12875" w:rsidP="00E12875">
      <w:r>
        <w:t>B0=1.5*Rs;</w:t>
      </w:r>
    </w:p>
    <w:p w14:paraId="2D3E138E" w14:textId="77777777" w:rsidR="00E12875" w:rsidRDefault="00E12875" w:rsidP="00E12875">
      <w:r>
        <w:t>gTpulse=ones(1,T);</w:t>
      </w:r>
    </w:p>
    <w:p w14:paraId="4180FB3D" w14:textId="77777777" w:rsidR="00E12875" w:rsidRDefault="00E12875" w:rsidP="00E12875">
      <w:r>
        <w:t>n_dly=n_range+T/2+1;</w:t>
      </w:r>
    </w:p>
    <w:p w14:paraId="0C332609" w14:textId="77777777" w:rsidR="00E12875" w:rsidRDefault="00E12875" w:rsidP="00E12875"/>
    <w:p w14:paraId="2146D6B4" w14:textId="77777777" w:rsidR="00E12875" w:rsidRDefault="00E12875" w:rsidP="00E12875">
      <w:r>
        <w:rPr>
          <w:rFonts w:hint="eastAsia"/>
        </w:rPr>
        <w:t xml:space="preserve">T_rrcu=T/sps; </w:t>
      </w:r>
      <w:r>
        <w:rPr>
          <w:rFonts w:hint="eastAsia"/>
        </w:rPr>
        <w:tab/>
      </w:r>
      <w:r>
        <w:rPr>
          <w:rFonts w:hint="eastAsia"/>
        </w:rPr>
        <w:tab/>
      </w:r>
      <w:r>
        <w:rPr>
          <w:rFonts w:hint="eastAsia"/>
        </w:rPr>
        <w:tab/>
        <w:t>%</w:t>
      </w:r>
      <w:r>
        <w:rPr>
          <w:rFonts w:hint="eastAsia"/>
        </w:rPr>
        <w:t>升余弦滤波后每个码元的采样点</w:t>
      </w:r>
    </w:p>
    <w:p w14:paraId="35A76A0B" w14:textId="77777777" w:rsidR="00E12875" w:rsidRDefault="00E12875" w:rsidP="00E12875">
      <w:r>
        <w:rPr>
          <w:rFonts w:hint="eastAsia"/>
        </w:rPr>
        <w:t>N_rrcu=N*sps+N_filter-1;%</w:t>
      </w:r>
      <w:r>
        <w:rPr>
          <w:rFonts w:hint="eastAsia"/>
        </w:rPr>
        <w:t>升余弦滤波后块内码元个数</w:t>
      </w:r>
    </w:p>
    <w:p w14:paraId="729BF9BD" w14:textId="77777777" w:rsidR="00E12875" w:rsidRDefault="00E12875" w:rsidP="00E12875">
      <w:r>
        <w:rPr>
          <w:rFonts w:hint="eastAsia"/>
        </w:rPr>
        <w:t>n_range_rrcu=(0:N_rrcu*T_rrcu-1);</w:t>
      </w:r>
      <w:r>
        <w:rPr>
          <w:rFonts w:hint="eastAsia"/>
        </w:rPr>
        <w:tab/>
        <w:t>%</w:t>
      </w:r>
      <w:r>
        <w:rPr>
          <w:rFonts w:hint="eastAsia"/>
        </w:rPr>
        <w:t>升余弦滤波后块内采样点</w:t>
      </w:r>
    </w:p>
    <w:p w14:paraId="64C8CE61" w14:textId="77777777" w:rsidR="00E12875" w:rsidRDefault="00E12875" w:rsidP="00E12875">
      <w:r>
        <w:rPr>
          <w:rFonts w:hint="eastAsia"/>
        </w:rPr>
        <w:t>t_rrcu=n_range_rrcu*ts;</w:t>
      </w:r>
      <w:r>
        <w:rPr>
          <w:rFonts w:hint="eastAsia"/>
        </w:rPr>
        <w:tab/>
      </w:r>
      <w:r>
        <w:rPr>
          <w:rFonts w:hint="eastAsia"/>
        </w:rPr>
        <w:tab/>
      </w:r>
      <w:r>
        <w:rPr>
          <w:rFonts w:hint="eastAsia"/>
        </w:rPr>
        <w:tab/>
      </w:r>
      <w:r>
        <w:rPr>
          <w:rFonts w:hint="eastAsia"/>
        </w:rPr>
        <w:tab/>
        <w:t>%</w:t>
      </w:r>
      <w:r>
        <w:rPr>
          <w:rFonts w:hint="eastAsia"/>
        </w:rPr>
        <w:t>升余弦滤波后块时长</w:t>
      </w:r>
    </w:p>
    <w:p w14:paraId="06A24FDC" w14:textId="77777777" w:rsidR="00E12875" w:rsidRDefault="00E12875" w:rsidP="00E12875">
      <w:r>
        <w:t>gTpulse_rrcu=ones(1,T_rrcu);</w:t>
      </w:r>
    </w:p>
    <w:p w14:paraId="1BDE5EA0" w14:textId="77777777" w:rsidR="00E12875" w:rsidRDefault="00E12875" w:rsidP="00E12875">
      <w:r>
        <w:t>n_dly_rrcu=n_range_rrcu+T_rrcu/2+1;</w:t>
      </w:r>
    </w:p>
    <w:p w14:paraId="3CE0E057" w14:textId="77777777" w:rsidR="00E12875" w:rsidRDefault="00E12875" w:rsidP="00E12875">
      <w:r>
        <w:t>B0_rrc=1.5*Rs_rrc;</w:t>
      </w:r>
    </w:p>
    <w:p w14:paraId="1A0B36A2" w14:textId="77777777" w:rsidR="00E12875" w:rsidRDefault="00E12875" w:rsidP="00E12875">
      <w:r>
        <w:t>%fft</w:t>
      </w:r>
    </w:p>
    <w:p w14:paraId="3B3BB434" w14:textId="77777777" w:rsidR="00E12875" w:rsidRDefault="00E12875" w:rsidP="00E12875">
      <w:r>
        <w:t>Nfft=length(t),Nfft=2^ceil(log2(Nfft)*2);</w:t>
      </w:r>
    </w:p>
    <w:p w14:paraId="7C7CF013" w14:textId="77777777" w:rsidR="00E12875" w:rsidRDefault="00E12875" w:rsidP="00E12875">
      <w:r>
        <w:t>df=fs/Nfft;</w:t>
      </w:r>
    </w:p>
    <w:p w14:paraId="60130A27" w14:textId="77777777" w:rsidR="00E12875" w:rsidRDefault="00E12875" w:rsidP="00E12875">
      <w:r>
        <w:t>fk=(-Nfft/2:Nfft/2-1)*df;</w:t>
      </w:r>
    </w:p>
    <w:p w14:paraId="557960BE" w14:textId="77777777" w:rsidR="00E12875" w:rsidRDefault="00E12875" w:rsidP="00E12875">
      <w:r>
        <w:t>Nfft_rrcu=length(t_rrcu),Nfft_rrcu=2^ceil(log2(Nfft_rrcu)*2);</w:t>
      </w:r>
    </w:p>
    <w:p w14:paraId="2C814C6A" w14:textId="77777777" w:rsidR="00E12875" w:rsidRDefault="00E12875" w:rsidP="00E12875">
      <w:r>
        <w:t>df_rrcu=fs/Nfft_rrcu;</w:t>
      </w:r>
    </w:p>
    <w:p w14:paraId="775D4DDB" w14:textId="77777777" w:rsidR="00E12875" w:rsidRDefault="00E12875" w:rsidP="00E12875">
      <w:r>
        <w:t>fk_rrcu=(-Nfft_rrcu/2:Nfft_rrcu/2-1)*df_rrcu;</w:t>
      </w:r>
    </w:p>
    <w:p w14:paraId="5180B21C" w14:textId="77777777" w:rsidR="00E12875" w:rsidRDefault="00E12875" w:rsidP="00E12875"/>
    <w:p w14:paraId="513DB736" w14:textId="77777777" w:rsidR="00E12875" w:rsidRDefault="00E12875" w:rsidP="00E12875">
      <w:r>
        <w:t>for i=1:LaneNum</w:t>
      </w:r>
    </w:p>
    <w:p w14:paraId="47AA60B1" w14:textId="77777777" w:rsidR="00E12875" w:rsidRDefault="00E12875" w:rsidP="00E12875">
      <w:r>
        <w:tab/>
        <w:t>msg_qam_extension=[msg_qam(i,:)']'</w:t>
      </w:r>
    </w:p>
    <w:p w14:paraId="6E4C4A7A" w14:textId="77777777" w:rsidR="00E12875" w:rsidRDefault="00E12875" w:rsidP="00E12875">
      <w:r>
        <w:tab/>
        <w:t>I(i,:)=real(msg_qam_extension);</w:t>
      </w:r>
    </w:p>
    <w:p w14:paraId="7FD224E6" w14:textId="77777777" w:rsidR="00E12875" w:rsidRDefault="00E12875" w:rsidP="00E12875">
      <w:r>
        <w:tab/>
        <w:t>Q(i,:)=imag(msg_qam_extension);</w:t>
      </w:r>
    </w:p>
    <w:p w14:paraId="3BDE920D" w14:textId="77777777" w:rsidR="00E12875" w:rsidRDefault="00E12875" w:rsidP="00E12875">
      <w:r>
        <w:tab/>
        <w:t>%bn</w:t>
      </w:r>
    </w:p>
    <w:p w14:paraId="6495D85C" w14:textId="77777777" w:rsidR="00E12875" w:rsidRDefault="00E12875" w:rsidP="00E12875">
      <w:r>
        <w:lastRenderedPageBreak/>
        <w:tab/>
        <w:t>% I=[-5</w:t>
      </w:r>
      <w:r>
        <w:tab/>
        <w:t>-5</w:t>
      </w:r>
      <w:r>
        <w:tab/>
        <w:t>-3</w:t>
      </w:r>
      <w:r>
        <w:tab/>
        <w:t>5</w:t>
      </w:r>
      <w:r>
        <w:tab/>
        <w:t>-3</w:t>
      </w:r>
      <w:r>
        <w:tab/>
        <w:t>-3</w:t>
      </w:r>
      <w:r>
        <w:tab/>
        <w:t>-7</w:t>
      </w:r>
      <w:r>
        <w:tab/>
        <w:t>-1</w:t>
      </w:r>
      <w:r>
        <w:tab/>
        <w:t>1</w:t>
      </w:r>
      <w:r>
        <w:tab/>
        <w:t>1</w:t>
      </w:r>
      <w:r>
        <w:tab/>
        <w:t>7</w:t>
      </w:r>
      <w:r>
        <w:tab/>
        <w:t>-3</w:t>
      </w:r>
      <w:r>
        <w:tab/>
        <w:t>3</w:t>
      </w:r>
      <w:r>
        <w:tab/>
        <w:t>-7</w:t>
      </w:r>
      <w:r>
        <w:tab/>
        <w:t>-3</w:t>
      </w:r>
      <w:r>
        <w:tab/>
        <w:t>-7</w:t>
      </w:r>
      <w:r>
        <w:tab/>
        <w:t>-1</w:t>
      </w:r>
      <w:r>
        <w:tab/>
        <w:t>-3</w:t>
      </w:r>
      <w:r>
        <w:tab/>
        <w:t>-3</w:t>
      </w:r>
      <w:r>
        <w:tab/>
        <w:t>-7</w:t>
      </w:r>
      <w:r>
        <w:tab/>
        <w:t>-7</w:t>
      </w:r>
      <w:r>
        <w:tab/>
        <w:t>7</w:t>
      </w:r>
      <w:r>
        <w:tab/>
        <w:t>-1</w:t>
      </w:r>
      <w:r>
        <w:tab/>
        <w:t>3</w:t>
      </w:r>
      <w:r>
        <w:tab/>
        <w:t>5</w:t>
      </w:r>
      <w:r>
        <w:tab/>
        <w:t>-7</w:t>
      </w:r>
      <w:r>
        <w:tab/>
        <w:t>1</w:t>
      </w:r>
      <w:r>
        <w:tab/>
        <w:t>1</w:t>
      </w:r>
      <w:r>
        <w:tab/>
        <w:t>1</w:t>
      </w:r>
      <w:r>
        <w:tab/>
        <w:t>1</w:t>
      </w:r>
      <w:r>
        <w:tab/>
        <w:t>3</w:t>
      </w:r>
      <w:r>
        <w:tab/>
        <w:t>3</w:t>
      </w:r>
      <w:r>
        <w:tab/>
        <w:t>-1</w:t>
      </w:r>
      <w:r>
        <w:tab/>
        <w:t>3</w:t>
      </w:r>
      <w:r>
        <w:tab/>
        <w:t>-1</w:t>
      </w:r>
      <w:r>
        <w:tab/>
        <w:t>-7</w:t>
      </w:r>
      <w:r>
        <w:tab/>
        <w:t>-5</w:t>
      </w:r>
      <w:r>
        <w:tab/>
        <w:t>-3</w:t>
      </w:r>
      <w:r>
        <w:tab/>
        <w:t>-1</w:t>
      </w:r>
      <w:r>
        <w:tab/>
        <w:t>-7</w:t>
      </w:r>
      <w:r>
        <w:tab/>
        <w:t>-3</w:t>
      </w:r>
      <w:r>
        <w:tab/>
        <w:t>7</w:t>
      </w:r>
      <w:r>
        <w:tab/>
        <w:t>5</w:t>
      </w:r>
      <w:r>
        <w:tab/>
        <w:t>-1</w:t>
      </w:r>
      <w:r>
        <w:tab/>
        <w:t>5</w:t>
      </w:r>
      <w:r>
        <w:tab/>
        <w:t>3</w:t>
      </w:r>
      <w:r>
        <w:tab/>
        <w:t>5</w:t>
      </w:r>
      <w:r>
        <w:tab/>
        <w:t>-3</w:t>
      </w:r>
      <w:r>
        <w:tab/>
        <w:t>-5</w:t>
      </w:r>
      <w:r>
        <w:tab/>
        <w:t>-5</w:t>
      </w:r>
      <w:r>
        <w:tab/>
        <w:t>-1</w:t>
      </w:r>
      <w:r>
        <w:tab/>
        <w:t>5</w:t>
      </w:r>
      <w:r>
        <w:tab/>
        <w:t>3</w:t>
      </w:r>
      <w:r>
        <w:tab/>
        <w:t>3</w:t>
      </w:r>
      <w:r>
        <w:tab/>
        <w:t>5</w:t>
      </w:r>
      <w:r>
        <w:tab/>
        <w:t>-7</w:t>
      </w:r>
      <w:r>
        <w:tab/>
        <w:t>-1</w:t>
      </w:r>
      <w:r>
        <w:tab/>
        <w:t>-1</w:t>
      </w:r>
      <w:r>
        <w:tab/>
        <w:t>-5</w:t>
      </w:r>
      <w:r>
        <w:tab/>
        <w:t>5</w:t>
      </w:r>
      <w:r>
        <w:tab/>
        <w:t>5</w:t>
      </w:r>
      <w:r>
        <w:tab/>
        <w:t>-1</w:t>
      </w:r>
      <w:r>
        <w:tab/>
        <w:t>-1</w:t>
      </w:r>
      <w:r>
        <w:tab/>
        <w:t>7</w:t>
      </w:r>
      <w:r>
        <w:tab/>
        <w:t>-1</w:t>
      </w:r>
      <w:r>
        <w:tab/>
        <w:t>3</w:t>
      </w:r>
      <w:r>
        <w:tab/>
        <w:t>5</w:t>
      </w:r>
      <w:r>
        <w:tab/>
        <w:t>-5</w:t>
      </w:r>
      <w:r>
        <w:tab/>
        <w:t>5</w:t>
      </w:r>
      <w:r>
        <w:tab/>
        <w:t>-3</w:t>
      </w:r>
      <w:r>
        <w:tab/>
        <w:t>1</w:t>
      </w:r>
      <w:r>
        <w:tab/>
        <w:t>-1</w:t>
      </w:r>
      <w:r>
        <w:tab/>
        <w:t>7</w:t>
      </w:r>
      <w:r>
        <w:tab/>
        <w:t>3</w:t>
      </w:r>
      <w:r>
        <w:tab/>
        <w:t>-5</w:t>
      </w:r>
      <w:r>
        <w:tab/>
        <w:t>1</w:t>
      </w:r>
      <w:r>
        <w:tab/>
        <w:t>3</w:t>
      </w:r>
      <w:r>
        <w:tab/>
        <w:t>5</w:t>
      </w:r>
      <w:r>
        <w:tab/>
        <w:t>3</w:t>
      </w:r>
      <w:r>
        <w:tab/>
        <w:t>1</w:t>
      </w:r>
      <w:r>
        <w:tab/>
        <w:t>5</w:t>
      </w:r>
      <w:r>
        <w:tab/>
        <w:t>1</w:t>
      </w:r>
      <w:r>
        <w:tab/>
        <w:t>3</w:t>
      </w:r>
      <w:r>
        <w:tab/>
        <w:t>1</w:t>
      </w:r>
      <w:r>
        <w:tab/>
        <w:t>5</w:t>
      </w:r>
      <w:r>
        <w:tab/>
        <w:t>-3</w:t>
      </w:r>
      <w:r>
        <w:tab/>
        <w:t>-3</w:t>
      </w:r>
      <w:r>
        <w:tab/>
        <w:t>-1</w:t>
      </w:r>
      <w:r>
        <w:tab/>
        <w:t>3</w:t>
      </w:r>
      <w:r>
        <w:tab/>
        <w:t>7</w:t>
      </w:r>
      <w:r>
        <w:tab/>
        <w:t>-1</w:t>
      </w:r>
      <w:r>
        <w:tab/>
        <w:t>-1</w:t>
      </w:r>
      <w:r>
        <w:tab/>
        <w:t>5</w:t>
      </w:r>
      <w:r>
        <w:tab/>
        <w:t>-3</w:t>
      </w:r>
      <w:r>
        <w:tab/>
        <w:t>-5</w:t>
      </w:r>
      <w:r>
        <w:tab/>
        <w:t>-5</w:t>
      </w:r>
      <w:r>
        <w:tab/>
        <w:t>-1</w:t>
      </w:r>
      <w:r>
        <w:tab/>
        <w:t>3</w:t>
      </w:r>
      <w:r>
        <w:tab/>
        <w:t>3</w:t>
      </w:r>
      <w:r>
        <w:tab/>
        <w:t>7</w:t>
      </w:r>
      <w:r>
        <w:tab/>
        <w:t>1</w:t>
      </w:r>
      <w:r>
        <w:tab/>
        <w:t>-7</w:t>
      </w:r>
      <w:r>
        <w:tab/>
        <w:t>-1</w:t>
      </w:r>
      <w:r>
        <w:tab/>
        <w:t>-5</w:t>
      </w:r>
      <w:r>
        <w:tab/>
        <w:t>7</w:t>
      </w:r>
      <w:r>
        <w:tab/>
        <w:t>-5</w:t>
      </w:r>
      <w:r>
        <w:tab/>
        <w:t>-1</w:t>
      </w:r>
      <w:r>
        <w:tab/>
        <w:t>-1</w:t>
      </w:r>
      <w:r>
        <w:tab/>
        <w:t>-5</w:t>
      </w:r>
      <w:r>
        <w:tab/>
        <w:t>1</w:t>
      </w:r>
      <w:r>
        <w:tab/>
        <w:t>7</w:t>
      </w:r>
      <w:r>
        <w:tab/>
        <w:t>-7</w:t>
      </w:r>
      <w:r>
        <w:tab/>
        <w:t>-5</w:t>
      </w:r>
      <w:r>
        <w:tab/>
        <w:t>-7</w:t>
      </w:r>
      <w:r>
        <w:tab/>
        <w:t>5</w:t>
      </w:r>
      <w:r>
        <w:tab/>
        <w:t>-1</w:t>
      </w:r>
      <w:r>
        <w:tab/>
        <w:t>-1</w:t>
      </w:r>
      <w:r>
        <w:tab/>
        <w:t>7</w:t>
      </w:r>
      <w:r>
        <w:tab/>
        <w:t>-3</w:t>
      </w:r>
      <w:r>
        <w:tab/>
        <w:t>-3</w:t>
      </w:r>
      <w:r>
        <w:tab/>
        <w:t>-3</w:t>
      </w:r>
      <w:r>
        <w:tab/>
        <w:t>1</w:t>
      </w:r>
      <w:r>
        <w:tab/>
        <w:t>7</w:t>
      </w:r>
      <w:r>
        <w:tab/>
        <w:t>-7</w:t>
      </w:r>
      <w:r>
        <w:tab/>
        <w:t>-3</w:t>
      </w:r>
      <w:r>
        <w:tab/>
        <w:t>7</w:t>
      </w:r>
      <w:r>
        <w:tab/>
        <w:t>5</w:t>
      </w:r>
      <w:r>
        <w:tab/>
        <w:t>7</w:t>
      </w:r>
      <w:r>
        <w:tab/>
        <w:t>1</w:t>
      </w:r>
      <w:r>
        <w:tab/>
        <w:t>3</w:t>
      </w:r>
      <w:r>
        <w:tab/>
        <w:t>-1</w:t>
      </w:r>
      <w:r>
        <w:tab/>
        <w:t>-3</w:t>
      </w:r>
      <w:r>
        <w:tab/>
        <w:t>5</w:t>
      </w:r>
      <w:r>
        <w:tab/>
        <w:t>-3</w:t>
      </w:r>
      <w:r>
        <w:tab/>
        <w:t>5</w:t>
      </w:r>
      <w:r>
        <w:tab/>
        <w:t>-5</w:t>
      </w:r>
      <w:r>
        <w:tab/>
        <w:t>-3</w:t>
      </w:r>
      <w:r>
        <w:tab/>
        <w:t>-1</w:t>
      </w:r>
      <w:r>
        <w:tab/>
        <w:t>-1</w:t>
      </w:r>
      <w:r>
        <w:tab/>
        <w:t>-7</w:t>
      </w:r>
      <w:r>
        <w:tab/>
        <w:t>-1</w:t>
      </w:r>
      <w:r>
        <w:tab/>
        <w:t>-5</w:t>
      </w:r>
      <w:r>
        <w:tab/>
        <w:t>5</w:t>
      </w:r>
      <w:r>
        <w:tab/>
        <w:t>-1</w:t>
      </w:r>
      <w:r>
        <w:tab/>
        <w:t>1</w:t>
      </w:r>
      <w:r>
        <w:tab/>
        <w:t>-7</w:t>
      </w:r>
      <w:r>
        <w:tab/>
        <w:t>-1</w:t>
      </w:r>
      <w:r>
        <w:tab/>
        <w:t>1</w:t>
      </w:r>
      <w:r>
        <w:tab/>
        <w:t>-3</w:t>
      </w:r>
      <w:r>
        <w:tab/>
        <w:t>-1</w:t>
      </w:r>
      <w:r>
        <w:tab/>
        <w:t>5</w:t>
      </w:r>
      <w:r>
        <w:tab/>
        <w:t>-7</w:t>
      </w:r>
      <w:r>
        <w:tab/>
        <w:t>-7</w:t>
      </w:r>
      <w:r>
        <w:tab/>
        <w:t>7</w:t>
      </w:r>
      <w:r>
        <w:tab/>
        <w:t>3</w:t>
      </w:r>
      <w:r>
        <w:tab/>
        <w:t>7</w:t>
      </w:r>
      <w:r>
        <w:tab/>
        <w:t>7</w:t>
      </w:r>
      <w:r>
        <w:tab/>
        <w:t>1</w:t>
      </w:r>
      <w:r>
        <w:tab/>
        <w:t>-5</w:t>
      </w:r>
      <w:r>
        <w:tab/>
        <w:t>-3</w:t>
      </w:r>
      <w:r>
        <w:tab/>
        <w:t>-3</w:t>
      </w:r>
      <w:r>
        <w:tab/>
        <w:t>7</w:t>
      </w:r>
      <w:r>
        <w:tab/>
        <w:t>5</w:t>
      </w:r>
      <w:r>
        <w:tab/>
        <w:t>1</w:t>
      </w:r>
      <w:r>
        <w:tab/>
        <w:t>7</w:t>
      </w:r>
      <w:r>
        <w:tab/>
        <w:t>7</w:t>
      </w:r>
      <w:r>
        <w:tab/>
        <w:t>7</w:t>
      </w:r>
      <w:r>
        <w:tab/>
        <w:t>-1</w:t>
      </w:r>
      <w:r>
        <w:tab/>
        <w:t>-3</w:t>
      </w:r>
      <w:r>
        <w:tab/>
        <w:t>5</w:t>
      </w:r>
      <w:r>
        <w:tab/>
        <w:t>3</w:t>
      </w:r>
      <w:r>
        <w:tab/>
        <w:t>1</w:t>
      </w:r>
      <w:r>
        <w:tab/>
        <w:t>5</w:t>
      </w:r>
      <w:r>
        <w:tab/>
        <w:t>1</w:t>
      </w:r>
      <w:r>
        <w:tab/>
        <w:t>-3</w:t>
      </w:r>
      <w:r>
        <w:tab/>
        <w:t>-3</w:t>
      </w:r>
      <w:r>
        <w:tab/>
        <w:t>-7</w:t>
      </w:r>
      <w:r>
        <w:tab/>
        <w:t>-1</w:t>
      </w:r>
      <w:r>
        <w:tab/>
        <w:t>5</w:t>
      </w:r>
      <w:r>
        <w:tab/>
        <w:t>-1</w:t>
      </w:r>
      <w:r>
        <w:tab/>
        <w:t>1</w:t>
      </w:r>
      <w:r>
        <w:tab/>
        <w:t>-3</w:t>
      </w:r>
      <w:r>
        <w:tab/>
        <w:t>-5</w:t>
      </w:r>
      <w:r>
        <w:tab/>
        <w:t>-1</w:t>
      </w:r>
      <w:r>
        <w:tab/>
        <w:t>3</w:t>
      </w:r>
      <w:r>
        <w:tab/>
        <w:t>3</w:t>
      </w:r>
      <w:r>
        <w:tab/>
        <w:t>5</w:t>
      </w:r>
      <w:r>
        <w:tab/>
        <w:t>-5</w:t>
      </w:r>
      <w:r>
        <w:tab/>
        <w:t>3</w:t>
      </w:r>
      <w:r>
        <w:tab/>
        <w:t>-5</w:t>
      </w:r>
      <w:r>
        <w:tab/>
        <w:t>-1</w:t>
      </w:r>
      <w:r>
        <w:tab/>
        <w:t>-5</w:t>
      </w:r>
      <w:r>
        <w:tab/>
        <w:t>-5</w:t>
      </w:r>
      <w:r>
        <w:tab/>
        <w:t>3</w:t>
      </w:r>
      <w:r>
        <w:tab/>
        <w:t>-7</w:t>
      </w:r>
      <w:r>
        <w:tab/>
        <w:t>-5</w:t>
      </w:r>
      <w:r>
        <w:tab/>
        <w:t>1</w:t>
      </w:r>
      <w:r>
        <w:tab/>
        <w:t>5</w:t>
      </w:r>
      <w:r>
        <w:tab/>
        <w:t>1</w:t>
      </w:r>
      <w:r>
        <w:tab/>
        <w:t>-5</w:t>
      </w:r>
      <w:r>
        <w:tab/>
        <w:t>-7</w:t>
      </w:r>
      <w:r>
        <w:tab/>
        <w:t>-3</w:t>
      </w:r>
      <w:r>
        <w:tab/>
        <w:t>5</w:t>
      </w:r>
      <w:r>
        <w:tab/>
        <w:t>5</w:t>
      </w:r>
      <w:r>
        <w:tab/>
        <w:t>-7</w:t>
      </w:r>
      <w:r>
        <w:tab/>
        <w:t>-3</w:t>
      </w:r>
      <w:r>
        <w:tab/>
        <w:t>-5</w:t>
      </w:r>
      <w:r>
        <w:tab/>
        <w:t>-1</w:t>
      </w:r>
      <w:r>
        <w:tab/>
        <w:t>7</w:t>
      </w:r>
      <w:r>
        <w:tab/>
        <w:t>3</w:t>
      </w:r>
      <w:r>
        <w:tab/>
        <w:t>-5</w:t>
      </w:r>
      <w:r>
        <w:tab/>
        <w:t>-5</w:t>
      </w:r>
      <w:r>
        <w:tab/>
        <w:t>-3</w:t>
      </w:r>
      <w:r>
        <w:tab/>
        <w:t>5</w:t>
      </w:r>
      <w:r>
        <w:tab/>
        <w:t>3</w:t>
      </w:r>
      <w:r>
        <w:tab/>
        <w:t>5</w:t>
      </w:r>
      <w:r>
        <w:tab/>
        <w:t>-5</w:t>
      </w:r>
      <w:r>
        <w:tab/>
        <w:t>-3</w:t>
      </w:r>
      <w:r>
        <w:tab/>
        <w:t>1</w:t>
      </w:r>
      <w:r>
        <w:tab/>
        <w:t>1</w:t>
      </w:r>
      <w:r>
        <w:tab/>
        <w:t>1</w:t>
      </w:r>
      <w:r>
        <w:tab/>
        <w:t>3</w:t>
      </w:r>
      <w:r>
        <w:tab/>
        <w:t>-7</w:t>
      </w:r>
      <w:r>
        <w:tab/>
        <w:t>1</w:t>
      </w:r>
      <w:r>
        <w:tab/>
        <w:t>-1</w:t>
      </w:r>
      <w:r>
        <w:tab/>
        <w:t>-1</w:t>
      </w:r>
      <w:r>
        <w:tab/>
        <w:t>-5</w:t>
      </w:r>
      <w:r>
        <w:tab/>
        <w:t>-7</w:t>
      </w:r>
      <w:r>
        <w:tab/>
        <w:t>3</w:t>
      </w:r>
      <w:r>
        <w:tab/>
        <w:t>-1</w:t>
      </w:r>
      <w:r>
        <w:tab/>
        <w:t>-7</w:t>
      </w:r>
      <w:r>
        <w:tab/>
        <w:t>3</w:t>
      </w:r>
      <w:r>
        <w:tab/>
        <w:t>3</w:t>
      </w:r>
      <w:r>
        <w:tab/>
        <w:t>5</w:t>
      </w:r>
      <w:r>
        <w:tab/>
        <w:t>-1</w:t>
      </w:r>
      <w:r>
        <w:tab/>
        <w:t>-7</w:t>
      </w:r>
      <w:r>
        <w:tab/>
        <w:t>1</w:t>
      </w:r>
      <w:r>
        <w:tab/>
        <w:t>-1</w:t>
      </w:r>
      <w:r>
        <w:tab/>
        <w:t>-5</w:t>
      </w:r>
      <w:r>
        <w:tab/>
        <w:t>-7</w:t>
      </w:r>
      <w:r>
        <w:tab/>
        <w:t>-5</w:t>
      </w:r>
      <w:r>
        <w:tab/>
        <w:t>3</w:t>
      </w:r>
      <w:r>
        <w:tab/>
        <w:t>1</w:t>
      </w:r>
      <w:r>
        <w:tab/>
        <w:t>1</w:t>
      </w:r>
      <w:r>
        <w:tab/>
        <w:t>-7</w:t>
      </w:r>
      <w:r>
        <w:tab/>
        <w:t>3</w:t>
      </w:r>
      <w:r>
        <w:tab/>
        <w:t>3</w:t>
      </w:r>
      <w:r>
        <w:tab/>
        <w:t>-1</w:t>
      </w:r>
      <w:r>
        <w:tab/>
        <w:t>-5</w:t>
      </w:r>
      <w:r>
        <w:tab/>
        <w:t>-7</w:t>
      </w:r>
      <w:r>
        <w:tab/>
        <w:t>-3</w:t>
      </w:r>
      <w:r>
        <w:tab/>
        <w:t>-1</w:t>
      </w:r>
      <w:r>
        <w:tab/>
        <w:t>7</w:t>
      </w:r>
      <w:r>
        <w:tab/>
        <w:t>7</w:t>
      </w:r>
      <w:r>
        <w:tab/>
        <w:t>7</w:t>
      </w:r>
      <w:r>
        <w:tab/>
        <w:t>-7</w:t>
      </w:r>
      <w:r>
        <w:tab/>
        <w:t>3</w:t>
      </w:r>
      <w:r>
        <w:tab/>
        <w:t>1</w:t>
      </w:r>
      <w:r>
        <w:tab/>
        <w:t>3</w:t>
      </w:r>
      <w:r>
        <w:tab/>
        <w:t>-5</w:t>
      </w:r>
      <w:r>
        <w:tab/>
        <w:t>-3</w:t>
      </w:r>
      <w:r>
        <w:tab/>
        <w:t>-7</w:t>
      </w:r>
      <w:r>
        <w:tab/>
        <w:t>-3</w:t>
      </w:r>
      <w:r>
        <w:tab/>
        <w:t>-5</w:t>
      </w:r>
      <w:r>
        <w:tab/>
        <w:t>-3</w:t>
      </w:r>
      <w:r>
        <w:tab/>
        <w:t>7</w:t>
      </w:r>
      <w:r>
        <w:tab/>
        <w:t>-5</w:t>
      </w:r>
      <w:r>
        <w:tab/>
        <w:t>-7</w:t>
      </w:r>
      <w:r>
        <w:tab/>
        <w:t>-5</w:t>
      </w:r>
      <w:r>
        <w:tab/>
        <w:t>-5</w:t>
      </w:r>
      <w:r>
        <w:tab/>
        <w:t>1</w:t>
      </w:r>
      <w:r>
        <w:tab/>
        <w:t>-1</w:t>
      </w:r>
      <w:r>
        <w:tab/>
        <w:t>1</w:t>
      </w:r>
      <w:r>
        <w:tab/>
        <w:t>-1</w:t>
      </w:r>
      <w:r>
        <w:tab/>
        <w:t>7</w:t>
      </w:r>
      <w:r>
        <w:tab/>
        <w:t>7</w:t>
      </w:r>
      <w:r>
        <w:tab/>
        <w:t>-3</w:t>
      </w:r>
      <w:r>
        <w:tab/>
        <w:t>-5</w:t>
      </w:r>
      <w:r>
        <w:tab/>
        <w:t>-1</w:t>
      </w:r>
      <w:r>
        <w:tab/>
        <w:t>5</w:t>
      </w:r>
      <w:r>
        <w:tab/>
        <w:t>5</w:t>
      </w:r>
      <w:r>
        <w:tab/>
        <w:t>-7</w:t>
      </w:r>
      <w:r>
        <w:tab/>
        <w:t>7</w:t>
      </w:r>
      <w:r>
        <w:tab/>
        <w:t>-5</w:t>
      </w:r>
      <w:r>
        <w:tab/>
        <w:t>3</w:t>
      </w:r>
      <w:r>
        <w:tab/>
        <w:t>1</w:t>
      </w:r>
      <w:r>
        <w:tab/>
        <w:t>-3</w:t>
      </w:r>
      <w:r>
        <w:tab/>
        <w:t>7</w:t>
      </w:r>
      <w:r>
        <w:tab/>
        <w:t>-7</w:t>
      </w:r>
      <w:r>
        <w:tab/>
        <w:t>5</w:t>
      </w:r>
      <w:r>
        <w:tab/>
        <w:t>5</w:t>
      </w:r>
      <w:r>
        <w:tab/>
        <w:t>-5</w:t>
      </w:r>
      <w:r>
        <w:tab/>
        <w:t>3</w:t>
      </w:r>
      <w:r>
        <w:tab/>
        <w:t>7</w:t>
      </w:r>
      <w:r>
        <w:tab/>
        <w:t>-5</w:t>
      </w:r>
      <w:r>
        <w:tab/>
        <w:t>-3</w:t>
      </w:r>
      <w:r>
        <w:tab/>
        <w:t>5</w:t>
      </w:r>
      <w:r>
        <w:tab/>
        <w:t>5</w:t>
      </w:r>
      <w:r>
        <w:tab/>
        <w:t>7</w:t>
      </w:r>
      <w:r>
        <w:tab/>
        <w:t>-3</w:t>
      </w:r>
      <w:r>
        <w:tab/>
        <w:t>-7</w:t>
      </w:r>
      <w:r>
        <w:tab/>
        <w:t>3</w:t>
      </w:r>
      <w:r>
        <w:tab/>
        <w:t>-1</w:t>
      </w:r>
      <w:r>
        <w:tab/>
        <w:t>-3</w:t>
      </w:r>
      <w:r>
        <w:tab/>
        <w:t>-7</w:t>
      </w:r>
      <w:r>
        <w:tab/>
        <w:t>-3</w:t>
      </w:r>
      <w:r>
        <w:tab/>
        <w:t>5</w:t>
      </w:r>
      <w:r>
        <w:tab/>
        <w:t>-3</w:t>
      </w:r>
      <w:r>
        <w:tab/>
        <w:t>3</w:t>
      </w:r>
      <w:r>
        <w:tab/>
        <w:t>1</w:t>
      </w:r>
      <w:r>
        <w:tab/>
        <w:t>-7</w:t>
      </w:r>
      <w:r>
        <w:tab/>
        <w:t>-7</w:t>
      </w:r>
      <w:r>
        <w:tab/>
        <w:t>5</w:t>
      </w:r>
      <w:r>
        <w:tab/>
        <w:t>-1</w:t>
      </w:r>
      <w:r>
        <w:tab/>
        <w:t>-1</w:t>
      </w:r>
      <w:r>
        <w:tab/>
        <w:t>-3</w:t>
      </w:r>
      <w:r>
        <w:tab/>
        <w:t>1</w:t>
      </w:r>
      <w:r>
        <w:tab/>
        <w:t>1</w:t>
      </w:r>
      <w:r>
        <w:tab/>
        <w:t>7</w:t>
      </w:r>
      <w:r>
        <w:tab/>
        <w:t>-3</w:t>
      </w:r>
      <w:r>
        <w:tab/>
        <w:t>-3</w:t>
      </w:r>
      <w:r>
        <w:tab/>
        <w:t>1</w:t>
      </w:r>
      <w:r>
        <w:tab/>
        <w:t>-3</w:t>
      </w:r>
      <w:r>
        <w:tab/>
        <w:t>-5</w:t>
      </w:r>
      <w:r>
        <w:tab/>
        <w:t>7</w:t>
      </w:r>
      <w:r>
        <w:tab/>
        <w:t>-1</w:t>
      </w:r>
      <w:r>
        <w:tab/>
        <w:t>-7</w:t>
      </w:r>
      <w:r>
        <w:tab/>
        <w:t>1</w:t>
      </w:r>
      <w:r>
        <w:tab/>
        <w:t>5</w:t>
      </w:r>
      <w:r>
        <w:tab/>
        <w:t>5</w:t>
      </w:r>
      <w:r>
        <w:tab/>
        <w:t>5</w:t>
      </w:r>
      <w:r>
        <w:tab/>
        <w:t>1</w:t>
      </w:r>
      <w:r>
        <w:tab/>
        <w:t>-3</w:t>
      </w:r>
      <w:r>
        <w:tab/>
        <w:t>3</w:t>
      </w:r>
      <w:r>
        <w:tab/>
        <w:t>-1</w:t>
      </w:r>
      <w:r>
        <w:tab/>
        <w:t>3</w:t>
      </w:r>
      <w:r>
        <w:tab/>
        <w:t>-1</w:t>
      </w:r>
      <w:r>
        <w:tab/>
        <w:t>3</w:t>
      </w:r>
      <w:r>
        <w:tab/>
        <w:t>-5</w:t>
      </w:r>
      <w:r>
        <w:tab/>
        <w:t>-3]</w:t>
      </w:r>
    </w:p>
    <w:p w14:paraId="639A20E1" w14:textId="77777777" w:rsidR="00E12875" w:rsidRDefault="00E12875" w:rsidP="00E12875">
      <w:r>
        <w:tab/>
        <w:t>% Q=[-5</w:t>
      </w:r>
      <w:r>
        <w:tab/>
        <w:t>7</w:t>
      </w:r>
      <w:r>
        <w:tab/>
        <w:t>1</w:t>
      </w:r>
      <w:r>
        <w:tab/>
        <w:t>5</w:t>
      </w:r>
      <w:r>
        <w:tab/>
        <w:t>-5</w:t>
      </w:r>
      <w:r>
        <w:tab/>
        <w:t>-5</w:t>
      </w:r>
      <w:r>
        <w:tab/>
        <w:t>-5</w:t>
      </w:r>
      <w:r>
        <w:tab/>
        <w:t>-7</w:t>
      </w:r>
      <w:r>
        <w:tab/>
        <w:t>-5</w:t>
      </w:r>
      <w:r>
        <w:tab/>
        <w:t>7</w:t>
      </w:r>
      <w:r>
        <w:tab/>
        <w:t>-7</w:t>
      </w:r>
      <w:r>
        <w:tab/>
        <w:t>7</w:t>
      </w:r>
      <w:r>
        <w:tab/>
        <w:t>-3</w:t>
      </w:r>
      <w:r>
        <w:tab/>
        <w:t>-3</w:t>
      </w:r>
      <w:r>
        <w:tab/>
        <w:t>-1</w:t>
      </w:r>
      <w:r>
        <w:tab/>
        <w:t>5</w:t>
      </w:r>
      <w:r>
        <w:tab/>
        <w:t>-5</w:t>
      </w:r>
      <w:r>
        <w:tab/>
        <w:t>3</w:t>
      </w:r>
      <w:r>
        <w:tab/>
        <w:t>-5</w:t>
      </w:r>
      <w:r>
        <w:tab/>
        <w:t>-5</w:t>
      </w:r>
      <w:r>
        <w:tab/>
        <w:t>-3</w:t>
      </w:r>
      <w:r>
        <w:tab/>
        <w:t>-5</w:t>
      </w:r>
      <w:r>
        <w:tab/>
        <w:t>-5</w:t>
      </w:r>
      <w:r>
        <w:tab/>
        <w:t>7</w:t>
      </w:r>
      <w:r>
        <w:tab/>
        <w:t>1</w:t>
      </w:r>
      <w:r>
        <w:tab/>
        <w:t>3</w:t>
      </w:r>
      <w:r>
        <w:tab/>
        <w:t>1</w:t>
      </w:r>
      <w:r>
        <w:tab/>
        <w:t>7</w:t>
      </w:r>
      <w:r>
        <w:tab/>
        <w:t>3</w:t>
      </w:r>
      <w:r>
        <w:tab/>
        <w:t>-1</w:t>
      </w:r>
      <w:r>
        <w:tab/>
        <w:t>-3</w:t>
      </w:r>
      <w:r>
        <w:tab/>
        <w:t>7</w:t>
      </w:r>
      <w:r>
        <w:tab/>
        <w:t>-1</w:t>
      </w:r>
      <w:r>
        <w:tab/>
        <w:t>-5</w:t>
      </w:r>
      <w:r>
        <w:tab/>
        <w:t>-1</w:t>
      </w:r>
      <w:r>
        <w:tab/>
        <w:t>5</w:t>
      </w:r>
      <w:r>
        <w:tab/>
        <w:t>3</w:t>
      </w:r>
      <w:r>
        <w:tab/>
        <w:t>7</w:t>
      </w:r>
      <w:r>
        <w:tab/>
        <w:t>5</w:t>
      </w:r>
      <w:r>
        <w:tab/>
        <w:t>7</w:t>
      </w:r>
      <w:r>
        <w:tab/>
        <w:t>-5</w:t>
      </w:r>
      <w:r>
        <w:tab/>
        <w:t>-5</w:t>
      </w:r>
      <w:r>
        <w:tab/>
        <w:t>1</w:t>
      </w:r>
      <w:r>
        <w:tab/>
        <w:t>-7</w:t>
      </w:r>
      <w:r>
        <w:tab/>
        <w:t>5</w:t>
      </w:r>
      <w:r>
        <w:tab/>
        <w:t>-3</w:t>
      </w:r>
      <w:r>
        <w:tab/>
        <w:t>1</w:t>
      </w:r>
      <w:r>
        <w:tab/>
        <w:t>-5</w:t>
      </w:r>
      <w:r>
        <w:tab/>
        <w:t>5</w:t>
      </w:r>
      <w:r>
        <w:tab/>
        <w:t>-3</w:t>
      </w:r>
      <w:r>
        <w:tab/>
        <w:t>7</w:t>
      </w:r>
      <w:r>
        <w:tab/>
        <w:t>5</w:t>
      </w:r>
      <w:r>
        <w:tab/>
        <w:t>-1</w:t>
      </w:r>
      <w:r>
        <w:tab/>
        <w:t>-7</w:t>
      </w:r>
      <w:r>
        <w:tab/>
        <w:t>-1</w:t>
      </w:r>
      <w:r>
        <w:tab/>
        <w:t>5</w:t>
      </w:r>
      <w:r>
        <w:tab/>
        <w:t>-1</w:t>
      </w:r>
      <w:r>
        <w:tab/>
        <w:t>7</w:t>
      </w:r>
      <w:r>
        <w:tab/>
        <w:t>5</w:t>
      </w:r>
      <w:r>
        <w:tab/>
        <w:t>-5</w:t>
      </w:r>
      <w:r>
        <w:tab/>
        <w:t>3</w:t>
      </w:r>
      <w:r>
        <w:tab/>
        <w:t>-3</w:t>
      </w:r>
      <w:r>
        <w:tab/>
        <w:t>-1</w:t>
      </w:r>
      <w:r>
        <w:tab/>
        <w:t>-1</w:t>
      </w:r>
      <w:r>
        <w:tab/>
        <w:t>-7</w:t>
      </w:r>
      <w:r>
        <w:tab/>
        <w:t>3</w:t>
      </w:r>
      <w:r>
        <w:tab/>
        <w:t>-1</w:t>
      </w:r>
      <w:r>
        <w:tab/>
        <w:t>-1</w:t>
      </w:r>
      <w:r>
        <w:tab/>
        <w:t>3</w:t>
      </w:r>
      <w:r>
        <w:tab/>
        <w:t>-7</w:t>
      </w:r>
      <w:r>
        <w:tab/>
        <w:t>5</w:t>
      </w:r>
      <w:r>
        <w:tab/>
        <w:t>7</w:t>
      </w:r>
      <w:r>
        <w:tab/>
        <w:t>-7</w:t>
      </w:r>
      <w:r>
        <w:tab/>
        <w:t>5</w:t>
      </w:r>
      <w:r>
        <w:tab/>
        <w:t>3</w:t>
      </w:r>
      <w:r>
        <w:tab/>
        <w:t>-7</w:t>
      </w:r>
      <w:r>
        <w:tab/>
        <w:t>-7</w:t>
      </w:r>
      <w:r>
        <w:tab/>
        <w:t>-5</w:t>
      </w:r>
      <w:r>
        <w:tab/>
        <w:t>5</w:t>
      </w:r>
      <w:r>
        <w:tab/>
        <w:t>1</w:t>
      </w:r>
      <w:r>
        <w:tab/>
        <w:t>1</w:t>
      </w:r>
      <w:r>
        <w:tab/>
        <w:t>3</w:t>
      </w:r>
      <w:r>
        <w:tab/>
        <w:t>-1</w:t>
      </w:r>
      <w:r>
        <w:tab/>
        <w:t>-3</w:t>
      </w:r>
      <w:r>
        <w:tab/>
        <w:t>-7</w:t>
      </w:r>
      <w:r>
        <w:tab/>
        <w:t>3</w:t>
      </w:r>
      <w:r>
        <w:tab/>
        <w:t>-5</w:t>
      </w:r>
      <w:r>
        <w:tab/>
        <w:t>-7</w:t>
      </w:r>
      <w:r>
        <w:tab/>
        <w:t>3</w:t>
      </w:r>
      <w:r>
        <w:tab/>
        <w:t>-3</w:t>
      </w:r>
      <w:r>
        <w:tab/>
        <w:t>-5</w:t>
      </w:r>
      <w:r>
        <w:tab/>
        <w:t>1</w:t>
      </w:r>
      <w:r>
        <w:tab/>
        <w:t>5</w:t>
      </w:r>
      <w:r>
        <w:tab/>
        <w:t>-1</w:t>
      </w:r>
      <w:r>
        <w:tab/>
        <w:t>3</w:t>
      </w:r>
      <w:r>
        <w:tab/>
        <w:t>3</w:t>
      </w:r>
      <w:r>
        <w:tab/>
        <w:t>-3</w:t>
      </w:r>
      <w:r>
        <w:tab/>
        <w:t>-5</w:t>
      </w:r>
      <w:r>
        <w:tab/>
        <w:t>-7</w:t>
      </w:r>
      <w:r>
        <w:tab/>
        <w:t>-7</w:t>
      </w:r>
      <w:r>
        <w:tab/>
        <w:t>3</w:t>
      </w:r>
      <w:r>
        <w:tab/>
        <w:t>1</w:t>
      </w:r>
      <w:r>
        <w:tab/>
        <w:t>5</w:t>
      </w:r>
      <w:r>
        <w:tab/>
        <w:t>1</w:t>
      </w:r>
      <w:r>
        <w:tab/>
        <w:t>-3</w:t>
      </w:r>
      <w:r>
        <w:tab/>
        <w:t>-7</w:t>
      </w:r>
      <w:r>
        <w:tab/>
        <w:t>5</w:t>
      </w:r>
      <w:r>
        <w:tab/>
        <w:t>-7</w:t>
      </w:r>
      <w:r>
        <w:tab/>
        <w:t>-3</w:t>
      </w:r>
      <w:r>
        <w:tab/>
        <w:t>7</w:t>
      </w:r>
      <w:r>
        <w:tab/>
        <w:t>-1</w:t>
      </w:r>
      <w:r>
        <w:tab/>
        <w:t>7</w:t>
      </w:r>
      <w:r>
        <w:tab/>
        <w:t>5</w:t>
      </w:r>
      <w:r>
        <w:tab/>
        <w:t>5</w:t>
      </w:r>
      <w:r>
        <w:tab/>
        <w:t>7</w:t>
      </w:r>
      <w:r>
        <w:tab/>
        <w:t>-1</w:t>
      </w:r>
      <w:r>
        <w:tab/>
        <w:t>-7</w:t>
      </w:r>
      <w:r>
        <w:tab/>
        <w:t>3</w:t>
      </w:r>
      <w:r>
        <w:tab/>
        <w:t>5</w:t>
      </w:r>
      <w:r>
        <w:tab/>
        <w:t>1</w:t>
      </w:r>
      <w:r>
        <w:tab/>
        <w:t>-5</w:t>
      </w:r>
      <w:r>
        <w:tab/>
        <w:t>-3</w:t>
      </w:r>
      <w:r>
        <w:tab/>
        <w:t>1</w:t>
      </w:r>
      <w:r>
        <w:tab/>
        <w:t>-3</w:t>
      </w:r>
      <w:r>
        <w:tab/>
        <w:t>-5</w:t>
      </w:r>
      <w:r>
        <w:tab/>
        <w:t>-5</w:t>
      </w:r>
      <w:r>
        <w:tab/>
        <w:t>-5</w:t>
      </w:r>
      <w:r>
        <w:tab/>
        <w:t>3</w:t>
      </w:r>
      <w:r>
        <w:tab/>
        <w:t>-5</w:t>
      </w:r>
      <w:r>
        <w:tab/>
        <w:t>7</w:t>
      </w:r>
      <w:r>
        <w:tab/>
        <w:t>-1</w:t>
      </w:r>
      <w:r>
        <w:tab/>
        <w:t>5</w:t>
      </w:r>
      <w:r>
        <w:tab/>
        <w:t>3</w:t>
      </w:r>
      <w:r>
        <w:tab/>
        <w:t>-1</w:t>
      </w:r>
      <w:r>
        <w:tab/>
        <w:t>-3</w:t>
      </w:r>
      <w:r>
        <w:tab/>
        <w:t>5</w:t>
      </w:r>
      <w:r>
        <w:tab/>
        <w:t>-1</w:t>
      </w:r>
      <w:r>
        <w:tab/>
        <w:t>-1</w:t>
      </w:r>
      <w:r>
        <w:tab/>
        <w:t>7</w:t>
      </w:r>
      <w:r>
        <w:tab/>
        <w:t>3</w:t>
      </w:r>
      <w:r>
        <w:tab/>
        <w:t>7</w:t>
      </w:r>
      <w:r>
        <w:tab/>
        <w:t>3</w:t>
      </w:r>
      <w:r>
        <w:tab/>
        <w:t>5</w:t>
      </w:r>
      <w:r>
        <w:tab/>
        <w:t>-1</w:t>
      </w:r>
      <w:r>
        <w:tab/>
        <w:t>1</w:t>
      </w:r>
      <w:r>
        <w:tab/>
        <w:t>1</w:t>
      </w:r>
      <w:r>
        <w:tab/>
        <w:t>5</w:t>
      </w:r>
      <w:r>
        <w:tab/>
        <w:t>-7</w:t>
      </w:r>
      <w:r>
        <w:tab/>
        <w:t>1</w:t>
      </w:r>
      <w:r>
        <w:tab/>
        <w:t>-1</w:t>
      </w:r>
      <w:r>
        <w:tab/>
        <w:t>7</w:t>
      </w:r>
      <w:r>
        <w:tab/>
        <w:t>-3</w:t>
      </w:r>
      <w:r>
        <w:tab/>
        <w:t>-1</w:t>
      </w:r>
      <w:r>
        <w:tab/>
        <w:t>3</w:t>
      </w:r>
      <w:r>
        <w:tab/>
        <w:t>-3</w:t>
      </w:r>
      <w:r>
        <w:tab/>
        <w:t>1</w:t>
      </w:r>
      <w:r>
        <w:tab/>
        <w:t>-1</w:t>
      </w:r>
      <w:r>
        <w:tab/>
        <w:t>5</w:t>
      </w:r>
      <w:r>
        <w:tab/>
        <w:t>-3</w:t>
      </w:r>
      <w:r>
        <w:tab/>
        <w:t>1</w:t>
      </w:r>
      <w:r>
        <w:tab/>
        <w:t>-1</w:t>
      </w:r>
      <w:r>
        <w:tab/>
        <w:t>-3</w:t>
      </w:r>
      <w:r>
        <w:tab/>
        <w:t>-1</w:t>
      </w:r>
      <w:r>
        <w:tab/>
        <w:t>7</w:t>
      </w:r>
      <w:r>
        <w:tab/>
        <w:t>5</w:t>
      </w:r>
      <w:r>
        <w:tab/>
        <w:t>-7</w:t>
      </w:r>
      <w:r>
        <w:tab/>
        <w:t>-7</w:t>
      </w:r>
      <w:r>
        <w:tab/>
        <w:t>-5</w:t>
      </w:r>
      <w:r>
        <w:tab/>
        <w:t>3</w:t>
      </w:r>
      <w:r>
        <w:tab/>
        <w:t>-3</w:t>
      </w:r>
      <w:r>
        <w:tab/>
        <w:t>7</w:t>
      </w:r>
      <w:r>
        <w:tab/>
        <w:t>7</w:t>
      </w:r>
      <w:r>
        <w:tab/>
        <w:t>-7</w:t>
      </w:r>
      <w:r>
        <w:tab/>
        <w:t>-7</w:t>
      </w:r>
      <w:r>
        <w:tab/>
        <w:t>5</w:t>
      </w:r>
      <w:r>
        <w:tab/>
        <w:t>3</w:t>
      </w:r>
      <w:r>
        <w:tab/>
        <w:t>-1</w:t>
      </w:r>
      <w:r>
        <w:tab/>
        <w:t>-5</w:t>
      </w:r>
      <w:r>
        <w:tab/>
        <w:t>3</w:t>
      </w:r>
      <w:r>
        <w:tab/>
        <w:t>5</w:t>
      </w:r>
      <w:r>
        <w:tab/>
        <w:t>7</w:t>
      </w:r>
      <w:r>
        <w:tab/>
        <w:t>-3</w:t>
      </w:r>
      <w:r>
        <w:tab/>
        <w:t>3</w:t>
      </w:r>
      <w:r>
        <w:tab/>
        <w:t>5</w:t>
      </w:r>
      <w:r>
        <w:tab/>
        <w:t>-3</w:t>
      </w:r>
      <w:r>
        <w:tab/>
        <w:t>3</w:t>
      </w:r>
      <w:r>
        <w:tab/>
        <w:t>-3</w:t>
      </w:r>
      <w:r>
        <w:tab/>
        <w:t>-5</w:t>
      </w:r>
      <w:r>
        <w:tab/>
        <w:t>3</w:t>
      </w:r>
      <w:r>
        <w:tab/>
        <w:t>1</w:t>
      </w:r>
      <w:r>
        <w:tab/>
        <w:t>-3</w:t>
      </w:r>
      <w:r>
        <w:tab/>
        <w:t>-1</w:t>
      </w:r>
      <w:r>
        <w:tab/>
        <w:t>-1</w:t>
      </w:r>
      <w:r>
        <w:tab/>
        <w:t>-1</w:t>
      </w:r>
      <w:r>
        <w:tab/>
        <w:t>3</w:t>
      </w:r>
      <w:r>
        <w:tab/>
        <w:t>7</w:t>
      </w:r>
      <w:r>
        <w:tab/>
        <w:t>7</w:t>
      </w:r>
      <w:r>
        <w:tab/>
        <w:t>-5</w:t>
      </w:r>
      <w:r>
        <w:tab/>
        <w:t>-3</w:t>
      </w:r>
      <w:r>
        <w:tab/>
        <w:t>5</w:t>
      </w:r>
      <w:r>
        <w:tab/>
        <w:t>7</w:t>
      </w:r>
      <w:r>
        <w:tab/>
        <w:t>5</w:t>
      </w:r>
      <w:r>
        <w:tab/>
        <w:t>-1</w:t>
      </w:r>
      <w:r>
        <w:tab/>
        <w:t>-1</w:t>
      </w:r>
      <w:r>
        <w:tab/>
        <w:t>-7</w:t>
      </w:r>
      <w:r>
        <w:tab/>
        <w:t>5</w:t>
      </w:r>
      <w:r>
        <w:tab/>
        <w:t>1</w:t>
      </w:r>
      <w:r>
        <w:tab/>
        <w:t>1</w:t>
      </w:r>
      <w:r>
        <w:tab/>
        <w:t>-5</w:t>
      </w:r>
      <w:r>
        <w:tab/>
        <w:t>-5</w:t>
      </w:r>
      <w:r>
        <w:tab/>
        <w:t>-7</w:t>
      </w:r>
      <w:r>
        <w:tab/>
        <w:t>1</w:t>
      </w:r>
      <w:r>
        <w:tab/>
        <w:t>3</w:t>
      </w:r>
      <w:r>
        <w:tab/>
        <w:t>1</w:t>
      </w:r>
      <w:r>
        <w:tab/>
        <w:t>5</w:t>
      </w:r>
      <w:r>
        <w:tab/>
        <w:t>-7</w:t>
      </w:r>
      <w:r>
        <w:tab/>
        <w:t>3</w:t>
      </w:r>
      <w:r>
        <w:tab/>
        <w:t>1</w:t>
      </w:r>
      <w:r>
        <w:tab/>
        <w:t>-1</w:t>
      </w:r>
      <w:r>
        <w:tab/>
        <w:t>-5</w:t>
      </w:r>
      <w:r>
        <w:tab/>
        <w:t>7</w:t>
      </w:r>
      <w:r>
        <w:tab/>
        <w:t>3</w:t>
      </w:r>
      <w:r>
        <w:tab/>
        <w:t>5</w:t>
      </w:r>
      <w:r>
        <w:tab/>
        <w:t>1</w:t>
      </w:r>
      <w:r>
        <w:tab/>
        <w:t>-1</w:t>
      </w:r>
      <w:r>
        <w:tab/>
        <w:t>-3</w:t>
      </w:r>
      <w:r>
        <w:tab/>
        <w:t>-7</w:t>
      </w:r>
      <w:r>
        <w:tab/>
        <w:t>-5</w:t>
      </w:r>
      <w:r>
        <w:tab/>
        <w:t>-7</w:t>
      </w:r>
      <w:r>
        <w:tab/>
        <w:t>3</w:t>
      </w:r>
      <w:r>
        <w:tab/>
        <w:t>5</w:t>
      </w:r>
      <w:r>
        <w:tab/>
        <w:t>7</w:t>
      </w:r>
      <w:r>
        <w:tab/>
        <w:t>-5</w:t>
      </w:r>
      <w:r>
        <w:tab/>
        <w:t>1</w:t>
      </w:r>
      <w:r>
        <w:tab/>
        <w:t>-7</w:t>
      </w:r>
      <w:r>
        <w:tab/>
        <w:t>-1</w:t>
      </w:r>
      <w:r>
        <w:tab/>
        <w:t>3</w:t>
      </w:r>
      <w:r>
        <w:tab/>
        <w:t>1</w:t>
      </w:r>
      <w:r>
        <w:tab/>
        <w:t>-7</w:t>
      </w:r>
      <w:r>
        <w:tab/>
        <w:t>7</w:t>
      </w:r>
      <w:r>
        <w:tab/>
        <w:t>3</w:t>
      </w:r>
      <w:r>
        <w:tab/>
        <w:t>1</w:t>
      </w:r>
      <w:r>
        <w:tab/>
        <w:t>-7</w:t>
      </w:r>
      <w:r>
        <w:tab/>
        <w:t>-7</w:t>
      </w:r>
      <w:r>
        <w:tab/>
        <w:t>7</w:t>
      </w:r>
      <w:r>
        <w:tab/>
        <w:t>1</w:t>
      </w:r>
      <w:r>
        <w:tab/>
        <w:t>7</w:t>
      </w:r>
      <w:r>
        <w:tab/>
        <w:t>-3</w:t>
      </w:r>
      <w:r>
        <w:tab/>
        <w:t>-7</w:t>
      </w:r>
      <w:r>
        <w:tab/>
        <w:t>5</w:t>
      </w:r>
      <w:r>
        <w:tab/>
        <w:t>7</w:t>
      </w:r>
      <w:r>
        <w:tab/>
        <w:t>-1</w:t>
      </w:r>
      <w:r>
        <w:tab/>
        <w:t>-7</w:t>
      </w:r>
      <w:r>
        <w:tab/>
        <w:t>-3</w:t>
      </w:r>
      <w:r>
        <w:tab/>
        <w:t>1</w:t>
      </w:r>
      <w:r>
        <w:tab/>
        <w:t>3</w:t>
      </w:r>
      <w:r>
        <w:tab/>
        <w:t>-5</w:t>
      </w:r>
      <w:r>
        <w:tab/>
        <w:t>-1</w:t>
      </w:r>
      <w:r>
        <w:tab/>
        <w:t>-7</w:t>
      </w:r>
      <w:r>
        <w:tab/>
        <w:t>-5</w:t>
      </w:r>
      <w:r>
        <w:tab/>
        <w:t>5</w:t>
      </w:r>
      <w:r>
        <w:tab/>
        <w:t>-7</w:t>
      </w:r>
      <w:r>
        <w:tab/>
        <w:t>-3</w:t>
      </w:r>
      <w:r>
        <w:tab/>
        <w:t>-5</w:t>
      </w:r>
      <w:r>
        <w:tab/>
        <w:t>-1</w:t>
      </w:r>
      <w:r>
        <w:tab/>
        <w:t>1</w:t>
      </w:r>
      <w:r>
        <w:tab/>
        <w:t>-7</w:t>
      </w:r>
      <w:r>
        <w:tab/>
        <w:t>3</w:t>
      </w:r>
      <w:r>
        <w:tab/>
        <w:t>1</w:t>
      </w:r>
      <w:r>
        <w:tab/>
        <w:t>-1</w:t>
      </w:r>
      <w:r>
        <w:tab/>
        <w:t>-5</w:t>
      </w:r>
      <w:r>
        <w:tab/>
        <w:t>-5</w:t>
      </w:r>
      <w:r>
        <w:tab/>
        <w:t>-7</w:t>
      </w:r>
      <w:r>
        <w:tab/>
        <w:t>-3</w:t>
      </w:r>
      <w:r>
        <w:tab/>
        <w:t>-7</w:t>
      </w:r>
      <w:r>
        <w:tab/>
        <w:t>5</w:t>
      </w:r>
      <w:r>
        <w:tab/>
        <w:t>3</w:t>
      </w:r>
      <w:r>
        <w:tab/>
        <w:t>-3</w:t>
      </w:r>
      <w:r>
        <w:tab/>
        <w:t>-5</w:t>
      </w:r>
      <w:r>
        <w:tab/>
        <w:t>5</w:t>
      </w:r>
      <w:r>
        <w:tab/>
        <w:t>-7</w:t>
      </w:r>
      <w:r>
        <w:tab/>
        <w:t>5</w:t>
      </w:r>
      <w:r>
        <w:tab/>
        <w:t>-7</w:t>
      </w:r>
      <w:r>
        <w:tab/>
        <w:t>-5</w:t>
      </w:r>
      <w:r>
        <w:tab/>
        <w:t>5</w:t>
      </w:r>
      <w:r>
        <w:tab/>
        <w:t>1</w:t>
      </w:r>
      <w:r>
        <w:tab/>
        <w:t>-1</w:t>
      </w:r>
      <w:r>
        <w:tab/>
        <w:t>7</w:t>
      </w:r>
      <w:r>
        <w:tab/>
        <w:t>3</w:t>
      </w:r>
      <w:r>
        <w:tab/>
        <w:t>3</w:t>
      </w:r>
      <w:r>
        <w:tab/>
        <w:t>-7</w:t>
      </w:r>
      <w:r>
        <w:tab/>
        <w:t>1</w:t>
      </w:r>
      <w:r>
        <w:tab/>
        <w:t>-7</w:t>
      </w:r>
      <w:r>
        <w:tab/>
        <w:t>3</w:t>
      </w:r>
      <w:r>
        <w:tab/>
        <w:t>-7</w:t>
      </w:r>
      <w:r>
        <w:tab/>
        <w:t>1</w:t>
      </w:r>
      <w:r>
        <w:tab/>
        <w:t>-7</w:t>
      </w:r>
      <w:r>
        <w:tab/>
        <w:t>-1</w:t>
      </w:r>
      <w:r>
        <w:tab/>
        <w:t>-3</w:t>
      </w:r>
      <w:r>
        <w:tab/>
        <w:t>3</w:t>
      </w:r>
      <w:r>
        <w:tab/>
        <w:t>-3</w:t>
      </w:r>
      <w:r>
        <w:tab/>
        <w:t>-5</w:t>
      </w:r>
      <w:r>
        <w:tab/>
        <w:t>3</w:t>
      </w:r>
      <w:r>
        <w:tab/>
        <w:t>-3</w:t>
      </w:r>
      <w:r>
        <w:tab/>
        <w:t>-5</w:t>
      </w:r>
      <w:r>
        <w:tab/>
        <w:t>-3</w:t>
      </w:r>
      <w:r>
        <w:tab/>
        <w:t>-1</w:t>
      </w:r>
      <w:r>
        <w:tab/>
        <w:t>-5</w:t>
      </w:r>
      <w:r>
        <w:tab/>
        <w:t>1</w:t>
      </w:r>
      <w:r>
        <w:tab/>
        <w:t>5</w:t>
      </w:r>
      <w:r>
        <w:tab/>
        <w:t>-7</w:t>
      </w:r>
      <w:r>
        <w:tab/>
        <w:t>5</w:t>
      </w:r>
      <w:r>
        <w:tab/>
        <w:t>-3</w:t>
      </w:r>
      <w:r>
        <w:tab/>
        <w:t>-7</w:t>
      </w:r>
      <w:r>
        <w:tab/>
        <w:t>-3</w:t>
      </w:r>
      <w:r>
        <w:tab/>
        <w:t>-7</w:t>
      </w:r>
      <w:r>
        <w:tab/>
        <w:t>5</w:t>
      </w:r>
      <w:r>
        <w:tab/>
        <w:t>3</w:t>
      </w:r>
      <w:r>
        <w:tab/>
        <w:t>5</w:t>
      </w:r>
      <w:r>
        <w:tab/>
        <w:t>5</w:t>
      </w:r>
      <w:r>
        <w:tab/>
        <w:t>-3</w:t>
      </w:r>
      <w:r>
        <w:tab/>
        <w:t>7</w:t>
      </w:r>
      <w:r>
        <w:tab/>
        <w:t>3</w:t>
      </w:r>
      <w:r>
        <w:tab/>
        <w:t>5</w:t>
      </w:r>
      <w:r>
        <w:tab/>
        <w:t>7</w:t>
      </w:r>
      <w:r>
        <w:tab/>
        <w:t>7</w:t>
      </w:r>
      <w:r>
        <w:tab/>
        <w:t>-5</w:t>
      </w:r>
      <w:r>
        <w:tab/>
        <w:t>-3</w:t>
      </w:r>
      <w:r>
        <w:tab/>
        <w:t>7</w:t>
      </w:r>
      <w:r>
        <w:tab/>
        <w:t>5</w:t>
      </w:r>
      <w:r>
        <w:tab/>
        <w:t>-5</w:t>
      </w:r>
      <w:r>
        <w:tab/>
        <w:t>-7</w:t>
      </w:r>
      <w:r>
        <w:tab/>
        <w:t>3</w:t>
      </w:r>
      <w:r>
        <w:tab/>
        <w:t>3</w:t>
      </w:r>
      <w:r>
        <w:tab/>
        <w:t>1</w:t>
      </w:r>
      <w:r>
        <w:tab/>
        <w:t>5</w:t>
      </w:r>
      <w:r>
        <w:tab/>
        <w:t>1</w:t>
      </w:r>
      <w:r>
        <w:tab/>
        <w:t>3</w:t>
      </w:r>
      <w:r>
        <w:tab/>
        <w:t>3</w:t>
      </w:r>
      <w:r>
        <w:tab/>
        <w:t>1]</w:t>
      </w:r>
    </w:p>
    <w:p w14:paraId="2AEC4150" w14:textId="77777777" w:rsidR="00E12875" w:rsidRDefault="00E12875" w:rsidP="00E12875">
      <w:r>
        <w:tab/>
        <w:t>%rrcup</w:t>
      </w:r>
    </w:p>
    <w:p w14:paraId="44927147" w14:textId="77777777" w:rsidR="00E12875" w:rsidRDefault="00E12875" w:rsidP="00E12875">
      <w:r>
        <w:rPr>
          <w:rFonts w:hint="eastAsia"/>
        </w:rPr>
        <w:tab/>
        <w:t>I_rrcu(i,:) = upfirdn(I(i,:), band, sps);%</w:t>
      </w:r>
      <w:r>
        <w:rPr>
          <w:rFonts w:hint="eastAsia"/>
        </w:rPr>
        <w:t>升余弦滤波并上采样</w:t>
      </w:r>
    </w:p>
    <w:p w14:paraId="41109B1E" w14:textId="77777777" w:rsidR="00E12875" w:rsidRDefault="00E12875" w:rsidP="00E12875">
      <w:r>
        <w:tab/>
        <w:t>Q_rrcu(i,:) = upfirdn(Q(i,:), band, sps);</w:t>
      </w:r>
    </w:p>
    <w:p w14:paraId="351B9E13" w14:textId="77777777" w:rsidR="00E12875" w:rsidRDefault="00E12875" w:rsidP="00E12875"/>
    <w:p w14:paraId="7F8C0003" w14:textId="77777777" w:rsidR="00E12875" w:rsidRDefault="00E12875" w:rsidP="00E12875">
      <w:r>
        <w:rPr>
          <w:rFonts w:hint="eastAsia"/>
        </w:rPr>
        <w:tab/>
        <w:t>%</w:t>
      </w:r>
      <w:r>
        <w:rPr>
          <w:rFonts w:hint="eastAsia"/>
        </w:rPr>
        <w:t>对符号序列采样，产生</w:t>
      </w:r>
      <w:r>
        <w:rPr>
          <w:rFonts w:hint="eastAsia"/>
        </w:rPr>
        <w:t>m(tTs)</w:t>
      </w:r>
    </w:p>
    <w:p w14:paraId="38E96D60" w14:textId="77777777" w:rsidR="00E12875" w:rsidRDefault="00E12875" w:rsidP="00E12875">
      <w:r>
        <w:tab/>
        <w:t>bnOriI(i,:)=I(i,:);</w:t>
      </w:r>
    </w:p>
    <w:p w14:paraId="6E15C022" w14:textId="77777777" w:rsidR="00E12875" w:rsidRDefault="00E12875" w:rsidP="00E12875">
      <w:r>
        <w:tab/>
        <w:t>bnOriQ(i,:)=Q(i,:);</w:t>
      </w:r>
    </w:p>
    <w:p w14:paraId="5378C466" w14:textId="77777777" w:rsidR="00E12875" w:rsidRDefault="00E12875" w:rsidP="00E12875"/>
    <w:p w14:paraId="5B135432" w14:textId="77777777" w:rsidR="00E12875" w:rsidRDefault="00E12875" w:rsidP="00E12875">
      <w:r>
        <w:lastRenderedPageBreak/>
        <w:tab/>
        <w:t>OriImpulsesI(i,:)=upsample(bnOriI(i,:),T,T/2);</w:t>
      </w:r>
    </w:p>
    <w:p w14:paraId="0F91E586" w14:textId="77777777" w:rsidR="00E12875" w:rsidRDefault="00E12875" w:rsidP="00E12875">
      <w:r>
        <w:tab/>
        <w:t>mOriIi=conv(OriImpulsesI(i,:),gTpulse);</w:t>
      </w:r>
    </w:p>
    <w:p w14:paraId="6B1EF39C" w14:textId="77777777" w:rsidR="00E12875" w:rsidRDefault="00E12875" w:rsidP="00E12875">
      <w:r>
        <w:tab/>
        <w:t>mOriI(i,:)=mOriIi(n_dly);</w:t>
      </w:r>
    </w:p>
    <w:p w14:paraId="1D748EC7" w14:textId="77777777" w:rsidR="00E12875" w:rsidRDefault="00E12875" w:rsidP="00E12875"/>
    <w:p w14:paraId="1B961960" w14:textId="77777777" w:rsidR="00E12875" w:rsidRDefault="00E12875" w:rsidP="00E12875">
      <w:r>
        <w:tab/>
        <w:t>OriImpulsesQ(i,:)=upsample(bnOriQ(i,:),T,T/2);</w:t>
      </w:r>
    </w:p>
    <w:p w14:paraId="68582A60" w14:textId="77777777" w:rsidR="00E12875" w:rsidRDefault="00E12875" w:rsidP="00E12875">
      <w:r>
        <w:tab/>
        <w:t>mOriQi=conv(OriImpulsesQ(i,:),gTpulse);</w:t>
      </w:r>
    </w:p>
    <w:p w14:paraId="195E8F0D" w14:textId="77777777" w:rsidR="00E12875" w:rsidRDefault="00E12875" w:rsidP="00E12875">
      <w:r>
        <w:tab/>
        <w:t>mOriQ(i,:)=mOriQi(n_dly);</w:t>
      </w:r>
    </w:p>
    <w:p w14:paraId="5BA2A7F5" w14:textId="77777777" w:rsidR="00E12875" w:rsidRDefault="00E12875" w:rsidP="00E12875"/>
    <w:p w14:paraId="0A1251BA" w14:textId="77777777" w:rsidR="00E12875" w:rsidRDefault="00E12875" w:rsidP="00E12875">
      <w:r>
        <w:tab/>
        <w:t>bnOriI_rrcu(i,:)=I_rrcu(i,:);</w:t>
      </w:r>
    </w:p>
    <w:p w14:paraId="7BD5F960" w14:textId="77777777" w:rsidR="00E12875" w:rsidRDefault="00E12875" w:rsidP="00E12875">
      <w:r>
        <w:tab/>
        <w:t>bnOriQ_rrcu(i,:)=Q_rrcu(i,:);</w:t>
      </w:r>
    </w:p>
    <w:p w14:paraId="5ACCC98A" w14:textId="77777777" w:rsidR="00E12875" w:rsidRDefault="00E12875" w:rsidP="00E12875"/>
    <w:p w14:paraId="7D5CA219" w14:textId="77777777" w:rsidR="00E12875" w:rsidRDefault="00E12875" w:rsidP="00E12875">
      <w:r>
        <w:tab/>
        <w:t>OriImpulsesI_rrcu(i,:)=upsample(bnOriI_rrcu(i,:),T_rrcu,T_rrcu/2);</w:t>
      </w:r>
    </w:p>
    <w:p w14:paraId="65C399A8" w14:textId="77777777" w:rsidR="00E12875" w:rsidRDefault="00E12875" w:rsidP="00E12875">
      <w:r>
        <w:tab/>
        <w:t>mOriI_rrcui=conv(OriImpulsesI_rrcu(i,:),gTpulse_rrcu);</w:t>
      </w:r>
    </w:p>
    <w:p w14:paraId="1BEAB68C" w14:textId="77777777" w:rsidR="00E12875" w:rsidRDefault="00E12875" w:rsidP="00E12875">
      <w:r>
        <w:tab/>
        <w:t>mOriI_rrcu(i,:)=mOriI_rrcui(n_dly_rrcu);</w:t>
      </w:r>
    </w:p>
    <w:p w14:paraId="1669DDA5" w14:textId="77777777" w:rsidR="00E12875" w:rsidRDefault="00E12875" w:rsidP="00E12875">
      <w:r>
        <w:tab/>
        <w:t>OriImpulsesQ_rrcu(i,:)=upsample(bnOriQ_rrcu(i,:),T_rrcu,T_rrcu/2);</w:t>
      </w:r>
    </w:p>
    <w:p w14:paraId="7668D309" w14:textId="77777777" w:rsidR="00E12875" w:rsidRDefault="00E12875" w:rsidP="00E12875">
      <w:r>
        <w:tab/>
        <w:t>mOriQ_rrcui=conv(OriImpulsesQ_rrcu(i,:),gTpulse_rrcu);</w:t>
      </w:r>
    </w:p>
    <w:p w14:paraId="2E750724" w14:textId="77777777" w:rsidR="00E12875" w:rsidRDefault="00E12875" w:rsidP="00E12875">
      <w:r>
        <w:tab/>
        <w:t>mOriQ_rrcu(i,:)=mOriQ_rrcui(n_dly_rrcu);</w:t>
      </w:r>
    </w:p>
    <w:p w14:paraId="5A9FC81E" w14:textId="77777777" w:rsidR="00E12875" w:rsidRDefault="00E12875" w:rsidP="00E12875"/>
    <w:p w14:paraId="3ECD1126" w14:textId="77777777" w:rsidR="00E12875" w:rsidRDefault="00E12875" w:rsidP="00E12875">
      <w:r>
        <w:tab/>
        <w:t>%duc</w:t>
      </w:r>
    </w:p>
    <w:p w14:paraId="5C17A802" w14:textId="77777777" w:rsidR="00E12875" w:rsidRDefault="00E12875" w:rsidP="00E12875">
      <w:r>
        <w:tab/>
        <w:t>f_shift_ceil=250*10^6;</w:t>
      </w:r>
    </w:p>
    <w:p w14:paraId="12954054" w14:textId="77777777" w:rsidR="00E12875" w:rsidRDefault="00E12875" w:rsidP="00E12875">
      <w:r>
        <w:tab/>
        <w:t>fc=125*10^6+f_shift_ceil*(i-1);</w:t>
      </w:r>
    </w:p>
    <w:p w14:paraId="02D183B4" w14:textId="77777777" w:rsidR="00E12875" w:rsidRDefault="00E12875" w:rsidP="00E12875">
      <w:r>
        <w:tab/>
        <w:t>%cos(a+b)=cosacosb-sinasinb</w:t>
      </w:r>
    </w:p>
    <w:p w14:paraId="3AB631CF" w14:textId="77777777" w:rsidR="00E12875" w:rsidRDefault="00E12875" w:rsidP="00E12875">
      <w:r>
        <w:tab/>
        <w:t>%sin(a+b)=sinacosb+cosasinb</w:t>
      </w:r>
    </w:p>
    <w:p w14:paraId="7AA1AC7D" w14:textId="77777777" w:rsidR="00E12875" w:rsidRDefault="00E12875" w:rsidP="00E12875">
      <w:r>
        <w:tab/>
        <w:t>mOriI_duc(i,:)=mOriI_rrcu(i,:).*cos(2*pi*fc*t_rrcu)-mOriQ_rrcu(i,:).*sin(2*pi*fc*t_rrcu);</w:t>
      </w:r>
    </w:p>
    <w:p w14:paraId="27632389" w14:textId="77777777" w:rsidR="00E12875" w:rsidRDefault="00E12875" w:rsidP="00E12875">
      <w:r>
        <w:tab/>
        <w:t>mOriQ_duc(i,:)=mOriQ_rrcu(i,:).*cos(2*pi*fc*t_rrcu)+mOriI_rrcu(i,:).*sin(2*pi*fc*t_rrcu);</w:t>
      </w:r>
    </w:p>
    <w:p w14:paraId="2156F672" w14:textId="77777777" w:rsidR="00E12875" w:rsidRDefault="00E12875" w:rsidP="00E12875">
      <w:r>
        <w:tab/>
        <w:t>t_I(i,:)=mOriI_duc(i,:);</w:t>
      </w:r>
    </w:p>
    <w:p w14:paraId="20392552" w14:textId="77777777" w:rsidR="00E12875" w:rsidRDefault="00E12875" w:rsidP="00E12875">
      <w:r>
        <w:tab/>
        <w:t>t_Q(i,:)=mOriQ_duc(i,:);</w:t>
      </w:r>
    </w:p>
    <w:p w14:paraId="4B596D37" w14:textId="77777777" w:rsidR="00E12875" w:rsidRDefault="00E12875" w:rsidP="00E12875">
      <w:r>
        <w:tab/>
        <w:t>%Noise</w:t>
      </w:r>
    </w:p>
    <w:p w14:paraId="40BFBA30" w14:textId="77777777" w:rsidR="00E12875" w:rsidRDefault="00E12875" w:rsidP="00E12875">
      <w:r>
        <w:tab/>
        <w:t>% N0=1*10^-8;;</w:t>
      </w:r>
    </w:p>
    <w:p w14:paraId="165689CC" w14:textId="77777777" w:rsidR="00E12875" w:rsidRDefault="00E12875" w:rsidP="00E12875">
      <w:r>
        <w:tab/>
        <w:t>% sigma=sqrt(N0*fs/2);</w:t>
      </w:r>
    </w:p>
    <w:p w14:paraId="10F12018" w14:textId="77777777" w:rsidR="00E12875" w:rsidRDefault="00E12875" w:rsidP="00E12875">
      <w:r>
        <w:tab/>
        <w:t>% w=normrnd(0,sigma,[1,N*T]);</w:t>
      </w:r>
    </w:p>
    <w:p w14:paraId="0D68E90D" w14:textId="77777777" w:rsidR="00E12875" w:rsidRDefault="00E12875" w:rsidP="00E12875">
      <w:r>
        <w:tab/>
        <w:t>% Es=sum(gOri1.^2)*ts/N;</w:t>
      </w:r>
    </w:p>
    <w:p w14:paraId="0CC15145" w14:textId="77777777" w:rsidR="00E12875" w:rsidRDefault="00E12875" w:rsidP="00E12875">
      <w:r>
        <w:tab/>
        <w:t>% SNR=10*log10(Es/N0);</w:t>
      </w:r>
    </w:p>
    <w:p w14:paraId="6F578AB9" w14:textId="77777777" w:rsidR="00E12875" w:rsidRDefault="00E12875" w:rsidP="00E12875">
      <w:r>
        <w:tab/>
        <w:t>% Baund_B0_EbN0=[Rs,B0,SNR];</w:t>
      </w:r>
    </w:p>
    <w:p w14:paraId="0C71C010" w14:textId="77777777" w:rsidR="00E12875" w:rsidRDefault="00E12875" w:rsidP="00E12875">
      <w:r>
        <w:tab/>
        <w:t>% g_I=gOriI+w;</w:t>
      </w:r>
    </w:p>
    <w:p w14:paraId="02E1EC2D" w14:textId="77777777" w:rsidR="00E12875" w:rsidRDefault="00E12875" w:rsidP="00E12875">
      <w:r>
        <w:tab/>
        <w:t>% g_Q=g_t+w;</w:t>
      </w:r>
    </w:p>
    <w:p w14:paraId="302E1CF7" w14:textId="77777777" w:rsidR="00E12875" w:rsidRDefault="00E12875" w:rsidP="00E12875">
      <w:r>
        <w:tab/>
        <w:t>% g_w=g_t;</w:t>
      </w:r>
    </w:p>
    <w:p w14:paraId="741A066C" w14:textId="77777777" w:rsidR="00E12875" w:rsidRDefault="00E12875" w:rsidP="00E12875">
      <w:r>
        <w:tab/>
        <w:t>%transport</w:t>
      </w:r>
    </w:p>
    <w:p w14:paraId="25755426" w14:textId="77777777" w:rsidR="00E12875" w:rsidRDefault="00E12875" w:rsidP="00E12875">
      <w:r>
        <w:tab/>
        <w:t>snr = 15;</w:t>
      </w:r>
    </w:p>
    <w:p w14:paraId="2129F379" w14:textId="77777777" w:rsidR="00E12875" w:rsidRDefault="00E12875" w:rsidP="00E12875">
      <w:r>
        <w:rPr>
          <w:rFonts w:hint="eastAsia"/>
        </w:rPr>
        <w:tab/>
        <w:t>r_I(i,:) = awgn(t_I(i,:), snr); %</w:t>
      </w:r>
      <w:r>
        <w:rPr>
          <w:rFonts w:hint="eastAsia"/>
        </w:rPr>
        <w:t>过加性白高斯信道</w:t>
      </w:r>
    </w:p>
    <w:p w14:paraId="616E2F3D" w14:textId="77777777" w:rsidR="00E12875" w:rsidRDefault="00E12875" w:rsidP="00E12875">
      <w:r>
        <w:tab/>
        <w:t>r_Q(i,:) = awgn(t_Q(i,:), snr);</w:t>
      </w:r>
    </w:p>
    <w:p w14:paraId="5B171F89" w14:textId="77777777" w:rsidR="00E12875" w:rsidRDefault="00E12875" w:rsidP="00E12875">
      <w:r>
        <w:rPr>
          <w:rFonts w:hint="eastAsia"/>
        </w:rPr>
        <w:tab/>
        <w:t xml:space="preserve">% r_I = t_I; </w:t>
      </w:r>
      <w:r>
        <w:rPr>
          <w:rFonts w:hint="eastAsia"/>
        </w:rPr>
        <w:tab/>
        <w:t>%</w:t>
      </w:r>
      <w:r>
        <w:rPr>
          <w:rFonts w:hint="eastAsia"/>
        </w:rPr>
        <w:t>直连</w:t>
      </w:r>
    </w:p>
    <w:p w14:paraId="2121A596" w14:textId="77777777" w:rsidR="00E12875" w:rsidRDefault="00E12875" w:rsidP="00E12875">
      <w:r>
        <w:tab/>
        <w:t>% r_Q = t_Q;</w:t>
      </w:r>
      <w:r>
        <w:tab/>
      </w:r>
    </w:p>
    <w:p w14:paraId="22DA24AA" w14:textId="77777777" w:rsidR="00E12875" w:rsidRDefault="00E12875" w:rsidP="00E12875"/>
    <w:p w14:paraId="25BD57F0" w14:textId="77777777" w:rsidR="00E12875" w:rsidRDefault="00E12875" w:rsidP="00E12875">
      <w:r>
        <w:lastRenderedPageBreak/>
        <w:tab/>
        <w:t>%ddc</w:t>
      </w:r>
    </w:p>
    <w:p w14:paraId="6BE36548" w14:textId="77777777" w:rsidR="00E12875" w:rsidRDefault="00E12875" w:rsidP="00E12875">
      <w:r>
        <w:tab/>
        <w:t>% cos(a-b)=cosacosb+sinasinb</w:t>
      </w:r>
    </w:p>
    <w:p w14:paraId="0DB165DC" w14:textId="77777777" w:rsidR="00E12875" w:rsidRDefault="00E12875" w:rsidP="00E12875">
      <w:r>
        <w:tab/>
        <w:t>% sin(a-b)=sinacosb-cosasinb</w:t>
      </w:r>
    </w:p>
    <w:p w14:paraId="699D4F35" w14:textId="77777777" w:rsidR="00E12875" w:rsidRDefault="00E12875" w:rsidP="00E12875">
      <w:r>
        <w:rPr>
          <w:rFonts w:hint="eastAsia"/>
        </w:rPr>
        <w:tab/>
        <w:t>mOriI_ddc(i,:)=r_I(i,:).*cos(2*pi*fc*t_rrcu)+r_Q(i,:).*sin(2*pi*fc*t_rrcu);</w:t>
      </w:r>
      <w:r>
        <w:rPr>
          <w:rFonts w:hint="eastAsia"/>
        </w:rPr>
        <w:tab/>
        <w:t>%DDC</w:t>
      </w:r>
      <w:r>
        <w:rPr>
          <w:rFonts w:hint="eastAsia"/>
        </w:rPr>
        <w:t>后</w:t>
      </w:r>
      <w:r>
        <w:rPr>
          <w:rFonts w:hint="eastAsia"/>
        </w:rPr>
        <w:t>I</w:t>
      </w:r>
      <w:r>
        <w:rPr>
          <w:rFonts w:hint="eastAsia"/>
        </w:rPr>
        <w:t>信号</w:t>
      </w:r>
    </w:p>
    <w:p w14:paraId="52F49D7D" w14:textId="77777777" w:rsidR="00E12875" w:rsidRDefault="00E12875" w:rsidP="00E12875">
      <w:r>
        <w:rPr>
          <w:rFonts w:hint="eastAsia"/>
        </w:rPr>
        <w:tab/>
        <w:t>mOriQ_ddc(i,:)=r_Q(i,:).*cos(2*pi*fc*t_rrcu)-r_I(i,:).*sin(2*pi*fc*t_rrcu);</w:t>
      </w:r>
      <w:r>
        <w:rPr>
          <w:rFonts w:hint="eastAsia"/>
        </w:rPr>
        <w:tab/>
        <w:t>%DDC</w:t>
      </w:r>
      <w:r>
        <w:rPr>
          <w:rFonts w:hint="eastAsia"/>
        </w:rPr>
        <w:t>后</w:t>
      </w:r>
      <w:r>
        <w:rPr>
          <w:rFonts w:hint="eastAsia"/>
        </w:rPr>
        <w:t>Q</w:t>
      </w:r>
      <w:r>
        <w:rPr>
          <w:rFonts w:hint="eastAsia"/>
        </w:rPr>
        <w:t>信号</w:t>
      </w:r>
    </w:p>
    <w:p w14:paraId="0D4A9A35" w14:textId="77777777" w:rsidR="00E12875" w:rsidRDefault="00E12875" w:rsidP="00E12875">
      <w:r>
        <w:tab/>
        <w:t>%rrcdown</w:t>
      </w:r>
    </w:p>
    <w:p w14:paraId="020A95E9" w14:textId="77777777" w:rsidR="00E12875" w:rsidRDefault="00E12875" w:rsidP="00E12875">
      <w:r>
        <w:tab/>
        <w:t>bnOriI_ddc(i,:)=downsample(mOriI_ddc(i,:),T_rrcu,T_rrcu/2);</w:t>
      </w:r>
    </w:p>
    <w:p w14:paraId="6B25B707" w14:textId="77777777" w:rsidR="00E12875" w:rsidRDefault="00E12875" w:rsidP="00E12875">
      <w:r>
        <w:tab/>
        <w:t>bnOriQ_ddc(i,:)=downsample(mOriQ_ddc(i,:),T_rrcu,T_rrcu/2);</w:t>
      </w:r>
    </w:p>
    <w:p w14:paraId="20EB67E8" w14:textId="77777777" w:rsidR="00E12875" w:rsidRDefault="00E12875" w:rsidP="00E12875">
      <w:r>
        <w:tab/>
        <w:t>bnOriI_rrcdi = upfirdn(bnOriI_ddc(i,:), band,1,sps);</w:t>
      </w:r>
    </w:p>
    <w:p w14:paraId="01FDEA1B" w14:textId="77777777" w:rsidR="00E12875" w:rsidRDefault="00E12875" w:rsidP="00E12875">
      <w:r>
        <w:tab/>
        <w:t>bnOriQ_rrcdi = upfirdn(bnOriQ_ddc(i,:), band,1,sps);</w:t>
      </w:r>
    </w:p>
    <w:p w14:paraId="050AB17A" w14:textId="77777777" w:rsidR="00E12875" w:rsidRDefault="00E12875" w:rsidP="00E12875">
      <w:r>
        <w:tab/>
        <w:t>bnOriI_rrcd(i,:) = bnOriI_rrcdi(span+1:end-span);</w:t>
      </w:r>
    </w:p>
    <w:p w14:paraId="06475A7C" w14:textId="77777777" w:rsidR="00E12875" w:rsidRDefault="00E12875" w:rsidP="00E12875">
      <w:r>
        <w:tab/>
        <w:t>bnOriQ_rrcd(i,:) = bnOriQ_rrcdi(span+1:end-span);</w:t>
      </w:r>
    </w:p>
    <w:p w14:paraId="7A670440" w14:textId="77777777" w:rsidR="00E12875" w:rsidRDefault="00E12875" w:rsidP="00E12875"/>
    <w:p w14:paraId="5D1B0B8E" w14:textId="77777777" w:rsidR="00E12875" w:rsidRDefault="00E12875" w:rsidP="00E12875">
      <w:r>
        <w:tab/>
        <w:t>bnOriI_rrcd_tempi=bnOriI_rrcd(i,:);</w:t>
      </w:r>
    </w:p>
    <w:p w14:paraId="719726B7" w14:textId="77777777" w:rsidR="00E12875" w:rsidRDefault="00E12875" w:rsidP="00E12875">
      <w:r>
        <w:tab/>
        <w:t>bnOriQ_rrcd_tempi=bnOriQ_rrcd(i,:);</w:t>
      </w:r>
    </w:p>
    <w:p w14:paraId="4EB53C68" w14:textId="77777777" w:rsidR="00E12875" w:rsidRDefault="00E12875" w:rsidP="00E12875">
      <w:r>
        <w:tab/>
        <w:t>bnOriI_judge_tempi=[];</w:t>
      </w:r>
    </w:p>
    <w:p w14:paraId="19DB3A6D" w14:textId="77777777" w:rsidR="00E12875" w:rsidRDefault="00E12875" w:rsidP="00E12875">
      <w:r>
        <w:tab/>
        <w:t>bnOriQ_judge_tempi=[];</w:t>
      </w:r>
    </w:p>
    <w:p w14:paraId="0A5D1682" w14:textId="77777777" w:rsidR="00E12875" w:rsidRDefault="00E12875" w:rsidP="00E12875">
      <w:r>
        <w:tab/>
        <w:t>index=1;</w:t>
      </w:r>
    </w:p>
    <w:p w14:paraId="30352177" w14:textId="77777777" w:rsidR="00E12875" w:rsidRDefault="00E12875" w:rsidP="00E12875">
      <w:r>
        <w:tab/>
        <w:t>for index=1:E/Qm</w:t>
      </w:r>
    </w:p>
    <w:p w14:paraId="01519A77" w14:textId="77777777" w:rsidR="00E12875" w:rsidRDefault="00E12875" w:rsidP="00E12875">
      <w:r>
        <w:tab/>
      </w:r>
      <w:r>
        <w:tab/>
      </w:r>
      <w:r>
        <w:tab/>
        <w:t>if bnOriI_rrcd_tempi(index)&gt;0&amp;&amp;bnOriI_rrcd_tempi(index)&lt;=2</w:t>
      </w:r>
    </w:p>
    <w:p w14:paraId="329F7E9B" w14:textId="77777777" w:rsidR="00E12875" w:rsidRDefault="00E12875" w:rsidP="00E12875">
      <w:r>
        <w:tab/>
      </w:r>
      <w:r>
        <w:tab/>
      </w:r>
      <w:r>
        <w:tab/>
      </w:r>
      <w:r>
        <w:tab/>
        <w:t>bnOriI_judge_tempi(index)=1;</w:t>
      </w:r>
    </w:p>
    <w:p w14:paraId="2BC8BCB4" w14:textId="77777777" w:rsidR="00E12875" w:rsidRDefault="00E12875" w:rsidP="00E12875">
      <w:r>
        <w:tab/>
      </w:r>
      <w:r>
        <w:tab/>
      </w:r>
      <w:r>
        <w:tab/>
        <w:t>elseif bnOriI_rrcd_tempi(index)&gt;2&amp;&amp;bnOriI_rrcd_tempi(index)&lt;=4</w:t>
      </w:r>
    </w:p>
    <w:p w14:paraId="4EFC13CD" w14:textId="77777777" w:rsidR="00E12875" w:rsidRDefault="00E12875" w:rsidP="00E12875">
      <w:r>
        <w:tab/>
      </w:r>
      <w:r>
        <w:tab/>
      </w:r>
      <w:r>
        <w:tab/>
      </w:r>
      <w:r>
        <w:tab/>
        <w:t>bnOriI_judge_tempi(index)=3;</w:t>
      </w:r>
    </w:p>
    <w:p w14:paraId="37908FD4" w14:textId="77777777" w:rsidR="00E12875" w:rsidRDefault="00E12875" w:rsidP="00E12875">
      <w:r>
        <w:tab/>
      </w:r>
      <w:r>
        <w:tab/>
      </w:r>
      <w:r>
        <w:tab/>
        <w:t>elseif bnOriI_rrcd_tempi(index)&gt;4&amp;&amp;bnOriI_rrcd_tempi(index)&lt;=6</w:t>
      </w:r>
    </w:p>
    <w:p w14:paraId="3FEA8CD6" w14:textId="77777777" w:rsidR="00E12875" w:rsidRDefault="00E12875" w:rsidP="00E12875">
      <w:r>
        <w:tab/>
      </w:r>
      <w:r>
        <w:tab/>
      </w:r>
      <w:r>
        <w:tab/>
      </w:r>
      <w:r>
        <w:tab/>
        <w:t>bnOriI_judge_tempi(index)=5;</w:t>
      </w:r>
    </w:p>
    <w:p w14:paraId="2429B8E6" w14:textId="77777777" w:rsidR="00E12875" w:rsidRDefault="00E12875" w:rsidP="00E12875">
      <w:r>
        <w:tab/>
      </w:r>
      <w:r>
        <w:tab/>
      </w:r>
      <w:r>
        <w:tab/>
        <w:t>elseif bnOriI_rrcd_tempi(index)&gt;6</w:t>
      </w:r>
    </w:p>
    <w:p w14:paraId="6FA70A25" w14:textId="77777777" w:rsidR="00E12875" w:rsidRDefault="00E12875" w:rsidP="00E12875">
      <w:r>
        <w:tab/>
      </w:r>
      <w:r>
        <w:tab/>
      </w:r>
      <w:r>
        <w:tab/>
      </w:r>
      <w:r>
        <w:tab/>
        <w:t>bnOriI_judge_tempi(index)=7;</w:t>
      </w:r>
    </w:p>
    <w:p w14:paraId="763D2F4A" w14:textId="77777777" w:rsidR="00E12875" w:rsidRDefault="00E12875" w:rsidP="00E12875">
      <w:r>
        <w:tab/>
      </w:r>
      <w:r>
        <w:tab/>
      </w:r>
      <w:r>
        <w:tab/>
        <w:t>elseif bnOriI_rrcd_tempi(index)&gt;-2&amp;&amp;bnOriI_rrcd_tempi(index)&lt;=0</w:t>
      </w:r>
    </w:p>
    <w:p w14:paraId="244C21D8" w14:textId="77777777" w:rsidR="00E12875" w:rsidRDefault="00E12875" w:rsidP="00E12875">
      <w:r>
        <w:tab/>
      </w:r>
      <w:r>
        <w:tab/>
      </w:r>
      <w:r>
        <w:tab/>
      </w:r>
      <w:r>
        <w:tab/>
        <w:t>bnOriI_judge_tempi(index)=-1;</w:t>
      </w:r>
    </w:p>
    <w:p w14:paraId="17BB2DF8" w14:textId="77777777" w:rsidR="00E12875" w:rsidRDefault="00E12875" w:rsidP="00E12875">
      <w:r>
        <w:tab/>
      </w:r>
      <w:r>
        <w:tab/>
      </w:r>
      <w:r>
        <w:tab/>
        <w:t>elseif bnOriI_rrcd_tempi(index)&gt;-4&amp;&amp;bnOriI_rrcd_tempi(index)&lt;=-2</w:t>
      </w:r>
    </w:p>
    <w:p w14:paraId="02DF360D" w14:textId="77777777" w:rsidR="00E12875" w:rsidRDefault="00E12875" w:rsidP="00E12875">
      <w:r>
        <w:tab/>
      </w:r>
      <w:r>
        <w:tab/>
      </w:r>
      <w:r>
        <w:tab/>
      </w:r>
      <w:r>
        <w:tab/>
        <w:t>bnOriI_judge_tempi(index)=-3;</w:t>
      </w:r>
    </w:p>
    <w:p w14:paraId="4829319E" w14:textId="77777777" w:rsidR="00E12875" w:rsidRDefault="00E12875" w:rsidP="00E12875">
      <w:r>
        <w:tab/>
      </w:r>
      <w:r>
        <w:tab/>
      </w:r>
      <w:r>
        <w:tab/>
        <w:t>elseif bnOriI_rrcd_tempi(index)&gt;-6&amp;&amp;bnOriI_rrcd_tempi(index)&lt;=-4</w:t>
      </w:r>
    </w:p>
    <w:p w14:paraId="6F614A46" w14:textId="77777777" w:rsidR="00E12875" w:rsidRDefault="00E12875" w:rsidP="00E12875">
      <w:r>
        <w:tab/>
      </w:r>
      <w:r>
        <w:tab/>
      </w:r>
      <w:r>
        <w:tab/>
      </w:r>
      <w:r>
        <w:tab/>
        <w:t>bnOriI_judge_tempi(index)=-5;</w:t>
      </w:r>
    </w:p>
    <w:p w14:paraId="026B420A" w14:textId="77777777" w:rsidR="00E12875" w:rsidRDefault="00E12875" w:rsidP="00E12875">
      <w:r>
        <w:tab/>
      </w:r>
      <w:r>
        <w:tab/>
      </w:r>
      <w:r>
        <w:tab/>
        <w:t>elseif bnOriI_rrcd_tempi(index)&lt;=-6</w:t>
      </w:r>
    </w:p>
    <w:p w14:paraId="67D12E9B" w14:textId="77777777" w:rsidR="00E12875" w:rsidRDefault="00E12875" w:rsidP="00E12875">
      <w:r>
        <w:tab/>
      </w:r>
      <w:r>
        <w:tab/>
      </w:r>
      <w:r>
        <w:tab/>
      </w:r>
      <w:r>
        <w:tab/>
        <w:t>bnOriI_judge_tempi(index)=-7;</w:t>
      </w:r>
    </w:p>
    <w:p w14:paraId="5EF5DA42" w14:textId="77777777" w:rsidR="00E12875" w:rsidRDefault="00E12875" w:rsidP="00E12875">
      <w:r>
        <w:tab/>
      </w:r>
      <w:r>
        <w:tab/>
      </w:r>
      <w:r>
        <w:tab/>
        <w:t>else</w:t>
      </w:r>
    </w:p>
    <w:p w14:paraId="18C300AD" w14:textId="77777777" w:rsidR="00E12875" w:rsidRDefault="00E12875" w:rsidP="00E12875">
      <w:r>
        <w:tab/>
      </w:r>
      <w:r>
        <w:tab/>
      </w:r>
      <w:r>
        <w:tab/>
      </w:r>
      <w:r>
        <w:tab/>
        <w:t>bnOriI_judge_tempi(index)=0;</w:t>
      </w:r>
    </w:p>
    <w:p w14:paraId="0BFDB981" w14:textId="77777777" w:rsidR="00E12875" w:rsidRDefault="00E12875" w:rsidP="00E12875">
      <w:r>
        <w:tab/>
      </w:r>
      <w:r>
        <w:tab/>
        <w:t>end</w:t>
      </w:r>
    </w:p>
    <w:p w14:paraId="1FC2365F" w14:textId="77777777" w:rsidR="00E12875" w:rsidRDefault="00E12875" w:rsidP="00E12875">
      <w:r>
        <w:tab/>
        <w:t>end</w:t>
      </w:r>
    </w:p>
    <w:p w14:paraId="78ACB04D" w14:textId="77777777" w:rsidR="00E12875" w:rsidRDefault="00E12875" w:rsidP="00E12875">
      <w:r>
        <w:tab/>
        <w:t>index=1;</w:t>
      </w:r>
    </w:p>
    <w:p w14:paraId="13F4795B" w14:textId="77777777" w:rsidR="00E12875" w:rsidRDefault="00E12875" w:rsidP="00E12875">
      <w:r>
        <w:tab/>
        <w:t>for index=1:E/Qm</w:t>
      </w:r>
    </w:p>
    <w:p w14:paraId="24E04372" w14:textId="77777777" w:rsidR="00E12875" w:rsidRDefault="00E12875" w:rsidP="00E12875">
      <w:r>
        <w:tab/>
      </w:r>
      <w:r>
        <w:tab/>
      </w:r>
      <w:r>
        <w:tab/>
        <w:t>if bnOriQ_rrcd_tempi(index)&gt;0&amp;&amp;bnOriQ_rrcd_tempi(index)&lt;=2</w:t>
      </w:r>
    </w:p>
    <w:p w14:paraId="4A882669" w14:textId="77777777" w:rsidR="00E12875" w:rsidRDefault="00E12875" w:rsidP="00E12875">
      <w:r>
        <w:tab/>
      </w:r>
      <w:r>
        <w:tab/>
      </w:r>
      <w:r>
        <w:tab/>
      </w:r>
      <w:r>
        <w:tab/>
        <w:t>bnOriQ_judge_tempi(index)=1;</w:t>
      </w:r>
    </w:p>
    <w:p w14:paraId="6436543F" w14:textId="77777777" w:rsidR="00E12875" w:rsidRDefault="00E12875" w:rsidP="00E12875">
      <w:r>
        <w:tab/>
      </w:r>
      <w:r>
        <w:tab/>
      </w:r>
      <w:r>
        <w:tab/>
        <w:t>elseif bnOriQ_rrcd_tempi(index)&gt;2&amp;&amp;bnOriQ_rrcd_tempi(index)&lt;=4</w:t>
      </w:r>
    </w:p>
    <w:p w14:paraId="134AE761" w14:textId="77777777" w:rsidR="00E12875" w:rsidRDefault="00E12875" w:rsidP="00E12875">
      <w:r>
        <w:lastRenderedPageBreak/>
        <w:tab/>
      </w:r>
      <w:r>
        <w:tab/>
      </w:r>
      <w:r>
        <w:tab/>
      </w:r>
      <w:r>
        <w:tab/>
        <w:t>bnOriQ_judge_tempi(index)=3;</w:t>
      </w:r>
    </w:p>
    <w:p w14:paraId="3B9B3CB2" w14:textId="77777777" w:rsidR="00E12875" w:rsidRDefault="00E12875" w:rsidP="00E12875">
      <w:r>
        <w:tab/>
      </w:r>
      <w:r>
        <w:tab/>
      </w:r>
      <w:r>
        <w:tab/>
        <w:t>elseif bnOriQ_rrcd_tempi(index)&gt;4&amp;&amp;bnOriQ_rrcd_tempi(index)&lt;=6</w:t>
      </w:r>
    </w:p>
    <w:p w14:paraId="4D7444F1" w14:textId="77777777" w:rsidR="00E12875" w:rsidRDefault="00E12875" w:rsidP="00E12875">
      <w:r>
        <w:tab/>
      </w:r>
      <w:r>
        <w:tab/>
      </w:r>
      <w:r>
        <w:tab/>
      </w:r>
      <w:r>
        <w:tab/>
        <w:t>bnOriQ_judge_tempi(index)=5;</w:t>
      </w:r>
    </w:p>
    <w:p w14:paraId="0085A7F3" w14:textId="77777777" w:rsidR="00E12875" w:rsidRDefault="00E12875" w:rsidP="00E12875">
      <w:r>
        <w:tab/>
      </w:r>
      <w:r>
        <w:tab/>
      </w:r>
      <w:r>
        <w:tab/>
        <w:t>elseif bnOriQ_rrcd_tempi(index)&gt;6</w:t>
      </w:r>
    </w:p>
    <w:p w14:paraId="2288B2F3" w14:textId="77777777" w:rsidR="00E12875" w:rsidRDefault="00E12875" w:rsidP="00E12875">
      <w:r>
        <w:tab/>
      </w:r>
      <w:r>
        <w:tab/>
      </w:r>
      <w:r>
        <w:tab/>
      </w:r>
      <w:r>
        <w:tab/>
        <w:t>bnOriQ_judge_tempi(index)=7;</w:t>
      </w:r>
    </w:p>
    <w:p w14:paraId="7145EB6B" w14:textId="77777777" w:rsidR="00E12875" w:rsidRDefault="00E12875" w:rsidP="00E12875">
      <w:r>
        <w:tab/>
      </w:r>
      <w:r>
        <w:tab/>
      </w:r>
      <w:r>
        <w:tab/>
        <w:t>elseif bnOriQ_rrcd_tempi(index)&gt;-2&amp;&amp;bnOriQ_rrcd_tempi(index)&lt;=0</w:t>
      </w:r>
    </w:p>
    <w:p w14:paraId="226556BB" w14:textId="77777777" w:rsidR="00E12875" w:rsidRDefault="00E12875" w:rsidP="00E12875">
      <w:r>
        <w:tab/>
      </w:r>
      <w:r>
        <w:tab/>
      </w:r>
      <w:r>
        <w:tab/>
      </w:r>
      <w:r>
        <w:tab/>
        <w:t>bnOriQ_judge_tempi(index)=-1;</w:t>
      </w:r>
    </w:p>
    <w:p w14:paraId="24BD008D" w14:textId="77777777" w:rsidR="00E12875" w:rsidRDefault="00E12875" w:rsidP="00E12875">
      <w:r>
        <w:tab/>
      </w:r>
      <w:r>
        <w:tab/>
      </w:r>
      <w:r>
        <w:tab/>
        <w:t>elseif bnOriQ_rrcd_tempi(index)&gt;-4&amp;&amp;bnOriQ_rrcd_tempi(index)&lt;=-2</w:t>
      </w:r>
    </w:p>
    <w:p w14:paraId="01CAF90B" w14:textId="77777777" w:rsidR="00E12875" w:rsidRDefault="00E12875" w:rsidP="00E12875">
      <w:r>
        <w:tab/>
      </w:r>
      <w:r>
        <w:tab/>
      </w:r>
      <w:r>
        <w:tab/>
      </w:r>
      <w:r>
        <w:tab/>
        <w:t>bnOriQ_judge_tempi(index)=-3;</w:t>
      </w:r>
    </w:p>
    <w:p w14:paraId="62C0C9F9" w14:textId="77777777" w:rsidR="00E12875" w:rsidRDefault="00E12875" w:rsidP="00E12875">
      <w:r>
        <w:tab/>
      </w:r>
      <w:r>
        <w:tab/>
      </w:r>
      <w:r>
        <w:tab/>
        <w:t>elseif bnOriQ_rrcd_tempi(index)&gt;-6&amp;&amp;bnOriQ_rrcd_tempi(index)&lt;=-4</w:t>
      </w:r>
    </w:p>
    <w:p w14:paraId="19115165" w14:textId="77777777" w:rsidR="00E12875" w:rsidRDefault="00E12875" w:rsidP="00E12875">
      <w:r>
        <w:tab/>
      </w:r>
      <w:r>
        <w:tab/>
      </w:r>
      <w:r>
        <w:tab/>
      </w:r>
      <w:r>
        <w:tab/>
        <w:t>bnOriQ_judge_tempi(index)=-5;</w:t>
      </w:r>
    </w:p>
    <w:p w14:paraId="486C4471" w14:textId="77777777" w:rsidR="00E12875" w:rsidRDefault="00E12875" w:rsidP="00E12875">
      <w:r>
        <w:tab/>
      </w:r>
      <w:r>
        <w:tab/>
      </w:r>
      <w:r>
        <w:tab/>
        <w:t>elseif bnOriQ_rrcd_tempi(index)&lt;=-6</w:t>
      </w:r>
    </w:p>
    <w:p w14:paraId="7C8A7817" w14:textId="77777777" w:rsidR="00E12875" w:rsidRDefault="00E12875" w:rsidP="00E12875">
      <w:r>
        <w:tab/>
      </w:r>
      <w:r>
        <w:tab/>
      </w:r>
      <w:r>
        <w:tab/>
      </w:r>
      <w:r>
        <w:tab/>
        <w:t>bnOriQ_judge_tempi(index)=-7;</w:t>
      </w:r>
    </w:p>
    <w:p w14:paraId="672E10C6" w14:textId="77777777" w:rsidR="00E12875" w:rsidRDefault="00E12875" w:rsidP="00E12875">
      <w:r>
        <w:tab/>
      </w:r>
      <w:r>
        <w:tab/>
      </w:r>
      <w:r>
        <w:tab/>
        <w:t>else</w:t>
      </w:r>
    </w:p>
    <w:p w14:paraId="6D467709" w14:textId="77777777" w:rsidR="00E12875" w:rsidRDefault="00E12875" w:rsidP="00E12875">
      <w:r>
        <w:tab/>
      </w:r>
      <w:r>
        <w:tab/>
      </w:r>
      <w:r>
        <w:tab/>
      </w:r>
      <w:r>
        <w:tab/>
        <w:t>bnOriQ_judge_tempi(index)=0;</w:t>
      </w:r>
    </w:p>
    <w:p w14:paraId="43517ED1" w14:textId="77777777" w:rsidR="00E12875" w:rsidRDefault="00E12875" w:rsidP="00E12875">
      <w:r>
        <w:tab/>
      </w:r>
      <w:r>
        <w:tab/>
        <w:t>end</w:t>
      </w:r>
    </w:p>
    <w:p w14:paraId="287AFD28" w14:textId="77777777" w:rsidR="00E12875" w:rsidRDefault="00E12875" w:rsidP="00E12875">
      <w:r>
        <w:tab/>
        <w:t>end</w:t>
      </w:r>
    </w:p>
    <w:p w14:paraId="114EAA38" w14:textId="77777777" w:rsidR="00E12875" w:rsidRDefault="00E12875" w:rsidP="00E12875"/>
    <w:p w14:paraId="11E4F326" w14:textId="77777777" w:rsidR="00E12875" w:rsidRDefault="00E12875" w:rsidP="00E12875">
      <w:r>
        <w:tab/>
        <w:t>bnOriI_judge(i,:)=bnOriI_judge_tempi;</w:t>
      </w:r>
    </w:p>
    <w:p w14:paraId="1750B340" w14:textId="77777777" w:rsidR="00E12875" w:rsidRDefault="00E12875" w:rsidP="00E12875">
      <w:r>
        <w:tab/>
        <w:t>bnOriQ_judge(i,:)=bnOriQ_judge_tempi;</w:t>
      </w:r>
    </w:p>
    <w:p w14:paraId="0DF96BCE" w14:textId="77777777" w:rsidR="00E12875" w:rsidRDefault="00E12875" w:rsidP="00E12875"/>
    <w:p w14:paraId="34A9713D" w14:textId="77777777" w:rsidR="00E12875" w:rsidRDefault="00E12875" w:rsidP="00E12875">
      <w:r>
        <w:tab/>
        <w:t>Il(i,:)=bnOriI_judge(i,:);</w:t>
      </w:r>
    </w:p>
    <w:p w14:paraId="6369FBDD" w14:textId="77777777" w:rsidR="00E12875" w:rsidRDefault="00E12875" w:rsidP="00E12875">
      <w:r>
        <w:tab/>
        <w:t>Ql(i,:)=bnOriQ_judge(i,:);</w:t>
      </w:r>
    </w:p>
    <w:p w14:paraId="73F02ACB" w14:textId="77777777" w:rsidR="00E12875" w:rsidRDefault="00E12875" w:rsidP="00E12875">
      <w:r>
        <w:tab/>
      </w:r>
    </w:p>
    <w:p w14:paraId="5FA6A1F5" w14:textId="77777777" w:rsidR="00E12875" w:rsidRDefault="00E12875" w:rsidP="00E12875">
      <w:r>
        <w:tab/>
        <w:t>msg_qam_rrcd(i,:)=complex(bnOriI_rrcd(i,:),-bnOriQ_rrcd(i,:))';</w:t>
      </w:r>
    </w:p>
    <w:p w14:paraId="16A029B8" w14:textId="77777777" w:rsidR="00E12875" w:rsidRDefault="00E12875" w:rsidP="00E12875">
      <w:r>
        <w:tab/>
        <w:t>msg_qam_loop(i,:)=complex(Il(i,:),-Ql(i,:))';</w:t>
      </w:r>
    </w:p>
    <w:p w14:paraId="196D3909" w14:textId="77777777" w:rsidR="00E12875" w:rsidRDefault="00E12875" w:rsidP="00E12875">
      <w:r>
        <w:tab/>
        <w:t>%fs sample</w:t>
      </w:r>
    </w:p>
    <w:p w14:paraId="0E31C2CC" w14:textId="77777777" w:rsidR="00E12875" w:rsidRDefault="00E12875" w:rsidP="00E12875">
      <w:r>
        <w:tab/>
        <w:t>OriImpulsesI_ddc(i,:)=upsample(bnOriI_ddc(i,:),T_rrcu,T_rrcu/2);</w:t>
      </w:r>
    </w:p>
    <w:p w14:paraId="260ACC40" w14:textId="77777777" w:rsidR="00E12875" w:rsidRDefault="00E12875" w:rsidP="00E12875">
      <w:r>
        <w:tab/>
        <w:t>OriImpulsesQ_ddc(i,:)=upsample(bnOriQ_ddc(i,:),T_rrcu,T_rrcu/2);</w:t>
      </w:r>
    </w:p>
    <w:p w14:paraId="074A7950" w14:textId="77777777" w:rsidR="00E12875" w:rsidRDefault="00E12875" w:rsidP="00E12875"/>
    <w:p w14:paraId="4F1C9F2B" w14:textId="77777777" w:rsidR="00E12875" w:rsidRDefault="00E12875" w:rsidP="00E12875">
      <w:r>
        <w:tab/>
        <w:t>OriImpulsesI_rrcd(i,:)=upsample(bnOriI_rrcd(i,:),T,T/2);</w:t>
      </w:r>
    </w:p>
    <w:p w14:paraId="18131BCD" w14:textId="77777777" w:rsidR="00E12875" w:rsidRDefault="00E12875" w:rsidP="00E12875">
      <w:r>
        <w:tab/>
        <w:t>mOriI_rrcdi=conv(OriImpulsesI_rrcd(i,:),gTpulse);</w:t>
      </w:r>
    </w:p>
    <w:p w14:paraId="301E3F85" w14:textId="77777777" w:rsidR="00E12875" w:rsidRDefault="00E12875" w:rsidP="00E12875">
      <w:r>
        <w:tab/>
        <w:t>mOriI_rrcd(i,:)=mOriI_rrcdi(n_dly);</w:t>
      </w:r>
    </w:p>
    <w:p w14:paraId="1377A610" w14:textId="77777777" w:rsidR="00E12875" w:rsidRDefault="00E12875" w:rsidP="00E12875">
      <w:r>
        <w:tab/>
        <w:t>OriImpulsesQ_rrcd(i,:)=upsample(bnOriQ_rrcd(i,:),T,T/2);</w:t>
      </w:r>
    </w:p>
    <w:p w14:paraId="702A77FF" w14:textId="77777777" w:rsidR="00E12875" w:rsidRDefault="00E12875" w:rsidP="00E12875">
      <w:r>
        <w:tab/>
        <w:t>mOriQ_rrcdi=conv(OriImpulsesQ_rrcd(i,:),gTpulse);</w:t>
      </w:r>
    </w:p>
    <w:p w14:paraId="284A56B7" w14:textId="77777777" w:rsidR="00E12875" w:rsidRDefault="00E12875" w:rsidP="00E12875">
      <w:r>
        <w:tab/>
        <w:t>mOriQ_rrcd(i,:)=mOriQ_rrcdi(n_dly);</w:t>
      </w:r>
    </w:p>
    <w:p w14:paraId="46ED85AB" w14:textId="77777777" w:rsidR="00E12875" w:rsidRDefault="00E12875" w:rsidP="00E12875"/>
    <w:p w14:paraId="212DCD23" w14:textId="77777777" w:rsidR="00E12875" w:rsidRDefault="00E12875" w:rsidP="00E12875">
      <w:r>
        <w:tab/>
        <w:t>bnOriIl(i,:)=Il(i,:);</w:t>
      </w:r>
    </w:p>
    <w:p w14:paraId="75236D49" w14:textId="77777777" w:rsidR="00E12875" w:rsidRDefault="00E12875" w:rsidP="00E12875">
      <w:r>
        <w:tab/>
        <w:t>bnOriQl(i,:)=Ql(i,:);</w:t>
      </w:r>
    </w:p>
    <w:p w14:paraId="6B2484D9" w14:textId="77777777" w:rsidR="00E12875" w:rsidRDefault="00E12875" w:rsidP="00E12875">
      <w:r>
        <w:tab/>
        <w:t>OriImpulsesIl(i,:)=upsample(bnOriIl(i,:),T,T/2);</w:t>
      </w:r>
    </w:p>
    <w:p w14:paraId="7309786F" w14:textId="77777777" w:rsidR="00E12875" w:rsidRDefault="00E12875" w:rsidP="00E12875">
      <w:r>
        <w:tab/>
        <w:t>mOriIli=conv(OriImpulsesIl(i,:),gTpulse);</w:t>
      </w:r>
    </w:p>
    <w:p w14:paraId="4D5E210D" w14:textId="77777777" w:rsidR="00E12875" w:rsidRDefault="00E12875" w:rsidP="00E12875">
      <w:r>
        <w:tab/>
        <w:t>mOriIl(i,:)=mOriIli(n_dly);</w:t>
      </w:r>
    </w:p>
    <w:p w14:paraId="2F26CAC3" w14:textId="77777777" w:rsidR="00E12875" w:rsidRDefault="00E12875" w:rsidP="00E12875">
      <w:r>
        <w:tab/>
        <w:t>OriImpulsesQl(i,:)=upsample(bnOriQl(i,:),T,T/2);</w:t>
      </w:r>
    </w:p>
    <w:p w14:paraId="7E3D68E9" w14:textId="77777777" w:rsidR="00E12875" w:rsidRDefault="00E12875" w:rsidP="00E12875">
      <w:r>
        <w:tab/>
        <w:t>mOriQli=conv(OriImpulsesQl(i,:),gTpulse);</w:t>
      </w:r>
    </w:p>
    <w:p w14:paraId="14EEBD31" w14:textId="77777777" w:rsidR="00E12875" w:rsidRDefault="00E12875" w:rsidP="00E12875">
      <w:r>
        <w:lastRenderedPageBreak/>
        <w:tab/>
        <w:t>mOriQl(i,:)=mOriQli(n_dly);</w:t>
      </w:r>
    </w:p>
    <w:p w14:paraId="25DCAEBC" w14:textId="77777777" w:rsidR="00E12875" w:rsidRDefault="00E12875" w:rsidP="00E12875"/>
    <w:p w14:paraId="1E28230A" w14:textId="77777777" w:rsidR="00E12875" w:rsidRDefault="00E12875" w:rsidP="00E12875">
      <w:r>
        <w:tab/>
        <w:t>%fft</w:t>
      </w:r>
    </w:p>
    <w:p w14:paraId="04D4E7B7" w14:textId="77777777" w:rsidR="00E12875" w:rsidRDefault="00E12875" w:rsidP="00E12875">
      <w:r>
        <w:tab/>
        <w:t>mOriI_f(i,:) =fftshift(fft(mOriI(i,:),Nfft))/T;</w:t>
      </w:r>
    </w:p>
    <w:p w14:paraId="76CA09FB" w14:textId="77777777" w:rsidR="00E12875" w:rsidRDefault="00E12875" w:rsidP="00E12875">
      <w:r>
        <w:tab/>
        <w:t>mOriQ_f(i,:) =fftshift(fft(mOriQ(i,:),Nfft))/T;</w:t>
      </w:r>
    </w:p>
    <w:p w14:paraId="3FEDCC5B" w14:textId="77777777" w:rsidR="00E12875" w:rsidRDefault="00E12875" w:rsidP="00E12875">
      <w:r>
        <w:tab/>
        <w:t>mOriI_rrcu_f(i,:) =fftshift(fft(mOriI_rrcu(i,:),Nfft_rrcu))/T_rrcu;</w:t>
      </w:r>
    </w:p>
    <w:p w14:paraId="20C5A7BC" w14:textId="77777777" w:rsidR="00E12875" w:rsidRDefault="00E12875" w:rsidP="00E12875">
      <w:r>
        <w:tab/>
        <w:t>mOriQ_rrcu_f(i,:) =fftshift(fft(mOriQ_rrcu(i,:),Nfft_rrcu))/T_rrcu;</w:t>
      </w:r>
    </w:p>
    <w:p w14:paraId="59C0A79E" w14:textId="77777777" w:rsidR="00E12875" w:rsidRDefault="00E12875" w:rsidP="00E12875">
      <w:r>
        <w:tab/>
        <w:t>carry_f(i,:) =fftshift(fft(cos(2*pi*fc*t),Nfft_rrcu))/T_rrcu;</w:t>
      </w:r>
    </w:p>
    <w:p w14:paraId="4EEB4DCF" w14:textId="77777777" w:rsidR="00E12875" w:rsidRDefault="00E12875" w:rsidP="00E12875">
      <w:r>
        <w:tab/>
        <w:t>mOriI_duc_f(i,:)</w:t>
      </w:r>
      <w:r>
        <w:tab/>
        <w:t>=fftshift(fft(mOriI_duc(i,:),Nfft_rrcu))/T_rrcu;</w:t>
      </w:r>
    </w:p>
    <w:p w14:paraId="3414F03E" w14:textId="77777777" w:rsidR="00E12875" w:rsidRDefault="00E12875" w:rsidP="00E12875">
      <w:r>
        <w:tab/>
        <w:t>mOriQ_duc_f(i,:)</w:t>
      </w:r>
      <w:r>
        <w:tab/>
        <w:t>=fftshift(fft(mOriQ_duc(i,:),Nfft_rrcu))/T_rrcu;</w:t>
      </w:r>
    </w:p>
    <w:p w14:paraId="22513F89" w14:textId="77777777" w:rsidR="00E12875" w:rsidRDefault="00E12875" w:rsidP="00E12875"/>
    <w:p w14:paraId="21FF2969" w14:textId="77777777" w:rsidR="00E12875" w:rsidRDefault="00E12875" w:rsidP="00E12875">
      <w:r>
        <w:tab/>
        <w:t>t_I_f(i,:)</w:t>
      </w:r>
      <w:r>
        <w:tab/>
        <w:t>=fftshift(fft(t_I(i,:),Nfft_rrcu))/T_rrcu;</w:t>
      </w:r>
    </w:p>
    <w:p w14:paraId="54E4754A" w14:textId="77777777" w:rsidR="00E12875" w:rsidRDefault="00E12875" w:rsidP="00E12875">
      <w:r>
        <w:tab/>
        <w:t>t_Q_f(i,:)</w:t>
      </w:r>
      <w:r>
        <w:tab/>
        <w:t>=fftshift(fft(t_Q(i,:),Nfft_rrcu))/T_rrcu;</w:t>
      </w:r>
    </w:p>
    <w:p w14:paraId="5B74710C" w14:textId="77777777" w:rsidR="00E12875" w:rsidRDefault="00E12875" w:rsidP="00E12875">
      <w:r>
        <w:tab/>
        <w:t>r_I_f(i,:)</w:t>
      </w:r>
      <w:r>
        <w:tab/>
        <w:t>=fftshift(fft(r_I(i,:),Nfft_rrcu))/T_rrcu;</w:t>
      </w:r>
    </w:p>
    <w:p w14:paraId="1D21B90C" w14:textId="77777777" w:rsidR="00E12875" w:rsidRDefault="00E12875" w:rsidP="00E12875">
      <w:r>
        <w:tab/>
        <w:t>r_Q_f(i,:)</w:t>
      </w:r>
      <w:r>
        <w:tab/>
        <w:t>=fftshift(fft(r_Q(i,:),Nfft_rrcu))/T_rrcu;</w:t>
      </w:r>
    </w:p>
    <w:p w14:paraId="31C4B31D" w14:textId="77777777" w:rsidR="00E12875" w:rsidRDefault="00E12875" w:rsidP="00E12875"/>
    <w:p w14:paraId="62182A63" w14:textId="77777777" w:rsidR="00E12875" w:rsidRDefault="00E12875" w:rsidP="00E12875">
      <w:r>
        <w:tab/>
        <w:t>mOriI_ddc_f(i,:)</w:t>
      </w:r>
      <w:r>
        <w:tab/>
        <w:t>=fftshift(fft(mOriI_ddc(i,:),Nfft_rrcu))/T_rrcu;</w:t>
      </w:r>
    </w:p>
    <w:p w14:paraId="541F0369" w14:textId="77777777" w:rsidR="00E12875" w:rsidRDefault="00E12875" w:rsidP="00E12875">
      <w:r>
        <w:tab/>
        <w:t>mOriQ_ddc_f(i,:)</w:t>
      </w:r>
      <w:r>
        <w:tab/>
        <w:t>=fftshift(fft(mOriQ_ddc(i,:),Nfft_rrcu))/T_rrcu;</w:t>
      </w:r>
    </w:p>
    <w:p w14:paraId="44D2BF1E" w14:textId="77777777" w:rsidR="00E12875" w:rsidRDefault="00E12875" w:rsidP="00E12875">
      <w:r>
        <w:tab/>
        <w:t>mOriI_rrcd_f(i,:) =fftshift(fft(mOriI_rrcd(i,:),Nfft))/T;</w:t>
      </w:r>
    </w:p>
    <w:p w14:paraId="63FAB1EC" w14:textId="77777777" w:rsidR="00E12875" w:rsidRDefault="00E12875" w:rsidP="00E12875">
      <w:r>
        <w:tab/>
        <w:t>mOriQ_rrcd_f(i,:) =fftshift(fft(mOriQ_rrcd(i,:),Nfft))/T;</w:t>
      </w:r>
    </w:p>
    <w:p w14:paraId="23888447" w14:textId="77777777" w:rsidR="00E12875" w:rsidRDefault="00E12875" w:rsidP="00E12875">
      <w:r>
        <w:tab/>
        <w:t>mOriIl_f(i,:)</w:t>
      </w:r>
      <w:r>
        <w:tab/>
        <w:t>=fftshift(fft(mOriIl(i,:),Nfft))/T;</w:t>
      </w:r>
    </w:p>
    <w:p w14:paraId="47474D97" w14:textId="77777777" w:rsidR="00E12875" w:rsidRDefault="00E12875" w:rsidP="00E12875">
      <w:r>
        <w:tab/>
        <w:t>mOriQl_f(i,:)</w:t>
      </w:r>
      <w:r>
        <w:tab/>
        <w:t>=fftshift(fft(mOriQl(i,:),Nfft))/T;</w:t>
      </w:r>
    </w:p>
    <w:p w14:paraId="157883BB" w14:textId="77777777" w:rsidR="00E12875" w:rsidRDefault="00E12875" w:rsidP="00E12875">
      <w:r>
        <w:t>end</w:t>
      </w:r>
    </w:p>
    <w:p w14:paraId="4B6269A9" w14:textId="77777777" w:rsidR="00E12875" w:rsidRDefault="00E12875" w:rsidP="00E12875"/>
    <w:p w14:paraId="197C523C" w14:textId="77777777" w:rsidR="00E12875" w:rsidRDefault="00E12875" w:rsidP="00E12875">
      <w:r>
        <w:t>gRng=[0,50*T*ts,-8,+8];</w:t>
      </w:r>
    </w:p>
    <w:p w14:paraId="516B9978" w14:textId="77777777" w:rsidR="00E12875" w:rsidRDefault="00E12875" w:rsidP="00E12875">
      <w:r>
        <w:t>for i=1:LaneNum</w:t>
      </w:r>
    </w:p>
    <w:p w14:paraId="27EB69FC" w14:textId="77777777" w:rsidR="00E12875" w:rsidRDefault="00E12875" w:rsidP="00E12875">
      <w:r>
        <w:tab/>
        <w:t>figure(i)</w:t>
      </w:r>
    </w:p>
    <w:p w14:paraId="0D4DB6C7" w14:textId="77777777" w:rsidR="00E12875" w:rsidRDefault="00E12875" w:rsidP="00E12875">
      <w:r>
        <w:tab/>
        <w:t>subplot(521),plot(t,OriImpulsesI(i,:),'k',t,mOriI(i,:),'b'),axis(gRng);xlabel('t');title('OriImpulsesI(black)/mOriI(blue)');</w:t>
      </w:r>
    </w:p>
    <w:p w14:paraId="796995AE" w14:textId="77777777" w:rsidR="00E12875" w:rsidRDefault="00E12875" w:rsidP="00E12875">
      <w:r>
        <w:tab/>
        <w:t>subplot(522),plot(t,OriImpulsesQ(i,:),'k',t,mOriQ(i,:),'b'),axis(gRng);xlabel('t');title('OriImpulsesQ(black)/mOriQ(blue)');</w:t>
      </w:r>
    </w:p>
    <w:p w14:paraId="62A0268D" w14:textId="77777777" w:rsidR="00E12875" w:rsidRDefault="00E12875" w:rsidP="00E12875">
      <w:r>
        <w:tab/>
        <w:t>subplot(523),plot(t_rrcu,OriImpulsesI_rrcu(i,:),'k',t_rrcu,mOriI_rrcu(i,:),'r'),axis(gRng);</w:t>
      </w:r>
    </w:p>
    <w:p w14:paraId="34F3D041" w14:textId="77777777" w:rsidR="00E12875" w:rsidRDefault="00E12875" w:rsidP="00E12875">
      <w:r>
        <w:tab/>
        <w:t>xlabel('t-rrcu');title('OriImpulsesI-rrcu(black)/mOriI-rrcu(red)');</w:t>
      </w:r>
    </w:p>
    <w:p w14:paraId="08893013" w14:textId="77777777" w:rsidR="00E12875" w:rsidRDefault="00E12875" w:rsidP="00E12875">
      <w:r>
        <w:tab/>
        <w:t>subplot(524),plot(t_rrcu,OriImpulsesQ_rrcu(i,:),'k',t_rrcu,mOriQ_rrcu(i,:),'r'),axis(gRng);</w:t>
      </w:r>
    </w:p>
    <w:p w14:paraId="1205EFF1" w14:textId="77777777" w:rsidR="00E12875" w:rsidRDefault="00E12875" w:rsidP="00E12875">
      <w:r>
        <w:tab/>
        <w:t>xlabel('t-rrcu');title('OriImpulsesQ-rrcu(black)/mOriQ-rrcu(red)');</w:t>
      </w:r>
    </w:p>
    <w:p w14:paraId="08D2BC62" w14:textId="77777777" w:rsidR="00E12875" w:rsidRDefault="00E12875" w:rsidP="00E12875">
      <w:r>
        <w:tab/>
        <w:t>subplot(525),plot(t_rrcu,t_I(i,:),'k',t_rrcu,r_I(i,:),'g'),axis(gRng);xlabel('t-rrcu');title('t-I(black)/r-I(green)');</w:t>
      </w:r>
    </w:p>
    <w:p w14:paraId="1791A830" w14:textId="77777777" w:rsidR="00E12875" w:rsidRDefault="00E12875" w:rsidP="00E12875">
      <w:r>
        <w:tab/>
        <w:t>subplot(526),plot(t_rrcu,t_Q(i,:),'k',t_rrcu,r_Q(i,:),'g'),axis(gRng);xlabel('t-rrcu');title('t-Q(black)/r-Q(green)');</w:t>
      </w:r>
    </w:p>
    <w:p w14:paraId="49EDEFD6" w14:textId="77777777" w:rsidR="00E12875" w:rsidRDefault="00E12875" w:rsidP="00E12875">
      <w:r>
        <w:tab/>
        <w:t>subplot(527),plot(t_rrcu,mOriI_ddc(i,:),'k',t_rrcu,OriImpulsesI_ddc(i,:),'r'),axis(gRng);</w:t>
      </w:r>
    </w:p>
    <w:p w14:paraId="4816B9A3" w14:textId="77777777" w:rsidR="00E12875" w:rsidRDefault="00E12875" w:rsidP="00E12875">
      <w:r>
        <w:tab/>
        <w:t>xlabel('t-rrcu');title('mOriI-ddc(black)/OriImpulsesI-ddc(red)');</w:t>
      </w:r>
    </w:p>
    <w:p w14:paraId="2ADC7456" w14:textId="77777777" w:rsidR="00E12875" w:rsidRDefault="00E12875" w:rsidP="00E12875">
      <w:r>
        <w:tab/>
        <w:t>subplot(528),plot(t_rrcu,mOriQ_ddc(i,:),'k',t_rrcu,OriImpulsesQ_ddc(i,:),'r'),axis(gRng);</w:t>
      </w:r>
    </w:p>
    <w:p w14:paraId="6667E414" w14:textId="77777777" w:rsidR="00E12875" w:rsidRDefault="00E12875" w:rsidP="00E12875">
      <w:r>
        <w:tab/>
        <w:t>xlabel('t-rrcu');title('mOriQ-ddc(black)/OriImpulsesQ-ddc(red)');</w:t>
      </w:r>
    </w:p>
    <w:p w14:paraId="3AA5AF21" w14:textId="77777777" w:rsidR="00E12875" w:rsidRDefault="00E12875" w:rsidP="00E12875">
      <w:r>
        <w:tab/>
        <w:t>subplot(529)</w:t>
      </w:r>
      <w:r>
        <w:lastRenderedPageBreak/>
        <w:tab/>
        <w:t>,plot(t,OriImpulsesI_rrcd(i,:),'g',t,mOriI_rrcd,'k',t,OriImpulsesIl(i,:),'b',t,mOriIl,'r'),axis(gRng);</w:t>
      </w:r>
    </w:p>
    <w:p w14:paraId="013C52FE" w14:textId="77777777" w:rsidR="00E12875" w:rsidRDefault="00E12875" w:rsidP="00E12875">
      <w:r>
        <w:tab/>
        <w:t>xlabel('t');title('OriImpulsesI-rrcd(green),mOriI-rrcd(black)/OriImpulsesIl(blue),mOriIl(red)');</w:t>
      </w:r>
    </w:p>
    <w:p w14:paraId="02489120" w14:textId="77777777" w:rsidR="00E12875" w:rsidRDefault="00E12875" w:rsidP="00E12875">
      <w:r>
        <w:tab/>
        <w:t>subplot(5,2,10)</w:t>
      </w:r>
      <w:r>
        <w:tab/>
        <w:t>,plot(t,OriImpulsesQ_rrcd(i,:),'g',t,mOriQ_rrcd,'k',t,OriImpulsesQl(i,:),'b',t,mOriQl,'r'),axis(gRng);</w:t>
      </w:r>
    </w:p>
    <w:p w14:paraId="34F42A9B" w14:textId="77777777" w:rsidR="00E12875" w:rsidRDefault="00E12875" w:rsidP="00E12875">
      <w:r>
        <w:tab/>
        <w:t>xlabel('t');title('OriImpulsesQ-rrcd(green),mOriQ-rrcd(black)/OriImpulsesQl(blue),mOriQl(red)');</w:t>
      </w:r>
    </w:p>
    <w:p w14:paraId="16134135" w14:textId="77777777" w:rsidR="00E12875" w:rsidRDefault="00E12875" w:rsidP="00E12875">
      <w:r>
        <w:tab/>
      </w:r>
    </w:p>
    <w:p w14:paraId="7BB93E9E" w14:textId="77777777" w:rsidR="00E12875" w:rsidRDefault="00E12875" w:rsidP="00E12875">
      <w:r>
        <w:tab/>
        <w:t>figure(i+3)</w:t>
      </w:r>
    </w:p>
    <w:p w14:paraId="0CA429FA" w14:textId="77777777" w:rsidR="00E12875" w:rsidRDefault="00E12875" w:rsidP="00E12875">
      <w:r>
        <w:tab/>
        <w:t>f_range=[-5*10^8,5*10^8,0,250]</w:t>
      </w:r>
    </w:p>
    <w:p w14:paraId="10EB0D5A" w14:textId="77777777" w:rsidR="00E12875" w:rsidRDefault="00E12875" w:rsidP="00E12875">
      <w:r>
        <w:tab/>
        <w:t>subplot(521),plot(fk,abs(mOriI_f(i,:)),'r'),axis(f_range);xlabel('fk');title('mOriI-f(red)');</w:t>
      </w:r>
    </w:p>
    <w:p w14:paraId="246BEBA5" w14:textId="77777777" w:rsidR="00E12875" w:rsidRDefault="00E12875" w:rsidP="00E12875">
      <w:r>
        <w:tab/>
        <w:t>subplot(522),plot(fk,abs(mOriQ_f(i,:)),'r'),axis(f_range);xlabel('fk');title('mOriQ-f(red)');</w:t>
      </w:r>
    </w:p>
    <w:p w14:paraId="5B3BEA63" w14:textId="77777777" w:rsidR="00E12875" w:rsidRDefault="00E12875" w:rsidP="00E12875">
      <w:r>
        <w:tab/>
        <w:t>f_range=[-5*10^8,5*10^8,0,400]</w:t>
      </w:r>
    </w:p>
    <w:p w14:paraId="249BC2D1" w14:textId="77777777" w:rsidR="00E12875" w:rsidRDefault="00E12875" w:rsidP="00E12875">
      <w:r>
        <w:tab/>
        <w:t>subplot(523),plot(fk_rrcu,abs(mOriI_rrcu_f(i,:)),'g',fk_rrcu,abs(carry_f(i,:)),'r'),axis(f_range);</w:t>
      </w:r>
    </w:p>
    <w:p w14:paraId="068D8028" w14:textId="77777777" w:rsidR="00E12875" w:rsidRDefault="00E12875" w:rsidP="00E12875">
      <w:r>
        <w:tab/>
        <w:t>xlabel('fk-rrcu');title('mOriI-rrcu-f(green)/carry-f(read)');</w:t>
      </w:r>
    </w:p>
    <w:p w14:paraId="7D7A22CB" w14:textId="77777777" w:rsidR="00E12875" w:rsidRDefault="00E12875" w:rsidP="00E12875">
      <w:r>
        <w:tab/>
        <w:t>subplot(524),plot(fk_rrcu,abs(mOriQ_rrcu_f(i,:)),'g',fk_rrcu,abs(carry_f(i,:)),'r'),axis(f_range);</w:t>
      </w:r>
    </w:p>
    <w:p w14:paraId="5195C2A7" w14:textId="77777777" w:rsidR="00E12875" w:rsidRDefault="00E12875" w:rsidP="00E12875">
      <w:r>
        <w:tab/>
        <w:t>xlabel('fk-rrcu');title('mOriQ-rrcu-f(green)/carry-f(read)');</w:t>
      </w:r>
    </w:p>
    <w:p w14:paraId="795952B6" w14:textId="77777777" w:rsidR="00E12875" w:rsidRDefault="00E12875" w:rsidP="00E12875">
      <w:r>
        <w:tab/>
        <w:t>f_range=[-25/2*10^8,25/2*10^8,0,250]</w:t>
      </w:r>
    </w:p>
    <w:p w14:paraId="72C70C58" w14:textId="77777777" w:rsidR="00E12875" w:rsidRDefault="00E12875" w:rsidP="00E12875">
      <w:r>
        <w:tab/>
        <w:t>subplot(525),plot(fk_rrcu,abs(mOriI_duc_f(1,:)),'r',fk_rrcu,abs(mOriI_duc_f(2,:)),'g'),axis(f_range);</w:t>
      </w:r>
    </w:p>
    <w:p w14:paraId="59319277" w14:textId="77777777" w:rsidR="00E12875" w:rsidRDefault="00E12875" w:rsidP="00E12875">
      <w:r>
        <w:tab/>
        <w:t>xlabel('fk-rrcu');title('mOriI-duc-f');</w:t>
      </w:r>
    </w:p>
    <w:p w14:paraId="5DCCBADE" w14:textId="77777777" w:rsidR="00E12875" w:rsidRDefault="00E12875" w:rsidP="00E12875">
      <w:r>
        <w:tab/>
        <w:t>subplot(526),plot(fk_rrcu,abs(mOriQ_duc_f(1,:)),'r',fk_rrcu,abs(mOriQ_duc_f(2,:)),'g'),axis(f_range);</w:t>
      </w:r>
    </w:p>
    <w:p w14:paraId="1229B61C" w14:textId="77777777" w:rsidR="00E12875" w:rsidRDefault="00E12875" w:rsidP="00E12875">
      <w:r>
        <w:tab/>
        <w:t>xlabel('fk-rrcu');title('mOriQ-duc-f');</w:t>
      </w:r>
    </w:p>
    <w:p w14:paraId="653C1361" w14:textId="77777777" w:rsidR="00E12875" w:rsidRDefault="00E12875" w:rsidP="00E12875">
      <w:r>
        <w:tab/>
        <w:t>f_range=[-5*10^8,5*10^8,0,400]</w:t>
      </w:r>
    </w:p>
    <w:p w14:paraId="4CC06DD1" w14:textId="77777777" w:rsidR="00E12875" w:rsidRDefault="00E12875" w:rsidP="00E12875">
      <w:r>
        <w:tab/>
        <w:t>subplot(527),plot(fk_rrcu,abs(mOriI_ddc_f(i,:)),'g'),axis(f_range);xlabel('fk-rrcu');title('mOriI-ddc-f(green)');</w:t>
      </w:r>
    </w:p>
    <w:p w14:paraId="0D41D541" w14:textId="77777777" w:rsidR="00E12875" w:rsidRDefault="00E12875" w:rsidP="00E12875">
      <w:r>
        <w:tab/>
        <w:t>subplot(528),plot(fk_rrcu,abs(mOriQ_ddc_f(i,:)),'g'),axis(f_range);xlabel('fk-rrcu');title('mOriQ-ddc-f(green)');</w:t>
      </w:r>
    </w:p>
    <w:p w14:paraId="319EC86D" w14:textId="77777777" w:rsidR="00E12875" w:rsidRDefault="00E12875" w:rsidP="00E12875">
      <w:r>
        <w:tab/>
        <w:t>f_range=[-5*10^8,5*10^8,0,250]</w:t>
      </w:r>
    </w:p>
    <w:p w14:paraId="337BBEB6" w14:textId="77777777" w:rsidR="00E12875" w:rsidRDefault="00E12875" w:rsidP="00E12875">
      <w:r>
        <w:tab/>
        <w:t xml:space="preserve">subplot(529) </w:t>
      </w:r>
      <w:r>
        <w:tab/>
        <w:t>,plot(fk,abs(mOriIl_f(i,:)),'r'),axis(f_range);xlabel('fk');title('mOriIl-f(red)');</w:t>
      </w:r>
    </w:p>
    <w:p w14:paraId="2D50200A" w14:textId="77777777" w:rsidR="00E12875" w:rsidRDefault="00E12875" w:rsidP="00E12875">
      <w:r>
        <w:tab/>
        <w:t>subplot(5,2,10)</w:t>
      </w:r>
      <w:r>
        <w:tab/>
        <w:t>,plot(fk,abs(mOriQl_f(i,:)),'r'),axis(f_range);xlabel('fk');title('mOriQl-f(red)');</w:t>
      </w:r>
    </w:p>
    <w:p w14:paraId="75E9E3E4" w14:textId="77777777" w:rsidR="00E12875" w:rsidRDefault="00E12875" w:rsidP="00E12875">
      <w:r>
        <w:t>end</w:t>
      </w:r>
    </w:p>
    <w:p w14:paraId="28D88DE0" w14:textId="77777777" w:rsidR="00E12875" w:rsidRDefault="00E12875" w:rsidP="00E12875"/>
    <w:p w14:paraId="16C7A185" w14:textId="77777777" w:rsidR="00E12875" w:rsidRDefault="00E12875" w:rsidP="00E12875">
      <w:r>
        <w:t>msg_qam =complex(I,-Q)';</w:t>
      </w:r>
    </w:p>
    <w:p w14:paraId="038C2850" w14:textId="77777777" w:rsidR="00E12875" w:rsidRDefault="00E12875" w:rsidP="00E12875">
      <w:r>
        <w:t>msg_qam_rrcd =complex(bnOriI_rrcd,-bnOriQ_rrcd)';</w:t>
      </w:r>
    </w:p>
    <w:p w14:paraId="32F332FF" w14:textId="77777777" w:rsidR="00E12875" w:rsidRDefault="00E12875" w:rsidP="00E12875">
      <w:r>
        <w:t>msg_qaml=complex(Il,-Ql)';</w:t>
      </w:r>
    </w:p>
    <w:p w14:paraId="36F82160" w14:textId="77777777" w:rsidR="00E12875" w:rsidRDefault="00E12875" w:rsidP="00E12875"/>
    <w:p w14:paraId="68253750" w14:textId="77777777" w:rsidR="00E12875" w:rsidRDefault="00E12875" w:rsidP="00E12875">
      <w:r>
        <w:rPr>
          <w:rFonts w:hint="eastAsia"/>
        </w:rPr>
        <w:t>msg_qam_arg=reshape(msg_qam.',1,LaneNum*SymbNum);%</w:t>
      </w:r>
      <w:r>
        <w:rPr>
          <w:rFonts w:hint="eastAsia"/>
        </w:rPr>
        <w:t>将</w:t>
      </w:r>
      <w:r>
        <w:rPr>
          <w:rFonts w:hint="eastAsia"/>
        </w:rPr>
        <w:t>LaneNum*SymbNum</w:t>
      </w:r>
      <w:r>
        <w:rPr>
          <w:rFonts w:hint="eastAsia"/>
        </w:rPr>
        <w:t>的矩阵变换成一位数组</w:t>
      </w:r>
    </w:p>
    <w:p w14:paraId="76C7F74A" w14:textId="77777777" w:rsidR="00E12875" w:rsidRDefault="00E12875" w:rsidP="00E12875">
      <w:r>
        <w:t>msg_qam_rrcd_arg=reshape(msg_qam_rrcd.',1,LaneNum*SymbNum);</w:t>
      </w:r>
    </w:p>
    <w:p w14:paraId="7066BC0E" w14:textId="77777777" w:rsidR="00E12875" w:rsidRDefault="00E12875" w:rsidP="00E12875">
      <w:r>
        <w:t>msg_qaml_arg=reshape(msg_qaml.',1,LaneNum*SymbNum);</w:t>
      </w:r>
    </w:p>
    <w:p w14:paraId="30494DC3" w14:textId="77777777" w:rsidR="00E12875" w:rsidRDefault="00E12875" w:rsidP="00E12875">
      <w:r>
        <w:rPr>
          <w:rFonts w:hint="eastAsia"/>
        </w:rPr>
        <w:t>%</w:t>
      </w:r>
      <w:r>
        <w:rPr>
          <w:rFonts w:hint="eastAsia"/>
        </w:rPr>
        <w:t>画星座图</w:t>
      </w:r>
    </w:p>
    <w:p w14:paraId="0739023E" w14:textId="77777777" w:rsidR="00E12875" w:rsidRDefault="00E12875" w:rsidP="00E12875">
      <w:r>
        <w:lastRenderedPageBreak/>
        <w:t>scatterplot(msg_qam_arg);</w:t>
      </w:r>
    </w:p>
    <w:p w14:paraId="3117B42E" w14:textId="77777777" w:rsidR="00E12875" w:rsidRDefault="00E12875" w:rsidP="00E12875">
      <w:r>
        <w:t>scatterplot(msg_qam_rrcd_arg);</w:t>
      </w:r>
    </w:p>
    <w:p w14:paraId="4E270228" w14:textId="75681044" w:rsidR="0056101D" w:rsidRDefault="00E12875" w:rsidP="00E12875">
      <w:r>
        <w:t>scatterplot(msg_qaml_arg);</w:t>
      </w:r>
      <w:r w:rsidR="0056101D">
        <w:rPr>
          <w:noProof/>
        </w:rPr>
        <w:drawing>
          <wp:inline distT="0" distB="0" distL="0" distR="0" wp14:anchorId="3A48CEE2" wp14:editId="4129F908">
            <wp:extent cx="5265420" cy="27533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265420" cy="2753360"/>
                    </a:xfrm>
                    <a:prstGeom prst="rect">
                      <a:avLst/>
                    </a:prstGeom>
                    <a:noFill/>
                    <a:ln>
                      <a:noFill/>
                    </a:ln>
                  </pic:spPr>
                </pic:pic>
              </a:graphicData>
            </a:graphic>
          </wp:inline>
        </w:drawing>
      </w:r>
    </w:p>
    <w:p w14:paraId="61A6D196" w14:textId="3963CF37" w:rsidR="0056101D" w:rsidRDefault="0056101D" w:rsidP="0056101D">
      <w:pPr>
        <w:pStyle w:val="af7"/>
        <w:keepNext/>
        <w:jc w:val="center"/>
      </w:pPr>
      <w:bookmarkStart w:id="160" w:name="_Toc35510368"/>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42</w:t>
      </w:r>
      <w:r>
        <w:fldChar w:fldCharType="end"/>
      </w:r>
      <w:r>
        <w:rPr>
          <w:rFonts w:hint="eastAsia"/>
        </w:rPr>
        <w:t>奈奎斯特滤波器幅频响应</w:t>
      </w:r>
      <w:bookmarkEnd w:id="160"/>
    </w:p>
    <w:p w14:paraId="46DE456F" w14:textId="12457B27" w:rsidR="0056101D" w:rsidRDefault="0056101D" w:rsidP="0056101D">
      <w:r>
        <w:rPr>
          <w:rFonts w:hint="eastAsia"/>
          <w:noProof/>
        </w:rPr>
        <w:drawing>
          <wp:inline distT="0" distB="0" distL="0" distR="0" wp14:anchorId="437CA321" wp14:editId="221B4696">
            <wp:extent cx="5265420" cy="28086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265420" cy="2808605"/>
                    </a:xfrm>
                    <a:prstGeom prst="rect">
                      <a:avLst/>
                    </a:prstGeom>
                    <a:noFill/>
                    <a:ln>
                      <a:noFill/>
                    </a:ln>
                  </pic:spPr>
                </pic:pic>
              </a:graphicData>
            </a:graphic>
          </wp:inline>
        </w:drawing>
      </w:r>
    </w:p>
    <w:p w14:paraId="10D1E7E8" w14:textId="549D3B40" w:rsidR="0056101D" w:rsidRDefault="0056101D" w:rsidP="0056101D">
      <w:pPr>
        <w:pStyle w:val="af7"/>
        <w:jc w:val="center"/>
      </w:pPr>
      <w:bookmarkStart w:id="161" w:name="_Toc35510369"/>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43</w:t>
      </w:r>
      <w:r>
        <w:fldChar w:fldCharType="end"/>
      </w:r>
      <w:r w:rsidRPr="00B71327">
        <w:rPr>
          <w:rFonts w:hint="eastAsia"/>
        </w:rPr>
        <w:t>奈奎斯特滤波器</w:t>
      </w:r>
      <w:r>
        <w:rPr>
          <w:rFonts w:hint="eastAsia"/>
        </w:rPr>
        <w:t>冲击</w:t>
      </w:r>
      <w:r w:rsidRPr="00B71327">
        <w:rPr>
          <w:rFonts w:hint="eastAsia"/>
        </w:rPr>
        <w:t>响应</w:t>
      </w:r>
      <w:bookmarkEnd w:id="161"/>
    </w:p>
    <w:p w14:paraId="2057080E" w14:textId="75E3211C" w:rsidR="001F4345" w:rsidRDefault="006037BC" w:rsidP="001F4345">
      <w:pPr>
        <w:keepNext/>
      </w:pPr>
      <w:r>
        <w:rPr>
          <w:noProof/>
        </w:rPr>
        <w:lastRenderedPageBreak/>
        <w:drawing>
          <wp:inline distT="0" distB="0" distL="0" distR="0" wp14:anchorId="073B3727" wp14:editId="619395B5">
            <wp:extent cx="5267960" cy="28244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5267960" cy="2824480"/>
                    </a:xfrm>
                    <a:prstGeom prst="rect">
                      <a:avLst/>
                    </a:prstGeom>
                    <a:noFill/>
                    <a:ln>
                      <a:noFill/>
                    </a:ln>
                  </pic:spPr>
                </pic:pic>
              </a:graphicData>
            </a:graphic>
          </wp:inline>
        </w:drawing>
      </w:r>
    </w:p>
    <w:p w14:paraId="0E923DCB" w14:textId="57293AF1" w:rsidR="0056101D" w:rsidRDefault="001F4345" w:rsidP="001F4345">
      <w:pPr>
        <w:pStyle w:val="af7"/>
        <w:jc w:val="center"/>
      </w:pPr>
      <w:bookmarkStart w:id="162" w:name="_Toc35510370"/>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44</w:t>
      </w:r>
      <w:r>
        <w:fldChar w:fldCharType="end"/>
      </w:r>
      <w:r>
        <w:rPr>
          <w:rFonts w:hint="eastAsia"/>
        </w:rPr>
        <w:t>duc&amp;ddc</w:t>
      </w:r>
      <w:r>
        <w:rPr>
          <w:rFonts w:hint="eastAsia"/>
        </w:rPr>
        <w:t>过程</w:t>
      </w:r>
      <w:bookmarkEnd w:id="162"/>
    </w:p>
    <w:p w14:paraId="45F65594" w14:textId="7FAE034A" w:rsidR="001F4345" w:rsidRDefault="00066F59" w:rsidP="001F4345">
      <w:pPr>
        <w:keepNext/>
      </w:pPr>
      <w:r>
        <w:rPr>
          <w:noProof/>
        </w:rPr>
        <w:drawing>
          <wp:inline distT="0" distB="0" distL="0" distR="0" wp14:anchorId="69A4C54E" wp14:editId="3940A2B0">
            <wp:extent cx="5270500" cy="502031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270500" cy="5020310"/>
                    </a:xfrm>
                    <a:prstGeom prst="rect">
                      <a:avLst/>
                    </a:prstGeom>
                    <a:noFill/>
                    <a:ln>
                      <a:noFill/>
                    </a:ln>
                  </pic:spPr>
                </pic:pic>
              </a:graphicData>
            </a:graphic>
          </wp:inline>
        </w:drawing>
      </w:r>
    </w:p>
    <w:p w14:paraId="56E62B75" w14:textId="15EC9FAE" w:rsidR="001F4345" w:rsidRDefault="001F4345" w:rsidP="001F4345">
      <w:pPr>
        <w:pStyle w:val="af7"/>
        <w:jc w:val="center"/>
      </w:pPr>
      <w:bookmarkStart w:id="163" w:name="_Toc3551037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45</w:t>
      </w:r>
      <w:r>
        <w:fldChar w:fldCharType="end"/>
      </w:r>
      <w:r>
        <w:rPr>
          <w:rFonts w:hint="eastAsia"/>
        </w:rPr>
        <w:t>调制后的星座图</w:t>
      </w:r>
      <w:bookmarkEnd w:id="163"/>
    </w:p>
    <w:p w14:paraId="357131C2" w14:textId="7099E2C5" w:rsidR="00E7607D" w:rsidRDefault="00066F59" w:rsidP="00E7607D">
      <w:pPr>
        <w:jc w:val="center"/>
      </w:pPr>
      <w:r>
        <w:rPr>
          <w:rFonts w:hint="eastAsia"/>
          <w:noProof/>
        </w:rPr>
        <w:lastRenderedPageBreak/>
        <w:drawing>
          <wp:inline distT="0" distB="0" distL="0" distR="0" wp14:anchorId="566E967B" wp14:editId="77E0E7F8">
            <wp:extent cx="5270500" cy="52832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270500" cy="5283200"/>
                    </a:xfrm>
                    <a:prstGeom prst="rect">
                      <a:avLst/>
                    </a:prstGeom>
                    <a:noFill/>
                    <a:ln>
                      <a:noFill/>
                    </a:ln>
                  </pic:spPr>
                </pic:pic>
              </a:graphicData>
            </a:graphic>
          </wp:inline>
        </w:drawing>
      </w:r>
      <w:r w:rsidR="00C12A58" w:rsidRPr="00C12A58">
        <w:rPr>
          <w:rFonts w:hint="eastAsia"/>
        </w:rPr>
        <w:t xml:space="preserve"> </w:t>
      </w:r>
    </w:p>
    <w:p w14:paraId="0A43E8EB" w14:textId="03CD68DF" w:rsidR="00E7607D" w:rsidRDefault="00E7607D" w:rsidP="00E7607D">
      <w:pPr>
        <w:pStyle w:val="af7"/>
        <w:jc w:val="center"/>
      </w:pPr>
      <w:bookmarkStart w:id="164" w:name="_Toc35510372"/>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46</w:t>
      </w:r>
      <w:r>
        <w:fldChar w:fldCharType="end"/>
      </w:r>
      <w:r>
        <w:rPr>
          <w:rFonts w:hint="eastAsia"/>
        </w:rPr>
        <w:t>I/Q</w:t>
      </w:r>
      <w:r>
        <w:rPr>
          <w:rFonts w:hint="eastAsia"/>
        </w:rPr>
        <w:t>判决之前的星座图</w:t>
      </w:r>
      <w:bookmarkEnd w:id="164"/>
    </w:p>
    <w:p w14:paraId="22E857E8" w14:textId="0F327164" w:rsidR="00EA2E8F" w:rsidRDefault="00DA2351" w:rsidP="00EA2E8F">
      <w:r>
        <w:rPr>
          <w:rFonts w:hint="eastAsia"/>
          <w:noProof/>
        </w:rPr>
        <w:drawing>
          <wp:inline distT="0" distB="0" distL="0" distR="0" wp14:anchorId="23D69958" wp14:editId="1A3A718E">
            <wp:extent cx="5267960" cy="15424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267960" cy="1542415"/>
                    </a:xfrm>
                    <a:prstGeom prst="rect">
                      <a:avLst/>
                    </a:prstGeom>
                    <a:noFill/>
                    <a:ln>
                      <a:noFill/>
                    </a:ln>
                  </pic:spPr>
                </pic:pic>
              </a:graphicData>
            </a:graphic>
          </wp:inline>
        </w:drawing>
      </w:r>
    </w:p>
    <w:p w14:paraId="4A8F0E79" w14:textId="40CB2D84" w:rsidR="00EA2E8F" w:rsidRDefault="00EA2E8F" w:rsidP="00EA2E8F">
      <w:pPr>
        <w:pStyle w:val="af7"/>
        <w:jc w:val="center"/>
      </w:pPr>
      <w:bookmarkStart w:id="165" w:name="_Toc35510373"/>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47</w:t>
      </w:r>
      <w:r>
        <w:fldChar w:fldCharType="end"/>
      </w:r>
      <w:r w:rsidR="000C6186">
        <w:rPr>
          <w:rFonts w:hint="eastAsia"/>
        </w:rPr>
        <w:t>经过基带处理</w:t>
      </w:r>
      <w:r>
        <w:rPr>
          <w:rFonts w:hint="eastAsia"/>
        </w:rPr>
        <w:t>前后</w:t>
      </w:r>
      <w:r w:rsidR="00CC3228">
        <w:rPr>
          <w:rFonts w:hint="eastAsia"/>
        </w:rPr>
        <w:t>的</w:t>
      </w:r>
      <w:r>
        <w:rPr>
          <w:rFonts w:hint="eastAsia"/>
        </w:rPr>
        <w:t>数据对比</w:t>
      </w:r>
      <w:bookmarkEnd w:id="165"/>
    </w:p>
    <w:p w14:paraId="3D0ECBDB" w14:textId="0D4BB482" w:rsidR="00E85AFC" w:rsidRDefault="00066F59" w:rsidP="00E85AFC">
      <w:r>
        <w:rPr>
          <w:noProof/>
        </w:rPr>
        <w:lastRenderedPageBreak/>
        <w:drawing>
          <wp:inline distT="0" distB="0" distL="0" distR="0" wp14:anchorId="42F1F7AA" wp14:editId="3A669AC1">
            <wp:extent cx="5264150" cy="29337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5264150" cy="2933700"/>
                    </a:xfrm>
                    <a:prstGeom prst="rect">
                      <a:avLst/>
                    </a:prstGeom>
                    <a:noFill/>
                    <a:ln>
                      <a:noFill/>
                    </a:ln>
                  </pic:spPr>
                </pic:pic>
              </a:graphicData>
            </a:graphic>
          </wp:inline>
        </w:drawing>
      </w:r>
    </w:p>
    <w:p w14:paraId="6182478F" w14:textId="7ECD7342" w:rsidR="001E2842" w:rsidRPr="00C05659" w:rsidRDefault="001E2842" w:rsidP="00E85AFC">
      <w:r>
        <w:tab/>
      </w:r>
      <w:r>
        <w:tab/>
      </w:r>
      <w:r>
        <w:tab/>
      </w:r>
      <w:r>
        <w:tab/>
      </w:r>
      <w:r>
        <w:tab/>
      </w:r>
      <w:r>
        <w:tab/>
        <w:t xml:space="preserve">    </w:t>
      </w:r>
      <w:bookmarkStart w:id="166" w:name="_Toc35510374"/>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rPr>
          <w:rFonts w:hint="eastAsia"/>
          <w:noProof/>
        </w:rPr>
        <w:t>8</w:t>
      </w:r>
      <w:r>
        <w:fldChar w:fldCharType="end"/>
      </w:r>
      <w:r>
        <w:rPr>
          <w:rFonts w:hint="eastAsia"/>
        </w:rPr>
        <w:t>频谱对比分析</w:t>
      </w:r>
      <w:bookmarkEnd w:id="166"/>
    </w:p>
    <w:sectPr w:rsidR="001E2842" w:rsidRPr="00C05659" w:rsidSect="00784B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247F9E" w14:textId="77777777" w:rsidR="008920EB" w:rsidRDefault="008920EB" w:rsidP="00127405">
      <w:r>
        <w:separator/>
      </w:r>
    </w:p>
  </w:endnote>
  <w:endnote w:type="continuationSeparator" w:id="0">
    <w:p w14:paraId="04E17997" w14:textId="77777777" w:rsidR="008920EB" w:rsidRDefault="008920EB" w:rsidP="001274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mp;quo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thJax_Math">
    <w:altName w:val="Times New Roman"/>
    <w:charset w:val="00"/>
    <w:family w:val="auto"/>
    <w:pitch w:val="default"/>
  </w:font>
  <w:font w:name="MathJax_Main">
    <w:altName w:val="Times New Roman"/>
    <w:charset w:val="00"/>
    <w:family w:val="auto"/>
    <w:pitch w:val="default"/>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EE39EE" w14:textId="77777777" w:rsidR="008920EB" w:rsidRDefault="008920EB" w:rsidP="00127405">
      <w:r>
        <w:separator/>
      </w:r>
    </w:p>
  </w:footnote>
  <w:footnote w:type="continuationSeparator" w:id="0">
    <w:p w14:paraId="38A450D9" w14:textId="77777777" w:rsidR="008920EB" w:rsidRDefault="008920EB" w:rsidP="001274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325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EEB7C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01D62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03738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1B461F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9DF0F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9FD13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CE86F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A6619F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AE349B3"/>
    <w:multiLevelType w:val="hybridMultilevel"/>
    <w:tmpl w:val="30F46A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C751467"/>
    <w:multiLevelType w:val="hybridMultilevel"/>
    <w:tmpl w:val="BB704CC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DA6383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EC543E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73B573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8977CF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B7D305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C2B4F3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D83605B"/>
    <w:multiLevelType w:val="hybridMultilevel"/>
    <w:tmpl w:val="C2747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30775A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6013719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1C8720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21A44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6D711D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68E90C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A01046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CDA2EF4"/>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708"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D4507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EE208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7FF825D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5"/>
  </w:num>
  <w:num w:numId="2">
    <w:abstractNumId w:val="9"/>
  </w:num>
  <w:num w:numId="3">
    <w:abstractNumId w:val="17"/>
  </w:num>
  <w:num w:numId="4">
    <w:abstractNumId w:val="10"/>
  </w:num>
  <w:num w:numId="5">
    <w:abstractNumId w:val="3"/>
  </w:num>
  <w:num w:numId="6">
    <w:abstractNumId w:val="13"/>
  </w:num>
  <w:num w:numId="7">
    <w:abstractNumId w:val="22"/>
  </w:num>
  <w:num w:numId="8">
    <w:abstractNumId w:val="7"/>
  </w:num>
  <w:num w:numId="9">
    <w:abstractNumId w:val="6"/>
  </w:num>
  <w:num w:numId="10">
    <w:abstractNumId w:val="26"/>
  </w:num>
  <w:num w:numId="11">
    <w:abstractNumId w:val="16"/>
  </w:num>
  <w:num w:numId="12">
    <w:abstractNumId w:val="27"/>
  </w:num>
  <w:num w:numId="13">
    <w:abstractNumId w:val="11"/>
  </w:num>
  <w:num w:numId="14">
    <w:abstractNumId w:val="20"/>
  </w:num>
  <w:num w:numId="15">
    <w:abstractNumId w:val="0"/>
  </w:num>
  <w:num w:numId="16">
    <w:abstractNumId w:val="15"/>
  </w:num>
  <w:num w:numId="17">
    <w:abstractNumId w:val="21"/>
  </w:num>
  <w:num w:numId="18">
    <w:abstractNumId w:val="5"/>
  </w:num>
  <w:num w:numId="19">
    <w:abstractNumId w:val="28"/>
  </w:num>
  <w:num w:numId="20">
    <w:abstractNumId w:val="24"/>
  </w:num>
  <w:num w:numId="21">
    <w:abstractNumId w:val="2"/>
  </w:num>
  <w:num w:numId="22">
    <w:abstractNumId w:val="8"/>
  </w:num>
  <w:num w:numId="23">
    <w:abstractNumId w:val="12"/>
  </w:num>
  <w:num w:numId="24">
    <w:abstractNumId w:val="14"/>
  </w:num>
  <w:num w:numId="25">
    <w:abstractNumId w:val="4"/>
  </w:num>
  <w:num w:numId="26">
    <w:abstractNumId w:val="19"/>
  </w:num>
  <w:num w:numId="27">
    <w:abstractNumId w:val="18"/>
  </w:num>
  <w:num w:numId="28">
    <w:abstractNumId w:val="23"/>
  </w:num>
  <w:num w:numId="29">
    <w:abstractNumId w:val="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曹 会扬">
    <w15:presenceInfo w15:providerId="Windows Live" w15:userId="82170560c7baae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C449B"/>
    <w:rsid w:val="00002EDD"/>
    <w:rsid w:val="00003FF6"/>
    <w:rsid w:val="00004BA1"/>
    <w:rsid w:val="00005929"/>
    <w:rsid w:val="00007CA8"/>
    <w:rsid w:val="00007E7C"/>
    <w:rsid w:val="00010CF2"/>
    <w:rsid w:val="00011674"/>
    <w:rsid w:val="00011D55"/>
    <w:rsid w:val="0001278C"/>
    <w:rsid w:val="000141AB"/>
    <w:rsid w:val="000148AA"/>
    <w:rsid w:val="00016943"/>
    <w:rsid w:val="0001728D"/>
    <w:rsid w:val="0002026F"/>
    <w:rsid w:val="00020DC6"/>
    <w:rsid w:val="00021A83"/>
    <w:rsid w:val="000221E4"/>
    <w:rsid w:val="00022DE2"/>
    <w:rsid w:val="0002538C"/>
    <w:rsid w:val="00025BD3"/>
    <w:rsid w:val="00026A9B"/>
    <w:rsid w:val="00027D61"/>
    <w:rsid w:val="00030414"/>
    <w:rsid w:val="0003070B"/>
    <w:rsid w:val="000327E3"/>
    <w:rsid w:val="00034CD6"/>
    <w:rsid w:val="00036F48"/>
    <w:rsid w:val="00041BC1"/>
    <w:rsid w:val="00042A86"/>
    <w:rsid w:val="0004386A"/>
    <w:rsid w:val="000532BE"/>
    <w:rsid w:val="00053A73"/>
    <w:rsid w:val="00055DD5"/>
    <w:rsid w:val="0005734E"/>
    <w:rsid w:val="0006043F"/>
    <w:rsid w:val="00062076"/>
    <w:rsid w:val="00063E3D"/>
    <w:rsid w:val="00066F59"/>
    <w:rsid w:val="00070320"/>
    <w:rsid w:val="00071BF7"/>
    <w:rsid w:val="000742BF"/>
    <w:rsid w:val="00074995"/>
    <w:rsid w:val="0007527E"/>
    <w:rsid w:val="00080A30"/>
    <w:rsid w:val="00082404"/>
    <w:rsid w:val="0008292D"/>
    <w:rsid w:val="00083315"/>
    <w:rsid w:val="000833E9"/>
    <w:rsid w:val="0008393A"/>
    <w:rsid w:val="000843CC"/>
    <w:rsid w:val="00086415"/>
    <w:rsid w:val="00086CF3"/>
    <w:rsid w:val="00092C49"/>
    <w:rsid w:val="00094EC6"/>
    <w:rsid w:val="00095A57"/>
    <w:rsid w:val="0009769E"/>
    <w:rsid w:val="00097BE6"/>
    <w:rsid w:val="000A3B64"/>
    <w:rsid w:val="000A77CC"/>
    <w:rsid w:val="000B4CDE"/>
    <w:rsid w:val="000B7E45"/>
    <w:rsid w:val="000C0D66"/>
    <w:rsid w:val="000C0F52"/>
    <w:rsid w:val="000C1FB0"/>
    <w:rsid w:val="000C29A5"/>
    <w:rsid w:val="000C2CBC"/>
    <w:rsid w:val="000C5ADB"/>
    <w:rsid w:val="000C6070"/>
    <w:rsid w:val="000C6104"/>
    <w:rsid w:val="000C6186"/>
    <w:rsid w:val="000C67BF"/>
    <w:rsid w:val="000D05EE"/>
    <w:rsid w:val="000D0E7B"/>
    <w:rsid w:val="000D0EDD"/>
    <w:rsid w:val="000D1D4F"/>
    <w:rsid w:val="000D25BD"/>
    <w:rsid w:val="000D438F"/>
    <w:rsid w:val="000D61A7"/>
    <w:rsid w:val="000D7D66"/>
    <w:rsid w:val="000E0666"/>
    <w:rsid w:val="000E0B6E"/>
    <w:rsid w:val="000E495B"/>
    <w:rsid w:val="000E6AFA"/>
    <w:rsid w:val="000E6F8F"/>
    <w:rsid w:val="000E7E9B"/>
    <w:rsid w:val="000F0AAE"/>
    <w:rsid w:val="000F176D"/>
    <w:rsid w:val="000F43CB"/>
    <w:rsid w:val="000F5638"/>
    <w:rsid w:val="001013ED"/>
    <w:rsid w:val="00102A91"/>
    <w:rsid w:val="00102CE0"/>
    <w:rsid w:val="00104645"/>
    <w:rsid w:val="00105E97"/>
    <w:rsid w:val="001060A9"/>
    <w:rsid w:val="00106489"/>
    <w:rsid w:val="0010700F"/>
    <w:rsid w:val="00107978"/>
    <w:rsid w:val="00107FFA"/>
    <w:rsid w:val="0011017A"/>
    <w:rsid w:val="001120C2"/>
    <w:rsid w:val="00112403"/>
    <w:rsid w:val="001124F6"/>
    <w:rsid w:val="001129AB"/>
    <w:rsid w:val="00113CD3"/>
    <w:rsid w:val="001179E8"/>
    <w:rsid w:val="00120896"/>
    <w:rsid w:val="001230D5"/>
    <w:rsid w:val="001238F9"/>
    <w:rsid w:val="0012455F"/>
    <w:rsid w:val="0012669F"/>
    <w:rsid w:val="00127386"/>
    <w:rsid w:val="00127405"/>
    <w:rsid w:val="001315D8"/>
    <w:rsid w:val="001355BB"/>
    <w:rsid w:val="00135946"/>
    <w:rsid w:val="0013705E"/>
    <w:rsid w:val="001370A7"/>
    <w:rsid w:val="00141305"/>
    <w:rsid w:val="00141935"/>
    <w:rsid w:val="00143193"/>
    <w:rsid w:val="001440CF"/>
    <w:rsid w:val="00144152"/>
    <w:rsid w:val="00145091"/>
    <w:rsid w:val="00151CAE"/>
    <w:rsid w:val="001558AB"/>
    <w:rsid w:val="001602D0"/>
    <w:rsid w:val="0016071A"/>
    <w:rsid w:val="00160F2C"/>
    <w:rsid w:val="001625E1"/>
    <w:rsid w:val="0016311A"/>
    <w:rsid w:val="00163B21"/>
    <w:rsid w:val="001662F3"/>
    <w:rsid w:val="00167CA0"/>
    <w:rsid w:val="0017506D"/>
    <w:rsid w:val="00176AD5"/>
    <w:rsid w:val="00177DC9"/>
    <w:rsid w:val="00177ED7"/>
    <w:rsid w:val="00184692"/>
    <w:rsid w:val="00184EE7"/>
    <w:rsid w:val="001875CF"/>
    <w:rsid w:val="00190064"/>
    <w:rsid w:val="001901F8"/>
    <w:rsid w:val="00190CE6"/>
    <w:rsid w:val="00191AE3"/>
    <w:rsid w:val="00194BCE"/>
    <w:rsid w:val="001A15E8"/>
    <w:rsid w:val="001A33D4"/>
    <w:rsid w:val="001B027F"/>
    <w:rsid w:val="001B17A9"/>
    <w:rsid w:val="001B19AA"/>
    <w:rsid w:val="001B3A9F"/>
    <w:rsid w:val="001B76E3"/>
    <w:rsid w:val="001C0EC1"/>
    <w:rsid w:val="001C181B"/>
    <w:rsid w:val="001C2662"/>
    <w:rsid w:val="001C2E01"/>
    <w:rsid w:val="001C56DD"/>
    <w:rsid w:val="001C7F4C"/>
    <w:rsid w:val="001D3F2B"/>
    <w:rsid w:val="001D40E5"/>
    <w:rsid w:val="001D719A"/>
    <w:rsid w:val="001D76C7"/>
    <w:rsid w:val="001E210E"/>
    <w:rsid w:val="001E2842"/>
    <w:rsid w:val="001E3B2F"/>
    <w:rsid w:val="001E4039"/>
    <w:rsid w:val="001E412A"/>
    <w:rsid w:val="001E5018"/>
    <w:rsid w:val="001E5059"/>
    <w:rsid w:val="001E53CF"/>
    <w:rsid w:val="001F2D07"/>
    <w:rsid w:val="001F4345"/>
    <w:rsid w:val="001F572E"/>
    <w:rsid w:val="001F58E2"/>
    <w:rsid w:val="001F5F72"/>
    <w:rsid w:val="001F6067"/>
    <w:rsid w:val="00200255"/>
    <w:rsid w:val="0020061F"/>
    <w:rsid w:val="00202D22"/>
    <w:rsid w:val="00205118"/>
    <w:rsid w:val="00205372"/>
    <w:rsid w:val="0020660B"/>
    <w:rsid w:val="00210378"/>
    <w:rsid w:val="002117E3"/>
    <w:rsid w:val="00221FA6"/>
    <w:rsid w:val="002268BC"/>
    <w:rsid w:val="0023045C"/>
    <w:rsid w:val="00230E2C"/>
    <w:rsid w:val="00233A17"/>
    <w:rsid w:val="002344F1"/>
    <w:rsid w:val="00235DB2"/>
    <w:rsid w:val="0023608E"/>
    <w:rsid w:val="0023675B"/>
    <w:rsid w:val="002372B0"/>
    <w:rsid w:val="002416A9"/>
    <w:rsid w:val="002419F5"/>
    <w:rsid w:val="00243A48"/>
    <w:rsid w:val="002475FB"/>
    <w:rsid w:val="00252103"/>
    <w:rsid w:val="00253D61"/>
    <w:rsid w:val="002541B7"/>
    <w:rsid w:val="0025541A"/>
    <w:rsid w:val="00256ED2"/>
    <w:rsid w:val="00257647"/>
    <w:rsid w:val="00261120"/>
    <w:rsid w:val="0026303C"/>
    <w:rsid w:val="002635DC"/>
    <w:rsid w:val="002636C9"/>
    <w:rsid w:val="002644EE"/>
    <w:rsid w:val="00265A9B"/>
    <w:rsid w:val="00266A2B"/>
    <w:rsid w:val="00267362"/>
    <w:rsid w:val="002711EF"/>
    <w:rsid w:val="00271B2B"/>
    <w:rsid w:val="00271EC9"/>
    <w:rsid w:val="00273579"/>
    <w:rsid w:val="002763E4"/>
    <w:rsid w:val="00276966"/>
    <w:rsid w:val="002769F6"/>
    <w:rsid w:val="00281BA9"/>
    <w:rsid w:val="002832A6"/>
    <w:rsid w:val="0028510A"/>
    <w:rsid w:val="002860DF"/>
    <w:rsid w:val="00287CEF"/>
    <w:rsid w:val="0029087E"/>
    <w:rsid w:val="00293540"/>
    <w:rsid w:val="00293ACB"/>
    <w:rsid w:val="00294841"/>
    <w:rsid w:val="002966D1"/>
    <w:rsid w:val="002A1E06"/>
    <w:rsid w:val="002A2AE2"/>
    <w:rsid w:val="002A3E8F"/>
    <w:rsid w:val="002A3EFB"/>
    <w:rsid w:val="002A4394"/>
    <w:rsid w:val="002A446C"/>
    <w:rsid w:val="002A46BB"/>
    <w:rsid w:val="002A4FDA"/>
    <w:rsid w:val="002A5315"/>
    <w:rsid w:val="002B0CC9"/>
    <w:rsid w:val="002B116F"/>
    <w:rsid w:val="002B29D8"/>
    <w:rsid w:val="002B33A4"/>
    <w:rsid w:val="002B3E3D"/>
    <w:rsid w:val="002B4F31"/>
    <w:rsid w:val="002B6F50"/>
    <w:rsid w:val="002B73A4"/>
    <w:rsid w:val="002B7854"/>
    <w:rsid w:val="002C0350"/>
    <w:rsid w:val="002C12BA"/>
    <w:rsid w:val="002C157E"/>
    <w:rsid w:val="002C17CF"/>
    <w:rsid w:val="002C1F45"/>
    <w:rsid w:val="002C2E75"/>
    <w:rsid w:val="002D0506"/>
    <w:rsid w:val="002D358B"/>
    <w:rsid w:val="002D53CA"/>
    <w:rsid w:val="002D65C9"/>
    <w:rsid w:val="002D6B7F"/>
    <w:rsid w:val="002D7E47"/>
    <w:rsid w:val="002E11E9"/>
    <w:rsid w:val="002E128C"/>
    <w:rsid w:val="002E23F0"/>
    <w:rsid w:val="002E2B5C"/>
    <w:rsid w:val="002E5F1B"/>
    <w:rsid w:val="002E62DC"/>
    <w:rsid w:val="002E62E3"/>
    <w:rsid w:val="002E7FE5"/>
    <w:rsid w:val="002F02CF"/>
    <w:rsid w:val="002F0B38"/>
    <w:rsid w:val="002F0F27"/>
    <w:rsid w:val="002F1E85"/>
    <w:rsid w:val="002F33A8"/>
    <w:rsid w:val="002F35DC"/>
    <w:rsid w:val="002F4208"/>
    <w:rsid w:val="002F5B4B"/>
    <w:rsid w:val="002F6B3C"/>
    <w:rsid w:val="002F7E2C"/>
    <w:rsid w:val="003006B8"/>
    <w:rsid w:val="00300C81"/>
    <w:rsid w:val="00303E4D"/>
    <w:rsid w:val="00304920"/>
    <w:rsid w:val="003061E8"/>
    <w:rsid w:val="00306C00"/>
    <w:rsid w:val="00307A1A"/>
    <w:rsid w:val="00307B71"/>
    <w:rsid w:val="00311198"/>
    <w:rsid w:val="003115AD"/>
    <w:rsid w:val="0031162B"/>
    <w:rsid w:val="003162BE"/>
    <w:rsid w:val="00316E30"/>
    <w:rsid w:val="00317336"/>
    <w:rsid w:val="003202B6"/>
    <w:rsid w:val="00320F61"/>
    <w:rsid w:val="003220B2"/>
    <w:rsid w:val="00324D29"/>
    <w:rsid w:val="0033268A"/>
    <w:rsid w:val="00332AE0"/>
    <w:rsid w:val="00335273"/>
    <w:rsid w:val="0033644C"/>
    <w:rsid w:val="00336A4E"/>
    <w:rsid w:val="0034106A"/>
    <w:rsid w:val="003428EC"/>
    <w:rsid w:val="00343836"/>
    <w:rsid w:val="0034420F"/>
    <w:rsid w:val="00346BB2"/>
    <w:rsid w:val="00350ACE"/>
    <w:rsid w:val="00350DEC"/>
    <w:rsid w:val="003515F4"/>
    <w:rsid w:val="00352DAA"/>
    <w:rsid w:val="00354E48"/>
    <w:rsid w:val="00355C33"/>
    <w:rsid w:val="00362F24"/>
    <w:rsid w:val="00366997"/>
    <w:rsid w:val="00370382"/>
    <w:rsid w:val="00371080"/>
    <w:rsid w:val="00371520"/>
    <w:rsid w:val="00373EA8"/>
    <w:rsid w:val="003744BF"/>
    <w:rsid w:val="003760D9"/>
    <w:rsid w:val="003761AE"/>
    <w:rsid w:val="00380558"/>
    <w:rsid w:val="00382CCC"/>
    <w:rsid w:val="0038496C"/>
    <w:rsid w:val="003853C9"/>
    <w:rsid w:val="00385CFB"/>
    <w:rsid w:val="003907FA"/>
    <w:rsid w:val="0039175B"/>
    <w:rsid w:val="003937FA"/>
    <w:rsid w:val="00393A9A"/>
    <w:rsid w:val="00396813"/>
    <w:rsid w:val="003968A3"/>
    <w:rsid w:val="00397064"/>
    <w:rsid w:val="003A033B"/>
    <w:rsid w:val="003A0FA1"/>
    <w:rsid w:val="003A1B83"/>
    <w:rsid w:val="003A1E84"/>
    <w:rsid w:val="003A2E74"/>
    <w:rsid w:val="003A3716"/>
    <w:rsid w:val="003A465A"/>
    <w:rsid w:val="003A6A01"/>
    <w:rsid w:val="003B001C"/>
    <w:rsid w:val="003B3E40"/>
    <w:rsid w:val="003B4169"/>
    <w:rsid w:val="003B4E5A"/>
    <w:rsid w:val="003B6017"/>
    <w:rsid w:val="003B7339"/>
    <w:rsid w:val="003C342B"/>
    <w:rsid w:val="003C5286"/>
    <w:rsid w:val="003C67D0"/>
    <w:rsid w:val="003C6E9A"/>
    <w:rsid w:val="003C75E3"/>
    <w:rsid w:val="003C789F"/>
    <w:rsid w:val="003D13F1"/>
    <w:rsid w:val="003D5692"/>
    <w:rsid w:val="003D6B42"/>
    <w:rsid w:val="003D70E8"/>
    <w:rsid w:val="003D78C0"/>
    <w:rsid w:val="003E37B7"/>
    <w:rsid w:val="003E3FEA"/>
    <w:rsid w:val="003E5C96"/>
    <w:rsid w:val="003E62AD"/>
    <w:rsid w:val="003F7FE0"/>
    <w:rsid w:val="004018B7"/>
    <w:rsid w:val="00402CB8"/>
    <w:rsid w:val="004040B7"/>
    <w:rsid w:val="004043AD"/>
    <w:rsid w:val="004051B7"/>
    <w:rsid w:val="0040724F"/>
    <w:rsid w:val="0041095C"/>
    <w:rsid w:val="00411475"/>
    <w:rsid w:val="004116CD"/>
    <w:rsid w:val="004176E7"/>
    <w:rsid w:val="0042034B"/>
    <w:rsid w:val="00422ACE"/>
    <w:rsid w:val="00422E67"/>
    <w:rsid w:val="00422FF6"/>
    <w:rsid w:val="00423C6C"/>
    <w:rsid w:val="004254A8"/>
    <w:rsid w:val="00425FCD"/>
    <w:rsid w:val="0042666C"/>
    <w:rsid w:val="00426F3A"/>
    <w:rsid w:val="004310A8"/>
    <w:rsid w:val="004321AE"/>
    <w:rsid w:val="00435F7E"/>
    <w:rsid w:val="0043634D"/>
    <w:rsid w:val="004370CE"/>
    <w:rsid w:val="0044052B"/>
    <w:rsid w:val="004421AF"/>
    <w:rsid w:val="00443CBE"/>
    <w:rsid w:val="004448A0"/>
    <w:rsid w:val="0044623B"/>
    <w:rsid w:val="0044637D"/>
    <w:rsid w:val="00451052"/>
    <w:rsid w:val="00451C08"/>
    <w:rsid w:val="00452729"/>
    <w:rsid w:val="0045508F"/>
    <w:rsid w:val="004555B8"/>
    <w:rsid w:val="00460125"/>
    <w:rsid w:val="00462B0D"/>
    <w:rsid w:val="0046412B"/>
    <w:rsid w:val="00470A5F"/>
    <w:rsid w:val="0047106A"/>
    <w:rsid w:val="00472125"/>
    <w:rsid w:val="00472629"/>
    <w:rsid w:val="0047365D"/>
    <w:rsid w:val="004736E5"/>
    <w:rsid w:val="0047377C"/>
    <w:rsid w:val="00474577"/>
    <w:rsid w:val="004749E3"/>
    <w:rsid w:val="004752FD"/>
    <w:rsid w:val="0047565C"/>
    <w:rsid w:val="00484803"/>
    <w:rsid w:val="00484A41"/>
    <w:rsid w:val="00485596"/>
    <w:rsid w:val="004861B4"/>
    <w:rsid w:val="00486FCA"/>
    <w:rsid w:val="00487908"/>
    <w:rsid w:val="00491BF7"/>
    <w:rsid w:val="00491CCC"/>
    <w:rsid w:val="00492148"/>
    <w:rsid w:val="0049287A"/>
    <w:rsid w:val="00492B47"/>
    <w:rsid w:val="00493229"/>
    <w:rsid w:val="00493C9F"/>
    <w:rsid w:val="00493DDF"/>
    <w:rsid w:val="00495079"/>
    <w:rsid w:val="0049617D"/>
    <w:rsid w:val="00497203"/>
    <w:rsid w:val="004A1D3B"/>
    <w:rsid w:val="004A1E31"/>
    <w:rsid w:val="004A2541"/>
    <w:rsid w:val="004A51BE"/>
    <w:rsid w:val="004A6217"/>
    <w:rsid w:val="004A6466"/>
    <w:rsid w:val="004A6A98"/>
    <w:rsid w:val="004B08B7"/>
    <w:rsid w:val="004B0CAD"/>
    <w:rsid w:val="004B21C5"/>
    <w:rsid w:val="004B41EB"/>
    <w:rsid w:val="004B496D"/>
    <w:rsid w:val="004B51B8"/>
    <w:rsid w:val="004B66D7"/>
    <w:rsid w:val="004B6CBD"/>
    <w:rsid w:val="004B6DC1"/>
    <w:rsid w:val="004C1F83"/>
    <w:rsid w:val="004C5A03"/>
    <w:rsid w:val="004C68DF"/>
    <w:rsid w:val="004C7202"/>
    <w:rsid w:val="004D4706"/>
    <w:rsid w:val="004D5A93"/>
    <w:rsid w:val="004D7FDC"/>
    <w:rsid w:val="004E0E72"/>
    <w:rsid w:val="004E27A6"/>
    <w:rsid w:val="004E2926"/>
    <w:rsid w:val="004E36CD"/>
    <w:rsid w:val="004E4DCB"/>
    <w:rsid w:val="004E6D13"/>
    <w:rsid w:val="004E7BA6"/>
    <w:rsid w:val="004E7C4A"/>
    <w:rsid w:val="004F0BA2"/>
    <w:rsid w:val="004F0E3F"/>
    <w:rsid w:val="004F12A2"/>
    <w:rsid w:val="004F19E6"/>
    <w:rsid w:val="004F71E1"/>
    <w:rsid w:val="0050004F"/>
    <w:rsid w:val="00501114"/>
    <w:rsid w:val="00502048"/>
    <w:rsid w:val="00502453"/>
    <w:rsid w:val="0050391D"/>
    <w:rsid w:val="005047F8"/>
    <w:rsid w:val="00510747"/>
    <w:rsid w:val="0051313C"/>
    <w:rsid w:val="005158E3"/>
    <w:rsid w:val="005167E6"/>
    <w:rsid w:val="00517641"/>
    <w:rsid w:val="0052023E"/>
    <w:rsid w:val="0052516B"/>
    <w:rsid w:val="005261ED"/>
    <w:rsid w:val="00531210"/>
    <w:rsid w:val="005317CC"/>
    <w:rsid w:val="00531F1E"/>
    <w:rsid w:val="00537FB3"/>
    <w:rsid w:val="00537FCF"/>
    <w:rsid w:val="00541260"/>
    <w:rsid w:val="00542299"/>
    <w:rsid w:val="00553D07"/>
    <w:rsid w:val="0055597C"/>
    <w:rsid w:val="00557D95"/>
    <w:rsid w:val="00560D60"/>
    <w:rsid w:val="00560F21"/>
    <w:rsid w:val="0056101D"/>
    <w:rsid w:val="005660C5"/>
    <w:rsid w:val="00570CF8"/>
    <w:rsid w:val="0057106B"/>
    <w:rsid w:val="00571608"/>
    <w:rsid w:val="00572098"/>
    <w:rsid w:val="00572DAE"/>
    <w:rsid w:val="005744D2"/>
    <w:rsid w:val="005753C7"/>
    <w:rsid w:val="0058050E"/>
    <w:rsid w:val="00580A69"/>
    <w:rsid w:val="00582E1D"/>
    <w:rsid w:val="00583128"/>
    <w:rsid w:val="00583C93"/>
    <w:rsid w:val="00584634"/>
    <w:rsid w:val="00584A99"/>
    <w:rsid w:val="00585026"/>
    <w:rsid w:val="00586983"/>
    <w:rsid w:val="00590BC1"/>
    <w:rsid w:val="005929BC"/>
    <w:rsid w:val="00593786"/>
    <w:rsid w:val="00593B0E"/>
    <w:rsid w:val="00594226"/>
    <w:rsid w:val="00597BDA"/>
    <w:rsid w:val="005A0259"/>
    <w:rsid w:val="005A329C"/>
    <w:rsid w:val="005A3599"/>
    <w:rsid w:val="005A54AE"/>
    <w:rsid w:val="005A6616"/>
    <w:rsid w:val="005B02F2"/>
    <w:rsid w:val="005B3B25"/>
    <w:rsid w:val="005B43E1"/>
    <w:rsid w:val="005B55D0"/>
    <w:rsid w:val="005B5C3C"/>
    <w:rsid w:val="005B73C8"/>
    <w:rsid w:val="005B7592"/>
    <w:rsid w:val="005B76D1"/>
    <w:rsid w:val="005C0854"/>
    <w:rsid w:val="005C1D3B"/>
    <w:rsid w:val="005C42C5"/>
    <w:rsid w:val="005D2A70"/>
    <w:rsid w:val="005D529A"/>
    <w:rsid w:val="005D6117"/>
    <w:rsid w:val="005D6DC6"/>
    <w:rsid w:val="005E0BAA"/>
    <w:rsid w:val="005E1B90"/>
    <w:rsid w:val="005E211A"/>
    <w:rsid w:val="005E27AD"/>
    <w:rsid w:val="005E2978"/>
    <w:rsid w:val="005E3633"/>
    <w:rsid w:val="005E47EE"/>
    <w:rsid w:val="005E5EDD"/>
    <w:rsid w:val="005E727D"/>
    <w:rsid w:val="005F1ABF"/>
    <w:rsid w:val="005F34D5"/>
    <w:rsid w:val="005F4477"/>
    <w:rsid w:val="005F5EEF"/>
    <w:rsid w:val="005F6FCF"/>
    <w:rsid w:val="006011B8"/>
    <w:rsid w:val="006037BC"/>
    <w:rsid w:val="00603C76"/>
    <w:rsid w:val="00605A77"/>
    <w:rsid w:val="006067AD"/>
    <w:rsid w:val="00610B9F"/>
    <w:rsid w:val="00610DF0"/>
    <w:rsid w:val="0061236A"/>
    <w:rsid w:val="00613139"/>
    <w:rsid w:val="006151A4"/>
    <w:rsid w:val="00617690"/>
    <w:rsid w:val="00622BE8"/>
    <w:rsid w:val="00622BFD"/>
    <w:rsid w:val="006230FE"/>
    <w:rsid w:val="00623AF0"/>
    <w:rsid w:val="0062479C"/>
    <w:rsid w:val="00625C4F"/>
    <w:rsid w:val="00625D35"/>
    <w:rsid w:val="006270FA"/>
    <w:rsid w:val="00630C40"/>
    <w:rsid w:val="00632E65"/>
    <w:rsid w:val="006340BD"/>
    <w:rsid w:val="0063415B"/>
    <w:rsid w:val="0064601B"/>
    <w:rsid w:val="006461AE"/>
    <w:rsid w:val="00646757"/>
    <w:rsid w:val="00647D01"/>
    <w:rsid w:val="00650E78"/>
    <w:rsid w:val="00653AD5"/>
    <w:rsid w:val="00655052"/>
    <w:rsid w:val="006573DB"/>
    <w:rsid w:val="00657DCA"/>
    <w:rsid w:val="0066070D"/>
    <w:rsid w:val="00660D24"/>
    <w:rsid w:val="00661057"/>
    <w:rsid w:val="00662D71"/>
    <w:rsid w:val="00663BDC"/>
    <w:rsid w:val="00670A57"/>
    <w:rsid w:val="00672241"/>
    <w:rsid w:val="00672475"/>
    <w:rsid w:val="006725BB"/>
    <w:rsid w:val="00673D0E"/>
    <w:rsid w:val="00674900"/>
    <w:rsid w:val="00676008"/>
    <w:rsid w:val="00680648"/>
    <w:rsid w:val="006817AA"/>
    <w:rsid w:val="00681C74"/>
    <w:rsid w:val="00682580"/>
    <w:rsid w:val="00682AB3"/>
    <w:rsid w:val="00683291"/>
    <w:rsid w:val="006837F1"/>
    <w:rsid w:val="006848BA"/>
    <w:rsid w:val="006861AF"/>
    <w:rsid w:val="00686A2B"/>
    <w:rsid w:val="00687545"/>
    <w:rsid w:val="0069105F"/>
    <w:rsid w:val="00692500"/>
    <w:rsid w:val="006927D4"/>
    <w:rsid w:val="0069321D"/>
    <w:rsid w:val="00695499"/>
    <w:rsid w:val="00696952"/>
    <w:rsid w:val="0069729A"/>
    <w:rsid w:val="006978D8"/>
    <w:rsid w:val="006A0F6B"/>
    <w:rsid w:val="006A288C"/>
    <w:rsid w:val="006A3297"/>
    <w:rsid w:val="006A36C6"/>
    <w:rsid w:val="006A592C"/>
    <w:rsid w:val="006A644E"/>
    <w:rsid w:val="006A719D"/>
    <w:rsid w:val="006B26B2"/>
    <w:rsid w:val="006B32F6"/>
    <w:rsid w:val="006B33EE"/>
    <w:rsid w:val="006B475C"/>
    <w:rsid w:val="006B4E82"/>
    <w:rsid w:val="006B5A76"/>
    <w:rsid w:val="006B73CF"/>
    <w:rsid w:val="006C5D6B"/>
    <w:rsid w:val="006C6A01"/>
    <w:rsid w:val="006C72F1"/>
    <w:rsid w:val="006C7706"/>
    <w:rsid w:val="006C7D4A"/>
    <w:rsid w:val="006D051B"/>
    <w:rsid w:val="006D14D7"/>
    <w:rsid w:val="006D18ED"/>
    <w:rsid w:val="006D4371"/>
    <w:rsid w:val="006D485C"/>
    <w:rsid w:val="006D5033"/>
    <w:rsid w:val="006E3595"/>
    <w:rsid w:val="006E4695"/>
    <w:rsid w:val="006E5FBB"/>
    <w:rsid w:val="006E6543"/>
    <w:rsid w:val="006E7E68"/>
    <w:rsid w:val="006F1064"/>
    <w:rsid w:val="006F1238"/>
    <w:rsid w:val="006F28D9"/>
    <w:rsid w:val="006F3721"/>
    <w:rsid w:val="006F4C04"/>
    <w:rsid w:val="006F60F6"/>
    <w:rsid w:val="006F66ED"/>
    <w:rsid w:val="006F6C3D"/>
    <w:rsid w:val="007011DE"/>
    <w:rsid w:val="00702CC4"/>
    <w:rsid w:val="00702D46"/>
    <w:rsid w:val="00706835"/>
    <w:rsid w:val="007126B0"/>
    <w:rsid w:val="00712707"/>
    <w:rsid w:val="00713DD8"/>
    <w:rsid w:val="00716163"/>
    <w:rsid w:val="007166C8"/>
    <w:rsid w:val="00717B62"/>
    <w:rsid w:val="00720D51"/>
    <w:rsid w:val="00723303"/>
    <w:rsid w:val="007233D0"/>
    <w:rsid w:val="00724F99"/>
    <w:rsid w:val="00726447"/>
    <w:rsid w:val="00727473"/>
    <w:rsid w:val="0073148A"/>
    <w:rsid w:val="00733C59"/>
    <w:rsid w:val="00735884"/>
    <w:rsid w:val="00736843"/>
    <w:rsid w:val="007376E5"/>
    <w:rsid w:val="0074086A"/>
    <w:rsid w:val="0074125D"/>
    <w:rsid w:val="00741689"/>
    <w:rsid w:val="007446F7"/>
    <w:rsid w:val="00750351"/>
    <w:rsid w:val="00751FF3"/>
    <w:rsid w:val="007537A6"/>
    <w:rsid w:val="00756E99"/>
    <w:rsid w:val="00760076"/>
    <w:rsid w:val="00760745"/>
    <w:rsid w:val="0076472D"/>
    <w:rsid w:val="0076557C"/>
    <w:rsid w:val="00766EA6"/>
    <w:rsid w:val="007678D2"/>
    <w:rsid w:val="00767B87"/>
    <w:rsid w:val="007713E0"/>
    <w:rsid w:val="00773616"/>
    <w:rsid w:val="007743EF"/>
    <w:rsid w:val="00775C7F"/>
    <w:rsid w:val="00776D2A"/>
    <w:rsid w:val="00780D23"/>
    <w:rsid w:val="00780D5B"/>
    <w:rsid w:val="00783D41"/>
    <w:rsid w:val="00784BC1"/>
    <w:rsid w:val="007851AF"/>
    <w:rsid w:val="00787CCA"/>
    <w:rsid w:val="00790E46"/>
    <w:rsid w:val="00791D60"/>
    <w:rsid w:val="007920DA"/>
    <w:rsid w:val="007952F8"/>
    <w:rsid w:val="00797B93"/>
    <w:rsid w:val="007A046D"/>
    <w:rsid w:val="007A0B2B"/>
    <w:rsid w:val="007A0F77"/>
    <w:rsid w:val="007A37AB"/>
    <w:rsid w:val="007A4952"/>
    <w:rsid w:val="007A4D82"/>
    <w:rsid w:val="007A51B5"/>
    <w:rsid w:val="007A6DBB"/>
    <w:rsid w:val="007A7EFA"/>
    <w:rsid w:val="007B1535"/>
    <w:rsid w:val="007B64BC"/>
    <w:rsid w:val="007B6A2A"/>
    <w:rsid w:val="007B71F1"/>
    <w:rsid w:val="007C258C"/>
    <w:rsid w:val="007C3989"/>
    <w:rsid w:val="007C449B"/>
    <w:rsid w:val="007C5ACC"/>
    <w:rsid w:val="007D064F"/>
    <w:rsid w:val="007D112C"/>
    <w:rsid w:val="007D1900"/>
    <w:rsid w:val="007D1EF7"/>
    <w:rsid w:val="007D75EB"/>
    <w:rsid w:val="007D7746"/>
    <w:rsid w:val="007E0F4C"/>
    <w:rsid w:val="007E1CE0"/>
    <w:rsid w:val="007E267A"/>
    <w:rsid w:val="007E2CDA"/>
    <w:rsid w:val="007E3408"/>
    <w:rsid w:val="007E5C26"/>
    <w:rsid w:val="007E648C"/>
    <w:rsid w:val="007E65A7"/>
    <w:rsid w:val="007F0ADA"/>
    <w:rsid w:val="007F1051"/>
    <w:rsid w:val="007F3EFB"/>
    <w:rsid w:val="007F493C"/>
    <w:rsid w:val="007F70D5"/>
    <w:rsid w:val="007F72B0"/>
    <w:rsid w:val="00800042"/>
    <w:rsid w:val="00800D88"/>
    <w:rsid w:val="008042C3"/>
    <w:rsid w:val="00805725"/>
    <w:rsid w:val="00811051"/>
    <w:rsid w:val="00811BB2"/>
    <w:rsid w:val="008131B7"/>
    <w:rsid w:val="008137C4"/>
    <w:rsid w:val="0081569F"/>
    <w:rsid w:val="00815E9E"/>
    <w:rsid w:val="00816A3B"/>
    <w:rsid w:val="008172FE"/>
    <w:rsid w:val="008205E4"/>
    <w:rsid w:val="008215BD"/>
    <w:rsid w:val="00821E69"/>
    <w:rsid w:val="008220D8"/>
    <w:rsid w:val="008256EE"/>
    <w:rsid w:val="008268AB"/>
    <w:rsid w:val="00826CF7"/>
    <w:rsid w:val="00827555"/>
    <w:rsid w:val="008278B5"/>
    <w:rsid w:val="00830C9A"/>
    <w:rsid w:val="00831412"/>
    <w:rsid w:val="008316B7"/>
    <w:rsid w:val="0083491B"/>
    <w:rsid w:val="00835E92"/>
    <w:rsid w:val="00840A18"/>
    <w:rsid w:val="00840EBF"/>
    <w:rsid w:val="008508AD"/>
    <w:rsid w:val="00850EE2"/>
    <w:rsid w:val="00851ED0"/>
    <w:rsid w:val="00852227"/>
    <w:rsid w:val="0085235B"/>
    <w:rsid w:val="008527D4"/>
    <w:rsid w:val="008548B0"/>
    <w:rsid w:val="00855682"/>
    <w:rsid w:val="0085758A"/>
    <w:rsid w:val="00857CBF"/>
    <w:rsid w:val="008601BB"/>
    <w:rsid w:val="00860D61"/>
    <w:rsid w:val="00862046"/>
    <w:rsid w:val="00862EE6"/>
    <w:rsid w:val="00864F2B"/>
    <w:rsid w:val="00865A6C"/>
    <w:rsid w:val="00870851"/>
    <w:rsid w:val="00872C49"/>
    <w:rsid w:val="00873259"/>
    <w:rsid w:val="00880FFF"/>
    <w:rsid w:val="00882749"/>
    <w:rsid w:val="00883305"/>
    <w:rsid w:val="008849DA"/>
    <w:rsid w:val="0088646F"/>
    <w:rsid w:val="00887B44"/>
    <w:rsid w:val="00887C3C"/>
    <w:rsid w:val="00890620"/>
    <w:rsid w:val="00890EF5"/>
    <w:rsid w:val="008920EB"/>
    <w:rsid w:val="008922C8"/>
    <w:rsid w:val="0089260D"/>
    <w:rsid w:val="00895022"/>
    <w:rsid w:val="00895DDB"/>
    <w:rsid w:val="0089601B"/>
    <w:rsid w:val="0089609F"/>
    <w:rsid w:val="00897E3D"/>
    <w:rsid w:val="008A0422"/>
    <w:rsid w:val="008A56CB"/>
    <w:rsid w:val="008A7D26"/>
    <w:rsid w:val="008B14C1"/>
    <w:rsid w:val="008B1A13"/>
    <w:rsid w:val="008B1E31"/>
    <w:rsid w:val="008B3B2D"/>
    <w:rsid w:val="008B706A"/>
    <w:rsid w:val="008B7AAF"/>
    <w:rsid w:val="008C03E7"/>
    <w:rsid w:val="008C0D47"/>
    <w:rsid w:val="008C22A2"/>
    <w:rsid w:val="008C310D"/>
    <w:rsid w:val="008C3349"/>
    <w:rsid w:val="008C344D"/>
    <w:rsid w:val="008C4175"/>
    <w:rsid w:val="008C4458"/>
    <w:rsid w:val="008D01A9"/>
    <w:rsid w:val="008D3B01"/>
    <w:rsid w:val="008D3DCC"/>
    <w:rsid w:val="008D5B31"/>
    <w:rsid w:val="008D5CDF"/>
    <w:rsid w:val="008D667F"/>
    <w:rsid w:val="008D7A0C"/>
    <w:rsid w:val="008D7E45"/>
    <w:rsid w:val="008E08BF"/>
    <w:rsid w:val="008E114D"/>
    <w:rsid w:val="008E12D7"/>
    <w:rsid w:val="008E1A22"/>
    <w:rsid w:val="008E2C5C"/>
    <w:rsid w:val="008E5EBD"/>
    <w:rsid w:val="008E5F76"/>
    <w:rsid w:val="008E6858"/>
    <w:rsid w:val="008E7D48"/>
    <w:rsid w:val="008F05F2"/>
    <w:rsid w:val="008F113A"/>
    <w:rsid w:val="008F1165"/>
    <w:rsid w:val="008F120D"/>
    <w:rsid w:val="008F175E"/>
    <w:rsid w:val="008F17E0"/>
    <w:rsid w:val="008F19C8"/>
    <w:rsid w:val="008F3648"/>
    <w:rsid w:val="008F52B6"/>
    <w:rsid w:val="008F53B5"/>
    <w:rsid w:val="008F5D14"/>
    <w:rsid w:val="008F6C44"/>
    <w:rsid w:val="008F7E69"/>
    <w:rsid w:val="00900A64"/>
    <w:rsid w:val="009040D4"/>
    <w:rsid w:val="009072B7"/>
    <w:rsid w:val="009115B8"/>
    <w:rsid w:val="0091309E"/>
    <w:rsid w:val="00915B4F"/>
    <w:rsid w:val="009161C2"/>
    <w:rsid w:val="009214A9"/>
    <w:rsid w:val="0092456F"/>
    <w:rsid w:val="0092509E"/>
    <w:rsid w:val="00927009"/>
    <w:rsid w:val="0093071F"/>
    <w:rsid w:val="009309D1"/>
    <w:rsid w:val="009317EC"/>
    <w:rsid w:val="00932F2F"/>
    <w:rsid w:val="0093348D"/>
    <w:rsid w:val="0093418B"/>
    <w:rsid w:val="00934D40"/>
    <w:rsid w:val="009368A5"/>
    <w:rsid w:val="00937FE7"/>
    <w:rsid w:val="0094272A"/>
    <w:rsid w:val="009439A0"/>
    <w:rsid w:val="00943CC5"/>
    <w:rsid w:val="00943E3F"/>
    <w:rsid w:val="00944673"/>
    <w:rsid w:val="009465AF"/>
    <w:rsid w:val="0095206A"/>
    <w:rsid w:val="009521AD"/>
    <w:rsid w:val="00954E68"/>
    <w:rsid w:val="00955FC4"/>
    <w:rsid w:val="00956824"/>
    <w:rsid w:val="00961004"/>
    <w:rsid w:val="0096283A"/>
    <w:rsid w:val="00962E60"/>
    <w:rsid w:val="00963DB7"/>
    <w:rsid w:val="00965114"/>
    <w:rsid w:val="00974133"/>
    <w:rsid w:val="009745D6"/>
    <w:rsid w:val="00974841"/>
    <w:rsid w:val="009750AA"/>
    <w:rsid w:val="00976C10"/>
    <w:rsid w:val="0098143A"/>
    <w:rsid w:val="009820C4"/>
    <w:rsid w:val="00983E43"/>
    <w:rsid w:val="00984AC3"/>
    <w:rsid w:val="00984D40"/>
    <w:rsid w:val="0098549A"/>
    <w:rsid w:val="00986D7A"/>
    <w:rsid w:val="009941F0"/>
    <w:rsid w:val="00997900"/>
    <w:rsid w:val="00997AFA"/>
    <w:rsid w:val="009A105B"/>
    <w:rsid w:val="009A2814"/>
    <w:rsid w:val="009A2B0A"/>
    <w:rsid w:val="009A2C4C"/>
    <w:rsid w:val="009A2FBF"/>
    <w:rsid w:val="009A6067"/>
    <w:rsid w:val="009A6181"/>
    <w:rsid w:val="009A7AE9"/>
    <w:rsid w:val="009B0235"/>
    <w:rsid w:val="009B15D4"/>
    <w:rsid w:val="009B2D5C"/>
    <w:rsid w:val="009B4249"/>
    <w:rsid w:val="009B69EE"/>
    <w:rsid w:val="009B7CDD"/>
    <w:rsid w:val="009C0F2C"/>
    <w:rsid w:val="009C2140"/>
    <w:rsid w:val="009C26CB"/>
    <w:rsid w:val="009C5BC8"/>
    <w:rsid w:val="009D036A"/>
    <w:rsid w:val="009D0B7D"/>
    <w:rsid w:val="009D2EEB"/>
    <w:rsid w:val="009D4BDC"/>
    <w:rsid w:val="009D5980"/>
    <w:rsid w:val="009D6620"/>
    <w:rsid w:val="009E150A"/>
    <w:rsid w:val="009E4C1F"/>
    <w:rsid w:val="009E4EB4"/>
    <w:rsid w:val="009F08B5"/>
    <w:rsid w:val="009F1C48"/>
    <w:rsid w:val="009F2072"/>
    <w:rsid w:val="009F470D"/>
    <w:rsid w:val="009F5005"/>
    <w:rsid w:val="009F66DC"/>
    <w:rsid w:val="009F6C49"/>
    <w:rsid w:val="00A03BC7"/>
    <w:rsid w:val="00A05970"/>
    <w:rsid w:val="00A05996"/>
    <w:rsid w:val="00A05E79"/>
    <w:rsid w:val="00A10910"/>
    <w:rsid w:val="00A11927"/>
    <w:rsid w:val="00A129E7"/>
    <w:rsid w:val="00A1546E"/>
    <w:rsid w:val="00A16AC6"/>
    <w:rsid w:val="00A17379"/>
    <w:rsid w:val="00A179FE"/>
    <w:rsid w:val="00A2008D"/>
    <w:rsid w:val="00A22B5D"/>
    <w:rsid w:val="00A23DA3"/>
    <w:rsid w:val="00A24250"/>
    <w:rsid w:val="00A24F66"/>
    <w:rsid w:val="00A2509D"/>
    <w:rsid w:val="00A2537B"/>
    <w:rsid w:val="00A25548"/>
    <w:rsid w:val="00A257B6"/>
    <w:rsid w:val="00A27439"/>
    <w:rsid w:val="00A30BE5"/>
    <w:rsid w:val="00A317F0"/>
    <w:rsid w:val="00A3324D"/>
    <w:rsid w:val="00A341CD"/>
    <w:rsid w:val="00A348A7"/>
    <w:rsid w:val="00A3596B"/>
    <w:rsid w:val="00A36CD4"/>
    <w:rsid w:val="00A3793D"/>
    <w:rsid w:val="00A37FA0"/>
    <w:rsid w:val="00A40A7D"/>
    <w:rsid w:val="00A410BD"/>
    <w:rsid w:val="00A4146D"/>
    <w:rsid w:val="00A42627"/>
    <w:rsid w:val="00A43614"/>
    <w:rsid w:val="00A45160"/>
    <w:rsid w:val="00A52242"/>
    <w:rsid w:val="00A54AA4"/>
    <w:rsid w:val="00A54CEF"/>
    <w:rsid w:val="00A55A99"/>
    <w:rsid w:val="00A55EC3"/>
    <w:rsid w:val="00A565B9"/>
    <w:rsid w:val="00A6145B"/>
    <w:rsid w:val="00A61812"/>
    <w:rsid w:val="00A61A01"/>
    <w:rsid w:val="00A61C37"/>
    <w:rsid w:val="00A6792A"/>
    <w:rsid w:val="00A67FB8"/>
    <w:rsid w:val="00A71AB9"/>
    <w:rsid w:val="00A75CC2"/>
    <w:rsid w:val="00A76531"/>
    <w:rsid w:val="00A77936"/>
    <w:rsid w:val="00A80F5E"/>
    <w:rsid w:val="00A819AF"/>
    <w:rsid w:val="00A84F5E"/>
    <w:rsid w:val="00A8636D"/>
    <w:rsid w:val="00A86992"/>
    <w:rsid w:val="00A91365"/>
    <w:rsid w:val="00A923EF"/>
    <w:rsid w:val="00A94D5E"/>
    <w:rsid w:val="00A9507D"/>
    <w:rsid w:val="00A963BB"/>
    <w:rsid w:val="00A9756A"/>
    <w:rsid w:val="00AA1FF9"/>
    <w:rsid w:val="00AA2E5B"/>
    <w:rsid w:val="00AA3794"/>
    <w:rsid w:val="00AA63E4"/>
    <w:rsid w:val="00AA7E1E"/>
    <w:rsid w:val="00AB186C"/>
    <w:rsid w:val="00AB3BBE"/>
    <w:rsid w:val="00AB576F"/>
    <w:rsid w:val="00AB5857"/>
    <w:rsid w:val="00AB5CBC"/>
    <w:rsid w:val="00AB63B2"/>
    <w:rsid w:val="00AC0D1E"/>
    <w:rsid w:val="00AC1A0D"/>
    <w:rsid w:val="00AC3456"/>
    <w:rsid w:val="00AC3B6C"/>
    <w:rsid w:val="00AC4C1F"/>
    <w:rsid w:val="00AC6C50"/>
    <w:rsid w:val="00AC6FF4"/>
    <w:rsid w:val="00AD0758"/>
    <w:rsid w:val="00AD32AB"/>
    <w:rsid w:val="00AD464A"/>
    <w:rsid w:val="00AD6C91"/>
    <w:rsid w:val="00AE0304"/>
    <w:rsid w:val="00AE186D"/>
    <w:rsid w:val="00AE2CE2"/>
    <w:rsid w:val="00AE3021"/>
    <w:rsid w:val="00AE5516"/>
    <w:rsid w:val="00AE6B83"/>
    <w:rsid w:val="00AE6E9D"/>
    <w:rsid w:val="00AE7649"/>
    <w:rsid w:val="00AF13EC"/>
    <w:rsid w:val="00AF22B5"/>
    <w:rsid w:val="00AF3D4C"/>
    <w:rsid w:val="00AF4843"/>
    <w:rsid w:val="00AF4CFC"/>
    <w:rsid w:val="00AF7151"/>
    <w:rsid w:val="00AF7233"/>
    <w:rsid w:val="00B0049E"/>
    <w:rsid w:val="00B00815"/>
    <w:rsid w:val="00B00AF1"/>
    <w:rsid w:val="00B00E6B"/>
    <w:rsid w:val="00B03F90"/>
    <w:rsid w:val="00B064B3"/>
    <w:rsid w:val="00B06545"/>
    <w:rsid w:val="00B06823"/>
    <w:rsid w:val="00B073D0"/>
    <w:rsid w:val="00B07FD5"/>
    <w:rsid w:val="00B118F2"/>
    <w:rsid w:val="00B12B69"/>
    <w:rsid w:val="00B136CB"/>
    <w:rsid w:val="00B16014"/>
    <w:rsid w:val="00B16C7E"/>
    <w:rsid w:val="00B2329A"/>
    <w:rsid w:val="00B25E51"/>
    <w:rsid w:val="00B27A7F"/>
    <w:rsid w:val="00B27C77"/>
    <w:rsid w:val="00B27DA8"/>
    <w:rsid w:val="00B27EF1"/>
    <w:rsid w:val="00B31C03"/>
    <w:rsid w:val="00B33C10"/>
    <w:rsid w:val="00B35415"/>
    <w:rsid w:val="00B37CD6"/>
    <w:rsid w:val="00B40FB5"/>
    <w:rsid w:val="00B41934"/>
    <w:rsid w:val="00B42F57"/>
    <w:rsid w:val="00B44AFB"/>
    <w:rsid w:val="00B50B7A"/>
    <w:rsid w:val="00B5465C"/>
    <w:rsid w:val="00B56C0B"/>
    <w:rsid w:val="00B56DBE"/>
    <w:rsid w:val="00B57F16"/>
    <w:rsid w:val="00B608B2"/>
    <w:rsid w:val="00B63B32"/>
    <w:rsid w:val="00B65345"/>
    <w:rsid w:val="00B65A3E"/>
    <w:rsid w:val="00B679E4"/>
    <w:rsid w:val="00B72EB8"/>
    <w:rsid w:val="00B7355B"/>
    <w:rsid w:val="00B74048"/>
    <w:rsid w:val="00B7547C"/>
    <w:rsid w:val="00B77585"/>
    <w:rsid w:val="00B80175"/>
    <w:rsid w:val="00B85416"/>
    <w:rsid w:val="00B85A44"/>
    <w:rsid w:val="00B872E5"/>
    <w:rsid w:val="00B87D00"/>
    <w:rsid w:val="00B90F68"/>
    <w:rsid w:val="00B91E69"/>
    <w:rsid w:val="00B94D49"/>
    <w:rsid w:val="00BA1C9F"/>
    <w:rsid w:val="00BA2560"/>
    <w:rsid w:val="00BA2958"/>
    <w:rsid w:val="00BA4538"/>
    <w:rsid w:val="00BA477C"/>
    <w:rsid w:val="00BA6ACC"/>
    <w:rsid w:val="00BA6DE9"/>
    <w:rsid w:val="00BA6EB8"/>
    <w:rsid w:val="00BA7A1E"/>
    <w:rsid w:val="00BB1229"/>
    <w:rsid w:val="00BB237F"/>
    <w:rsid w:val="00BB383D"/>
    <w:rsid w:val="00BB47A4"/>
    <w:rsid w:val="00BB741B"/>
    <w:rsid w:val="00BB7C6A"/>
    <w:rsid w:val="00BC0332"/>
    <w:rsid w:val="00BC119E"/>
    <w:rsid w:val="00BC2219"/>
    <w:rsid w:val="00BC22EC"/>
    <w:rsid w:val="00BC2EFE"/>
    <w:rsid w:val="00BC33BA"/>
    <w:rsid w:val="00BC3653"/>
    <w:rsid w:val="00BC3990"/>
    <w:rsid w:val="00BC62E3"/>
    <w:rsid w:val="00BC6790"/>
    <w:rsid w:val="00BC6FA6"/>
    <w:rsid w:val="00BD17EE"/>
    <w:rsid w:val="00BD2293"/>
    <w:rsid w:val="00BD5EC2"/>
    <w:rsid w:val="00BD7B4A"/>
    <w:rsid w:val="00BE168F"/>
    <w:rsid w:val="00BE1BDC"/>
    <w:rsid w:val="00BE2389"/>
    <w:rsid w:val="00BE2E68"/>
    <w:rsid w:val="00BE461E"/>
    <w:rsid w:val="00BE5315"/>
    <w:rsid w:val="00BE54F8"/>
    <w:rsid w:val="00BE63ED"/>
    <w:rsid w:val="00BE696F"/>
    <w:rsid w:val="00BE6BFB"/>
    <w:rsid w:val="00BF0FCB"/>
    <w:rsid w:val="00BF41B0"/>
    <w:rsid w:val="00BF49C2"/>
    <w:rsid w:val="00BF6991"/>
    <w:rsid w:val="00BF7AEB"/>
    <w:rsid w:val="00C0023E"/>
    <w:rsid w:val="00C02066"/>
    <w:rsid w:val="00C02A04"/>
    <w:rsid w:val="00C02D58"/>
    <w:rsid w:val="00C050E1"/>
    <w:rsid w:val="00C05659"/>
    <w:rsid w:val="00C067CF"/>
    <w:rsid w:val="00C0726D"/>
    <w:rsid w:val="00C12335"/>
    <w:rsid w:val="00C12A58"/>
    <w:rsid w:val="00C13E4B"/>
    <w:rsid w:val="00C154E9"/>
    <w:rsid w:val="00C17EB9"/>
    <w:rsid w:val="00C23CC6"/>
    <w:rsid w:val="00C241B8"/>
    <w:rsid w:val="00C25307"/>
    <w:rsid w:val="00C25A4E"/>
    <w:rsid w:val="00C266EA"/>
    <w:rsid w:val="00C26A11"/>
    <w:rsid w:val="00C278FF"/>
    <w:rsid w:val="00C314BF"/>
    <w:rsid w:val="00C32529"/>
    <w:rsid w:val="00C33DB9"/>
    <w:rsid w:val="00C34671"/>
    <w:rsid w:val="00C34AB6"/>
    <w:rsid w:val="00C34E03"/>
    <w:rsid w:val="00C354A2"/>
    <w:rsid w:val="00C3678E"/>
    <w:rsid w:val="00C37AF8"/>
    <w:rsid w:val="00C40A3F"/>
    <w:rsid w:val="00C419B1"/>
    <w:rsid w:val="00C42F0B"/>
    <w:rsid w:val="00C4335D"/>
    <w:rsid w:val="00C446CB"/>
    <w:rsid w:val="00C4551D"/>
    <w:rsid w:val="00C47B4F"/>
    <w:rsid w:val="00C52EAE"/>
    <w:rsid w:val="00C52F30"/>
    <w:rsid w:val="00C543B7"/>
    <w:rsid w:val="00C56334"/>
    <w:rsid w:val="00C56FE6"/>
    <w:rsid w:val="00C60FE2"/>
    <w:rsid w:val="00C642E6"/>
    <w:rsid w:val="00C643CC"/>
    <w:rsid w:val="00C64459"/>
    <w:rsid w:val="00C6583B"/>
    <w:rsid w:val="00C66278"/>
    <w:rsid w:val="00C6753F"/>
    <w:rsid w:val="00C67B5B"/>
    <w:rsid w:val="00C71DFF"/>
    <w:rsid w:val="00C74664"/>
    <w:rsid w:val="00C76E07"/>
    <w:rsid w:val="00C83BE9"/>
    <w:rsid w:val="00C83DDC"/>
    <w:rsid w:val="00C879E1"/>
    <w:rsid w:val="00C9161A"/>
    <w:rsid w:val="00C91EE4"/>
    <w:rsid w:val="00C96BC3"/>
    <w:rsid w:val="00CA2139"/>
    <w:rsid w:val="00CA23B1"/>
    <w:rsid w:val="00CA3DFC"/>
    <w:rsid w:val="00CA46C4"/>
    <w:rsid w:val="00CA5EF5"/>
    <w:rsid w:val="00CA6BE6"/>
    <w:rsid w:val="00CB0DAD"/>
    <w:rsid w:val="00CB1754"/>
    <w:rsid w:val="00CB3541"/>
    <w:rsid w:val="00CB3C58"/>
    <w:rsid w:val="00CB5344"/>
    <w:rsid w:val="00CB5FFC"/>
    <w:rsid w:val="00CB65C2"/>
    <w:rsid w:val="00CC0A70"/>
    <w:rsid w:val="00CC2F2B"/>
    <w:rsid w:val="00CC2FD8"/>
    <w:rsid w:val="00CC3228"/>
    <w:rsid w:val="00CC671D"/>
    <w:rsid w:val="00CC763C"/>
    <w:rsid w:val="00CC7AF7"/>
    <w:rsid w:val="00CC7BC9"/>
    <w:rsid w:val="00CD1A03"/>
    <w:rsid w:val="00CD4074"/>
    <w:rsid w:val="00CD504E"/>
    <w:rsid w:val="00CD5406"/>
    <w:rsid w:val="00CD792B"/>
    <w:rsid w:val="00CE0294"/>
    <w:rsid w:val="00CE0FA3"/>
    <w:rsid w:val="00CE235C"/>
    <w:rsid w:val="00CE24D4"/>
    <w:rsid w:val="00CE6A55"/>
    <w:rsid w:val="00CE6D72"/>
    <w:rsid w:val="00CE711B"/>
    <w:rsid w:val="00CF0AF2"/>
    <w:rsid w:val="00CF0FC0"/>
    <w:rsid w:val="00CF35A4"/>
    <w:rsid w:val="00CF4B24"/>
    <w:rsid w:val="00CF57CD"/>
    <w:rsid w:val="00CF6EAF"/>
    <w:rsid w:val="00CF7D90"/>
    <w:rsid w:val="00D0124B"/>
    <w:rsid w:val="00D0145C"/>
    <w:rsid w:val="00D0188E"/>
    <w:rsid w:val="00D034E0"/>
    <w:rsid w:val="00D04A1D"/>
    <w:rsid w:val="00D04D75"/>
    <w:rsid w:val="00D067E1"/>
    <w:rsid w:val="00D0727C"/>
    <w:rsid w:val="00D13526"/>
    <w:rsid w:val="00D16A88"/>
    <w:rsid w:val="00D20E17"/>
    <w:rsid w:val="00D20EB5"/>
    <w:rsid w:val="00D21FED"/>
    <w:rsid w:val="00D227F1"/>
    <w:rsid w:val="00D23E8E"/>
    <w:rsid w:val="00D24CCC"/>
    <w:rsid w:val="00D26455"/>
    <w:rsid w:val="00D2709C"/>
    <w:rsid w:val="00D270E3"/>
    <w:rsid w:val="00D27543"/>
    <w:rsid w:val="00D30C5E"/>
    <w:rsid w:val="00D32091"/>
    <w:rsid w:val="00D32324"/>
    <w:rsid w:val="00D33187"/>
    <w:rsid w:val="00D348BC"/>
    <w:rsid w:val="00D352FA"/>
    <w:rsid w:val="00D36281"/>
    <w:rsid w:val="00D36DA8"/>
    <w:rsid w:val="00D400BD"/>
    <w:rsid w:val="00D40824"/>
    <w:rsid w:val="00D41626"/>
    <w:rsid w:val="00D438A4"/>
    <w:rsid w:val="00D43CA9"/>
    <w:rsid w:val="00D4435A"/>
    <w:rsid w:val="00D44BC2"/>
    <w:rsid w:val="00D4661D"/>
    <w:rsid w:val="00D52877"/>
    <w:rsid w:val="00D53632"/>
    <w:rsid w:val="00D54597"/>
    <w:rsid w:val="00D54DFA"/>
    <w:rsid w:val="00D55EEA"/>
    <w:rsid w:val="00D5756A"/>
    <w:rsid w:val="00D62FBF"/>
    <w:rsid w:val="00D649AF"/>
    <w:rsid w:val="00D64ABD"/>
    <w:rsid w:val="00D66B09"/>
    <w:rsid w:val="00D67F54"/>
    <w:rsid w:val="00D7025A"/>
    <w:rsid w:val="00D70679"/>
    <w:rsid w:val="00D71137"/>
    <w:rsid w:val="00D718C9"/>
    <w:rsid w:val="00D72EF5"/>
    <w:rsid w:val="00D74411"/>
    <w:rsid w:val="00D744BE"/>
    <w:rsid w:val="00D75B11"/>
    <w:rsid w:val="00D762F8"/>
    <w:rsid w:val="00D81299"/>
    <w:rsid w:val="00D8244E"/>
    <w:rsid w:val="00D82EC4"/>
    <w:rsid w:val="00D86AA2"/>
    <w:rsid w:val="00D90EEC"/>
    <w:rsid w:val="00D91381"/>
    <w:rsid w:val="00D92E49"/>
    <w:rsid w:val="00D93CDF"/>
    <w:rsid w:val="00D9455B"/>
    <w:rsid w:val="00D9459F"/>
    <w:rsid w:val="00D9525A"/>
    <w:rsid w:val="00D9543E"/>
    <w:rsid w:val="00D954AD"/>
    <w:rsid w:val="00D95ACB"/>
    <w:rsid w:val="00D96545"/>
    <w:rsid w:val="00D9668F"/>
    <w:rsid w:val="00D973BE"/>
    <w:rsid w:val="00D97447"/>
    <w:rsid w:val="00DA01A3"/>
    <w:rsid w:val="00DA050C"/>
    <w:rsid w:val="00DA0730"/>
    <w:rsid w:val="00DA1D85"/>
    <w:rsid w:val="00DA2351"/>
    <w:rsid w:val="00DA7261"/>
    <w:rsid w:val="00DA72BF"/>
    <w:rsid w:val="00DB0C2D"/>
    <w:rsid w:val="00DB0CED"/>
    <w:rsid w:val="00DB16AD"/>
    <w:rsid w:val="00DB487B"/>
    <w:rsid w:val="00DB4E95"/>
    <w:rsid w:val="00DB5DB4"/>
    <w:rsid w:val="00DB6464"/>
    <w:rsid w:val="00DB6EA6"/>
    <w:rsid w:val="00DB727A"/>
    <w:rsid w:val="00DB782E"/>
    <w:rsid w:val="00DB7D77"/>
    <w:rsid w:val="00DC0BAC"/>
    <w:rsid w:val="00DC379C"/>
    <w:rsid w:val="00DC416D"/>
    <w:rsid w:val="00DD16CD"/>
    <w:rsid w:val="00DD2656"/>
    <w:rsid w:val="00DD3613"/>
    <w:rsid w:val="00DD3927"/>
    <w:rsid w:val="00DD5598"/>
    <w:rsid w:val="00DD62A5"/>
    <w:rsid w:val="00DE0F59"/>
    <w:rsid w:val="00DE374E"/>
    <w:rsid w:val="00DE3E8E"/>
    <w:rsid w:val="00DE5B61"/>
    <w:rsid w:val="00DE6D82"/>
    <w:rsid w:val="00DF7104"/>
    <w:rsid w:val="00E02E34"/>
    <w:rsid w:val="00E05090"/>
    <w:rsid w:val="00E07F09"/>
    <w:rsid w:val="00E11258"/>
    <w:rsid w:val="00E11E03"/>
    <w:rsid w:val="00E12875"/>
    <w:rsid w:val="00E13504"/>
    <w:rsid w:val="00E16496"/>
    <w:rsid w:val="00E170C4"/>
    <w:rsid w:val="00E17422"/>
    <w:rsid w:val="00E17E86"/>
    <w:rsid w:val="00E225A6"/>
    <w:rsid w:val="00E225B7"/>
    <w:rsid w:val="00E22796"/>
    <w:rsid w:val="00E24AA5"/>
    <w:rsid w:val="00E2584D"/>
    <w:rsid w:val="00E2673D"/>
    <w:rsid w:val="00E315B7"/>
    <w:rsid w:val="00E325DC"/>
    <w:rsid w:val="00E32EA8"/>
    <w:rsid w:val="00E3304E"/>
    <w:rsid w:val="00E36BF5"/>
    <w:rsid w:val="00E439DF"/>
    <w:rsid w:val="00E44CDE"/>
    <w:rsid w:val="00E508B7"/>
    <w:rsid w:val="00E5276F"/>
    <w:rsid w:val="00E53C14"/>
    <w:rsid w:val="00E53F04"/>
    <w:rsid w:val="00E563AA"/>
    <w:rsid w:val="00E564F7"/>
    <w:rsid w:val="00E56642"/>
    <w:rsid w:val="00E5747A"/>
    <w:rsid w:val="00E60514"/>
    <w:rsid w:val="00E60EB3"/>
    <w:rsid w:val="00E63A45"/>
    <w:rsid w:val="00E66623"/>
    <w:rsid w:val="00E7085F"/>
    <w:rsid w:val="00E70C04"/>
    <w:rsid w:val="00E72482"/>
    <w:rsid w:val="00E74484"/>
    <w:rsid w:val="00E74F13"/>
    <w:rsid w:val="00E75197"/>
    <w:rsid w:val="00E7607D"/>
    <w:rsid w:val="00E76DCB"/>
    <w:rsid w:val="00E7703A"/>
    <w:rsid w:val="00E77B12"/>
    <w:rsid w:val="00E8177B"/>
    <w:rsid w:val="00E81A84"/>
    <w:rsid w:val="00E837A1"/>
    <w:rsid w:val="00E8470E"/>
    <w:rsid w:val="00E85AFC"/>
    <w:rsid w:val="00E86B79"/>
    <w:rsid w:val="00E90AE8"/>
    <w:rsid w:val="00E9141D"/>
    <w:rsid w:val="00E91445"/>
    <w:rsid w:val="00E94152"/>
    <w:rsid w:val="00E94302"/>
    <w:rsid w:val="00EA08E1"/>
    <w:rsid w:val="00EA09D7"/>
    <w:rsid w:val="00EA1D4C"/>
    <w:rsid w:val="00EA2E8F"/>
    <w:rsid w:val="00EA45C1"/>
    <w:rsid w:val="00EA4612"/>
    <w:rsid w:val="00EA5077"/>
    <w:rsid w:val="00EA56CE"/>
    <w:rsid w:val="00EA6ABB"/>
    <w:rsid w:val="00EB05FA"/>
    <w:rsid w:val="00EB1FA7"/>
    <w:rsid w:val="00EB2BCF"/>
    <w:rsid w:val="00EB3DAA"/>
    <w:rsid w:val="00EB3F16"/>
    <w:rsid w:val="00EB4CA3"/>
    <w:rsid w:val="00EB4FAC"/>
    <w:rsid w:val="00EB5798"/>
    <w:rsid w:val="00EB58C0"/>
    <w:rsid w:val="00EB75A4"/>
    <w:rsid w:val="00EB79BD"/>
    <w:rsid w:val="00EC1FD8"/>
    <w:rsid w:val="00EC245B"/>
    <w:rsid w:val="00EC2593"/>
    <w:rsid w:val="00EC62CC"/>
    <w:rsid w:val="00EC641D"/>
    <w:rsid w:val="00EC6E77"/>
    <w:rsid w:val="00EC7D32"/>
    <w:rsid w:val="00ED22B3"/>
    <w:rsid w:val="00ED3A7B"/>
    <w:rsid w:val="00ED5D4E"/>
    <w:rsid w:val="00ED79E4"/>
    <w:rsid w:val="00EE29F7"/>
    <w:rsid w:val="00EE2CAD"/>
    <w:rsid w:val="00EE2D8F"/>
    <w:rsid w:val="00EE5CA8"/>
    <w:rsid w:val="00EF162F"/>
    <w:rsid w:val="00EF5DCB"/>
    <w:rsid w:val="00EF7914"/>
    <w:rsid w:val="00F0004E"/>
    <w:rsid w:val="00F00EA2"/>
    <w:rsid w:val="00F00F98"/>
    <w:rsid w:val="00F02A0C"/>
    <w:rsid w:val="00F03212"/>
    <w:rsid w:val="00F055CB"/>
    <w:rsid w:val="00F10906"/>
    <w:rsid w:val="00F111D4"/>
    <w:rsid w:val="00F11327"/>
    <w:rsid w:val="00F13A30"/>
    <w:rsid w:val="00F14279"/>
    <w:rsid w:val="00F1524D"/>
    <w:rsid w:val="00F15DDB"/>
    <w:rsid w:val="00F22E63"/>
    <w:rsid w:val="00F23115"/>
    <w:rsid w:val="00F2681B"/>
    <w:rsid w:val="00F30050"/>
    <w:rsid w:val="00F319BB"/>
    <w:rsid w:val="00F319D8"/>
    <w:rsid w:val="00F34EAE"/>
    <w:rsid w:val="00F3660A"/>
    <w:rsid w:val="00F36915"/>
    <w:rsid w:val="00F37BC9"/>
    <w:rsid w:val="00F37D72"/>
    <w:rsid w:val="00F4028D"/>
    <w:rsid w:val="00F42293"/>
    <w:rsid w:val="00F43031"/>
    <w:rsid w:val="00F44052"/>
    <w:rsid w:val="00F44A46"/>
    <w:rsid w:val="00F44C87"/>
    <w:rsid w:val="00F47D43"/>
    <w:rsid w:val="00F505C0"/>
    <w:rsid w:val="00F52C96"/>
    <w:rsid w:val="00F52F4C"/>
    <w:rsid w:val="00F5354F"/>
    <w:rsid w:val="00F538EE"/>
    <w:rsid w:val="00F544D2"/>
    <w:rsid w:val="00F54DAD"/>
    <w:rsid w:val="00F55A69"/>
    <w:rsid w:val="00F60ABF"/>
    <w:rsid w:val="00F61C8B"/>
    <w:rsid w:val="00F623C9"/>
    <w:rsid w:val="00F6557B"/>
    <w:rsid w:val="00F6699E"/>
    <w:rsid w:val="00F7302B"/>
    <w:rsid w:val="00F76415"/>
    <w:rsid w:val="00F77C32"/>
    <w:rsid w:val="00F82473"/>
    <w:rsid w:val="00F827AC"/>
    <w:rsid w:val="00F82C93"/>
    <w:rsid w:val="00F84EE7"/>
    <w:rsid w:val="00F85E60"/>
    <w:rsid w:val="00F90811"/>
    <w:rsid w:val="00F9540C"/>
    <w:rsid w:val="00F95DF7"/>
    <w:rsid w:val="00F97AEB"/>
    <w:rsid w:val="00F97B1F"/>
    <w:rsid w:val="00FA001C"/>
    <w:rsid w:val="00FA17EE"/>
    <w:rsid w:val="00FA2D68"/>
    <w:rsid w:val="00FA58AA"/>
    <w:rsid w:val="00FA6E54"/>
    <w:rsid w:val="00FB01BF"/>
    <w:rsid w:val="00FB4085"/>
    <w:rsid w:val="00FB54FC"/>
    <w:rsid w:val="00FC22A9"/>
    <w:rsid w:val="00FC308F"/>
    <w:rsid w:val="00FC42E0"/>
    <w:rsid w:val="00FC5E85"/>
    <w:rsid w:val="00FC71DC"/>
    <w:rsid w:val="00FD01A6"/>
    <w:rsid w:val="00FD3310"/>
    <w:rsid w:val="00FD3468"/>
    <w:rsid w:val="00FD375A"/>
    <w:rsid w:val="00FD40EA"/>
    <w:rsid w:val="00FD4220"/>
    <w:rsid w:val="00FD656B"/>
    <w:rsid w:val="00FD6BEA"/>
    <w:rsid w:val="00FD75C6"/>
    <w:rsid w:val="00FE08FB"/>
    <w:rsid w:val="00FE0969"/>
    <w:rsid w:val="00FE24E3"/>
    <w:rsid w:val="00FE3C68"/>
    <w:rsid w:val="00FE4283"/>
    <w:rsid w:val="00FE47DF"/>
    <w:rsid w:val="00FF0144"/>
    <w:rsid w:val="00FF045E"/>
    <w:rsid w:val="00FF062E"/>
    <w:rsid w:val="00FF073D"/>
    <w:rsid w:val="00FF443F"/>
    <w:rsid w:val="00FF48C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A4922"/>
  <w15:docId w15:val="{AC0D7010-AAE8-4F2E-9A23-98DE670C6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4BC1"/>
    <w:pPr>
      <w:widowControl w:val="0"/>
      <w:jc w:val="both"/>
    </w:pPr>
  </w:style>
  <w:style w:type="paragraph" w:styleId="1">
    <w:name w:val="heading 1"/>
    <w:basedOn w:val="a"/>
    <w:next w:val="a"/>
    <w:link w:val="10"/>
    <w:uiPriority w:val="9"/>
    <w:qFormat/>
    <w:rsid w:val="00095A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22F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5363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F08B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1051"/>
    <w:pPr>
      <w:ind w:firstLineChars="200" w:firstLine="420"/>
    </w:pPr>
  </w:style>
  <w:style w:type="table" w:styleId="a4">
    <w:name w:val="Table Grid"/>
    <w:basedOn w:val="a1"/>
    <w:uiPriority w:val="39"/>
    <w:rsid w:val="007F10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2740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27405"/>
    <w:rPr>
      <w:sz w:val="18"/>
      <w:szCs w:val="18"/>
    </w:rPr>
  </w:style>
  <w:style w:type="paragraph" w:styleId="a7">
    <w:name w:val="footer"/>
    <w:basedOn w:val="a"/>
    <w:link w:val="a8"/>
    <w:uiPriority w:val="99"/>
    <w:unhideWhenUsed/>
    <w:rsid w:val="00127405"/>
    <w:pPr>
      <w:tabs>
        <w:tab w:val="center" w:pos="4153"/>
        <w:tab w:val="right" w:pos="8306"/>
      </w:tabs>
      <w:snapToGrid w:val="0"/>
      <w:jc w:val="left"/>
    </w:pPr>
    <w:rPr>
      <w:sz w:val="18"/>
      <w:szCs w:val="18"/>
    </w:rPr>
  </w:style>
  <w:style w:type="character" w:customStyle="1" w:styleId="a8">
    <w:name w:val="页脚 字符"/>
    <w:basedOn w:val="a0"/>
    <w:link w:val="a7"/>
    <w:uiPriority w:val="99"/>
    <w:rsid w:val="00127405"/>
    <w:rPr>
      <w:sz w:val="18"/>
      <w:szCs w:val="18"/>
    </w:rPr>
  </w:style>
  <w:style w:type="paragraph" w:styleId="a9">
    <w:name w:val="Balloon Text"/>
    <w:basedOn w:val="a"/>
    <w:link w:val="aa"/>
    <w:uiPriority w:val="99"/>
    <w:semiHidden/>
    <w:unhideWhenUsed/>
    <w:rsid w:val="00E53C14"/>
    <w:rPr>
      <w:sz w:val="18"/>
      <w:szCs w:val="18"/>
    </w:rPr>
  </w:style>
  <w:style w:type="character" w:customStyle="1" w:styleId="aa">
    <w:name w:val="批注框文本 字符"/>
    <w:basedOn w:val="a0"/>
    <w:link w:val="a9"/>
    <w:uiPriority w:val="99"/>
    <w:semiHidden/>
    <w:rsid w:val="00E53C14"/>
    <w:rPr>
      <w:sz w:val="18"/>
      <w:szCs w:val="18"/>
    </w:rPr>
  </w:style>
  <w:style w:type="character" w:customStyle="1" w:styleId="10">
    <w:name w:val="标题 1 字符"/>
    <w:basedOn w:val="a0"/>
    <w:link w:val="1"/>
    <w:uiPriority w:val="9"/>
    <w:rsid w:val="00095A57"/>
    <w:rPr>
      <w:b/>
      <w:bCs/>
      <w:kern w:val="44"/>
      <w:sz w:val="44"/>
      <w:szCs w:val="44"/>
    </w:rPr>
  </w:style>
  <w:style w:type="paragraph" w:styleId="TOC">
    <w:name w:val="TOC Heading"/>
    <w:basedOn w:val="1"/>
    <w:next w:val="a"/>
    <w:uiPriority w:val="39"/>
    <w:unhideWhenUsed/>
    <w:qFormat/>
    <w:rsid w:val="00943E3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943E3F"/>
  </w:style>
  <w:style w:type="character" w:styleId="ab">
    <w:name w:val="Hyperlink"/>
    <w:basedOn w:val="a0"/>
    <w:uiPriority w:val="99"/>
    <w:unhideWhenUsed/>
    <w:rsid w:val="00943E3F"/>
    <w:rPr>
      <w:color w:val="0563C1" w:themeColor="hyperlink"/>
      <w:u w:val="single"/>
    </w:rPr>
  </w:style>
  <w:style w:type="character" w:customStyle="1" w:styleId="20">
    <w:name w:val="标题 2 字符"/>
    <w:basedOn w:val="a0"/>
    <w:link w:val="2"/>
    <w:uiPriority w:val="9"/>
    <w:rsid w:val="00422FF6"/>
    <w:rPr>
      <w:rFonts w:asciiTheme="majorHAnsi" w:eastAsiaTheme="majorEastAsia" w:hAnsiTheme="majorHAnsi" w:cstheme="majorBidi"/>
      <w:b/>
      <w:bCs/>
      <w:sz w:val="32"/>
      <w:szCs w:val="32"/>
    </w:rPr>
  </w:style>
  <w:style w:type="character" w:styleId="ac">
    <w:name w:val="annotation reference"/>
    <w:basedOn w:val="a0"/>
    <w:uiPriority w:val="99"/>
    <w:semiHidden/>
    <w:unhideWhenUsed/>
    <w:rsid w:val="00AA1FF9"/>
    <w:rPr>
      <w:sz w:val="21"/>
      <w:szCs w:val="21"/>
    </w:rPr>
  </w:style>
  <w:style w:type="paragraph" w:styleId="ad">
    <w:name w:val="annotation text"/>
    <w:basedOn w:val="a"/>
    <w:link w:val="ae"/>
    <w:uiPriority w:val="99"/>
    <w:semiHidden/>
    <w:unhideWhenUsed/>
    <w:rsid w:val="00AA1FF9"/>
    <w:pPr>
      <w:jc w:val="left"/>
    </w:pPr>
  </w:style>
  <w:style w:type="character" w:customStyle="1" w:styleId="ae">
    <w:name w:val="批注文字 字符"/>
    <w:basedOn w:val="a0"/>
    <w:link w:val="ad"/>
    <w:uiPriority w:val="99"/>
    <w:semiHidden/>
    <w:rsid w:val="00AA1FF9"/>
  </w:style>
  <w:style w:type="paragraph" w:styleId="af">
    <w:name w:val="annotation subject"/>
    <w:basedOn w:val="ad"/>
    <w:next w:val="ad"/>
    <w:link w:val="af0"/>
    <w:uiPriority w:val="99"/>
    <w:semiHidden/>
    <w:unhideWhenUsed/>
    <w:rsid w:val="00AA1FF9"/>
    <w:rPr>
      <w:b/>
      <w:bCs/>
    </w:rPr>
  </w:style>
  <w:style w:type="character" w:customStyle="1" w:styleId="af0">
    <w:name w:val="批注主题 字符"/>
    <w:basedOn w:val="ae"/>
    <w:link w:val="af"/>
    <w:uiPriority w:val="99"/>
    <w:semiHidden/>
    <w:rsid w:val="00AA1FF9"/>
    <w:rPr>
      <w:b/>
      <w:bCs/>
    </w:rPr>
  </w:style>
  <w:style w:type="character" w:customStyle="1" w:styleId="af1">
    <w:name w:val="正文文本_"/>
    <w:basedOn w:val="a0"/>
    <w:link w:val="11"/>
    <w:rsid w:val="00382CCC"/>
    <w:rPr>
      <w:rFonts w:ascii="黑体" w:eastAsia="黑体" w:hAnsi="黑体" w:cs="黑体"/>
      <w:sz w:val="22"/>
      <w:shd w:val="clear" w:color="auto" w:fill="FFFFFF"/>
      <w:lang w:val="zh-CN" w:bidi="zh-CN"/>
    </w:rPr>
  </w:style>
  <w:style w:type="paragraph" w:customStyle="1" w:styleId="11">
    <w:name w:val="正文文本1"/>
    <w:basedOn w:val="a"/>
    <w:link w:val="af1"/>
    <w:rsid w:val="00382CCC"/>
    <w:pPr>
      <w:shd w:val="clear" w:color="auto" w:fill="FFFFFF"/>
      <w:spacing w:after="180" w:line="331" w:lineRule="auto"/>
      <w:ind w:firstLine="400"/>
      <w:jc w:val="left"/>
    </w:pPr>
    <w:rPr>
      <w:rFonts w:ascii="黑体" w:eastAsia="黑体" w:hAnsi="黑体" w:cs="黑体"/>
      <w:sz w:val="22"/>
      <w:lang w:val="zh-CN" w:bidi="zh-CN"/>
    </w:rPr>
  </w:style>
  <w:style w:type="character" w:customStyle="1" w:styleId="21">
    <w:name w:val="正文文本 (2)_"/>
    <w:basedOn w:val="a0"/>
    <w:link w:val="22"/>
    <w:rsid w:val="000F0AAE"/>
    <w:rPr>
      <w:rFonts w:ascii="Times New Roman" w:eastAsia="Times New Roman" w:hAnsi="Times New Roman" w:cs="Times New Roman"/>
      <w:sz w:val="22"/>
      <w:shd w:val="clear" w:color="auto" w:fill="FFFFFF"/>
    </w:rPr>
  </w:style>
  <w:style w:type="paragraph" w:customStyle="1" w:styleId="22">
    <w:name w:val="正文文本 (2)"/>
    <w:basedOn w:val="a"/>
    <w:link w:val="21"/>
    <w:rsid w:val="000F0AAE"/>
    <w:pPr>
      <w:shd w:val="clear" w:color="auto" w:fill="FFFFFF"/>
      <w:spacing w:line="319" w:lineRule="auto"/>
      <w:ind w:left="1400"/>
      <w:jc w:val="left"/>
    </w:pPr>
    <w:rPr>
      <w:rFonts w:ascii="Times New Roman" w:eastAsia="Times New Roman" w:hAnsi="Times New Roman" w:cs="Times New Roman"/>
      <w:sz w:val="22"/>
    </w:rPr>
  </w:style>
  <w:style w:type="character" w:styleId="af2">
    <w:name w:val="Placeholder Text"/>
    <w:basedOn w:val="a0"/>
    <w:uiPriority w:val="99"/>
    <w:semiHidden/>
    <w:rsid w:val="000F0AAE"/>
    <w:rPr>
      <w:color w:val="808080"/>
    </w:rPr>
  </w:style>
  <w:style w:type="paragraph" w:styleId="TOC2">
    <w:name w:val="toc 2"/>
    <w:basedOn w:val="a"/>
    <w:next w:val="a"/>
    <w:autoRedefine/>
    <w:uiPriority w:val="39"/>
    <w:unhideWhenUsed/>
    <w:rsid w:val="00184EE7"/>
    <w:pPr>
      <w:ind w:leftChars="200" w:left="420"/>
    </w:pPr>
  </w:style>
  <w:style w:type="paragraph" w:styleId="af3">
    <w:name w:val="No Spacing"/>
    <w:uiPriority w:val="1"/>
    <w:qFormat/>
    <w:rsid w:val="00A10910"/>
    <w:pPr>
      <w:widowControl w:val="0"/>
      <w:jc w:val="both"/>
    </w:pPr>
  </w:style>
  <w:style w:type="paragraph" w:styleId="af4">
    <w:name w:val="Normal (Web)"/>
    <w:basedOn w:val="a"/>
    <w:uiPriority w:val="99"/>
    <w:semiHidden/>
    <w:unhideWhenUsed/>
    <w:rsid w:val="00265A9B"/>
    <w:pPr>
      <w:widowControl/>
      <w:spacing w:before="100" w:beforeAutospacing="1" w:after="100" w:afterAutospacing="1"/>
      <w:jc w:val="left"/>
    </w:pPr>
    <w:rPr>
      <w:rFonts w:ascii="宋体" w:eastAsia="宋体" w:hAnsi="宋体" w:cs="宋体"/>
      <w:kern w:val="0"/>
      <w:sz w:val="24"/>
      <w:szCs w:val="24"/>
    </w:rPr>
  </w:style>
  <w:style w:type="character" w:customStyle="1" w:styleId="mord">
    <w:name w:val="mord"/>
    <w:basedOn w:val="a0"/>
    <w:rsid w:val="00CC0A70"/>
  </w:style>
  <w:style w:type="character" w:customStyle="1" w:styleId="vlist-s">
    <w:name w:val="vlist-s"/>
    <w:basedOn w:val="a0"/>
    <w:rsid w:val="00CC0A70"/>
  </w:style>
  <w:style w:type="character" w:customStyle="1" w:styleId="mopen">
    <w:name w:val="mopen"/>
    <w:basedOn w:val="a0"/>
    <w:rsid w:val="00CC0A70"/>
  </w:style>
  <w:style w:type="character" w:customStyle="1" w:styleId="mclose">
    <w:name w:val="mclose"/>
    <w:basedOn w:val="a0"/>
    <w:rsid w:val="00CC0A70"/>
  </w:style>
  <w:style w:type="character" w:customStyle="1" w:styleId="mrel">
    <w:name w:val="mrel"/>
    <w:basedOn w:val="a0"/>
    <w:rsid w:val="00CC0A70"/>
  </w:style>
  <w:style w:type="character" w:customStyle="1" w:styleId="mbin">
    <w:name w:val="mbin"/>
    <w:basedOn w:val="a0"/>
    <w:rsid w:val="00CC0A70"/>
  </w:style>
  <w:style w:type="character" w:customStyle="1" w:styleId="mi">
    <w:name w:val="mi"/>
    <w:basedOn w:val="a0"/>
    <w:rsid w:val="00CC0A70"/>
  </w:style>
  <w:style w:type="character" w:customStyle="1" w:styleId="mo">
    <w:name w:val="mo"/>
    <w:basedOn w:val="a0"/>
    <w:rsid w:val="00CC0A70"/>
  </w:style>
  <w:style w:type="character" w:customStyle="1" w:styleId="mn">
    <w:name w:val="mn"/>
    <w:basedOn w:val="a0"/>
    <w:rsid w:val="00CC0A70"/>
  </w:style>
  <w:style w:type="character" w:customStyle="1" w:styleId="mjxassistivemathml">
    <w:name w:val="mjx_assistive_mathml"/>
    <w:basedOn w:val="a0"/>
    <w:rsid w:val="00CC0A70"/>
  </w:style>
  <w:style w:type="paragraph" w:customStyle="1" w:styleId="B1">
    <w:name w:val="B1"/>
    <w:basedOn w:val="a"/>
    <w:link w:val="B1Char1"/>
    <w:qFormat/>
    <w:rsid w:val="002A1E06"/>
    <w:pPr>
      <w:widowControl/>
      <w:spacing w:after="180"/>
      <w:ind w:left="568" w:hanging="284"/>
      <w:jc w:val="left"/>
    </w:pPr>
    <w:rPr>
      <w:rFonts w:ascii="Times New Roman" w:eastAsia="宋体" w:hAnsi="Times New Roman" w:cs="Times New Roman"/>
      <w:kern w:val="0"/>
      <w:sz w:val="20"/>
      <w:szCs w:val="20"/>
      <w:lang w:val="en-GB" w:eastAsia="en-US"/>
    </w:rPr>
  </w:style>
  <w:style w:type="character" w:customStyle="1" w:styleId="B1Char1">
    <w:name w:val="B1 Char1"/>
    <w:link w:val="B1"/>
    <w:rsid w:val="002A1E06"/>
    <w:rPr>
      <w:rFonts w:ascii="Times New Roman" w:eastAsia="宋体" w:hAnsi="Times New Roman" w:cs="Times New Roman"/>
      <w:kern w:val="0"/>
      <w:sz w:val="20"/>
      <w:szCs w:val="20"/>
      <w:lang w:val="en-GB" w:eastAsia="en-US"/>
    </w:rPr>
  </w:style>
  <w:style w:type="paragraph" w:customStyle="1" w:styleId="tgt">
    <w:name w:val="tgt"/>
    <w:basedOn w:val="a"/>
    <w:rsid w:val="00BB1229"/>
    <w:pPr>
      <w:widowControl/>
      <w:spacing w:before="100" w:beforeAutospacing="1" w:after="100" w:afterAutospacing="1"/>
      <w:jc w:val="left"/>
    </w:pPr>
    <w:rPr>
      <w:rFonts w:ascii="宋体" w:eastAsia="宋体" w:hAnsi="宋体" w:cs="宋体"/>
      <w:kern w:val="0"/>
      <w:sz w:val="24"/>
      <w:szCs w:val="24"/>
    </w:rPr>
  </w:style>
  <w:style w:type="character" w:customStyle="1" w:styleId="tgt1">
    <w:name w:val="tgt1"/>
    <w:basedOn w:val="a0"/>
    <w:rsid w:val="00BB1229"/>
  </w:style>
  <w:style w:type="character" w:customStyle="1" w:styleId="mtext">
    <w:name w:val="mtext"/>
    <w:basedOn w:val="a0"/>
    <w:rsid w:val="009521AD"/>
  </w:style>
  <w:style w:type="paragraph" w:customStyle="1" w:styleId="B2">
    <w:name w:val="B2"/>
    <w:basedOn w:val="a"/>
    <w:link w:val="B2Char"/>
    <w:rsid w:val="00D227F1"/>
    <w:pPr>
      <w:widowControl/>
      <w:spacing w:after="180"/>
      <w:ind w:left="851" w:hanging="284"/>
      <w:jc w:val="left"/>
    </w:pPr>
    <w:rPr>
      <w:rFonts w:ascii="Times New Roman" w:eastAsia="宋体" w:hAnsi="Times New Roman" w:cs="Times New Roman"/>
      <w:kern w:val="0"/>
      <w:sz w:val="20"/>
      <w:szCs w:val="20"/>
      <w:lang w:val="en-GB" w:eastAsia="en-US"/>
    </w:rPr>
  </w:style>
  <w:style w:type="paragraph" w:customStyle="1" w:styleId="B3">
    <w:name w:val="B3"/>
    <w:basedOn w:val="a"/>
    <w:rsid w:val="00D227F1"/>
    <w:pPr>
      <w:widowControl/>
      <w:spacing w:after="180"/>
      <w:ind w:left="1135" w:hanging="284"/>
      <w:jc w:val="left"/>
    </w:pPr>
    <w:rPr>
      <w:rFonts w:ascii="Times New Roman" w:eastAsia="宋体" w:hAnsi="Times New Roman" w:cs="Times New Roman"/>
      <w:kern w:val="0"/>
      <w:sz w:val="20"/>
      <w:szCs w:val="20"/>
      <w:lang w:val="en-GB" w:eastAsia="en-US"/>
    </w:rPr>
  </w:style>
  <w:style w:type="character" w:customStyle="1" w:styleId="B2Char">
    <w:name w:val="B2 Char"/>
    <w:link w:val="B2"/>
    <w:locked/>
    <w:rsid w:val="00D227F1"/>
    <w:rPr>
      <w:rFonts w:ascii="Times New Roman" w:eastAsia="宋体" w:hAnsi="Times New Roman" w:cs="Times New Roman"/>
      <w:kern w:val="0"/>
      <w:sz w:val="20"/>
      <w:szCs w:val="20"/>
      <w:lang w:val="en-GB" w:eastAsia="en-US"/>
    </w:rPr>
  </w:style>
  <w:style w:type="paragraph" w:customStyle="1" w:styleId="TAH">
    <w:name w:val="TAH"/>
    <w:basedOn w:val="TAC"/>
    <w:link w:val="TAHCar"/>
    <w:rsid w:val="00F3660A"/>
    <w:rPr>
      <w:b/>
    </w:rPr>
  </w:style>
  <w:style w:type="paragraph" w:customStyle="1" w:styleId="TAC">
    <w:name w:val="TAC"/>
    <w:basedOn w:val="a"/>
    <w:link w:val="TACChar"/>
    <w:qFormat/>
    <w:rsid w:val="00F3660A"/>
    <w:pPr>
      <w:keepNext/>
      <w:keepLines/>
      <w:widowControl/>
      <w:jc w:val="center"/>
    </w:pPr>
    <w:rPr>
      <w:rFonts w:ascii="Arial" w:eastAsia="宋体" w:hAnsi="Arial" w:cs="Times New Roman"/>
      <w:kern w:val="0"/>
      <w:sz w:val="18"/>
      <w:szCs w:val="20"/>
      <w:lang w:val="en-GB" w:eastAsia="en-US"/>
    </w:rPr>
  </w:style>
  <w:style w:type="paragraph" w:customStyle="1" w:styleId="TH">
    <w:name w:val="TH"/>
    <w:basedOn w:val="a"/>
    <w:link w:val="THChar"/>
    <w:qFormat/>
    <w:rsid w:val="00F3660A"/>
    <w:pPr>
      <w:keepNext/>
      <w:keepLines/>
      <w:widowControl/>
      <w:spacing w:before="60" w:after="180"/>
      <w:jc w:val="center"/>
    </w:pPr>
    <w:rPr>
      <w:rFonts w:ascii="Arial" w:eastAsia="宋体" w:hAnsi="Arial" w:cs="Times New Roman"/>
      <w:b/>
      <w:kern w:val="0"/>
      <w:sz w:val="20"/>
      <w:szCs w:val="20"/>
      <w:lang w:val="en-GB" w:eastAsia="en-US"/>
    </w:rPr>
  </w:style>
  <w:style w:type="character" w:customStyle="1" w:styleId="THChar">
    <w:name w:val="TH Char"/>
    <w:link w:val="TH"/>
    <w:qFormat/>
    <w:rsid w:val="00F3660A"/>
    <w:rPr>
      <w:rFonts w:ascii="Arial" w:eastAsia="宋体" w:hAnsi="Arial" w:cs="Times New Roman"/>
      <w:b/>
      <w:kern w:val="0"/>
      <w:sz w:val="20"/>
      <w:szCs w:val="20"/>
      <w:lang w:val="en-GB" w:eastAsia="en-US"/>
    </w:rPr>
  </w:style>
  <w:style w:type="character" w:customStyle="1" w:styleId="TACChar">
    <w:name w:val="TAC Char"/>
    <w:link w:val="TAC"/>
    <w:qFormat/>
    <w:rsid w:val="00F3660A"/>
    <w:rPr>
      <w:rFonts w:ascii="Arial" w:eastAsia="宋体" w:hAnsi="Arial" w:cs="Times New Roman"/>
      <w:kern w:val="0"/>
      <w:sz w:val="18"/>
      <w:szCs w:val="20"/>
      <w:lang w:val="en-GB" w:eastAsia="en-US"/>
    </w:rPr>
  </w:style>
  <w:style w:type="character" w:customStyle="1" w:styleId="TAHCar">
    <w:name w:val="TAH Car"/>
    <w:link w:val="TAH"/>
    <w:rsid w:val="00F3660A"/>
    <w:rPr>
      <w:rFonts w:ascii="Arial" w:eastAsia="宋体" w:hAnsi="Arial" w:cs="Times New Roman"/>
      <w:b/>
      <w:kern w:val="0"/>
      <w:sz w:val="18"/>
      <w:szCs w:val="20"/>
      <w:lang w:val="en-GB" w:eastAsia="en-US"/>
    </w:rPr>
  </w:style>
  <w:style w:type="paragraph" w:customStyle="1" w:styleId="B4">
    <w:name w:val="B4"/>
    <w:basedOn w:val="a"/>
    <w:rsid w:val="009B15D4"/>
    <w:pPr>
      <w:widowControl/>
      <w:spacing w:after="180"/>
      <w:ind w:left="1418" w:hanging="284"/>
      <w:jc w:val="left"/>
    </w:pPr>
    <w:rPr>
      <w:rFonts w:ascii="Times New Roman" w:eastAsia="宋体" w:hAnsi="Times New Roman" w:cs="Times New Roman"/>
      <w:kern w:val="0"/>
      <w:sz w:val="20"/>
      <w:szCs w:val="20"/>
      <w:lang w:val="en-GB" w:eastAsia="en-US"/>
    </w:rPr>
  </w:style>
  <w:style w:type="paragraph" w:styleId="af5">
    <w:name w:val="Document Map"/>
    <w:basedOn w:val="a"/>
    <w:link w:val="af6"/>
    <w:uiPriority w:val="99"/>
    <w:semiHidden/>
    <w:unhideWhenUsed/>
    <w:rsid w:val="00F47D43"/>
    <w:rPr>
      <w:rFonts w:ascii="宋体" w:eastAsia="宋体"/>
      <w:sz w:val="18"/>
      <w:szCs w:val="18"/>
    </w:rPr>
  </w:style>
  <w:style w:type="character" w:customStyle="1" w:styleId="af6">
    <w:name w:val="文档结构图 字符"/>
    <w:basedOn w:val="a0"/>
    <w:link w:val="af5"/>
    <w:uiPriority w:val="99"/>
    <w:semiHidden/>
    <w:rsid w:val="00F47D43"/>
    <w:rPr>
      <w:rFonts w:ascii="宋体" w:eastAsia="宋体"/>
      <w:sz w:val="18"/>
      <w:szCs w:val="18"/>
    </w:rPr>
  </w:style>
  <w:style w:type="paragraph" w:styleId="af7">
    <w:name w:val="caption"/>
    <w:basedOn w:val="a"/>
    <w:next w:val="a"/>
    <w:uiPriority w:val="35"/>
    <w:unhideWhenUsed/>
    <w:qFormat/>
    <w:rsid w:val="00706835"/>
    <w:rPr>
      <w:rFonts w:asciiTheme="majorHAnsi" w:eastAsia="黑体" w:hAnsiTheme="majorHAnsi" w:cstheme="majorBidi"/>
      <w:sz w:val="20"/>
      <w:szCs w:val="20"/>
    </w:rPr>
  </w:style>
  <w:style w:type="character" w:customStyle="1" w:styleId="30">
    <w:name w:val="标题 3 字符"/>
    <w:basedOn w:val="a0"/>
    <w:link w:val="3"/>
    <w:uiPriority w:val="9"/>
    <w:rsid w:val="00D53632"/>
    <w:rPr>
      <w:b/>
      <w:bCs/>
      <w:sz w:val="32"/>
      <w:szCs w:val="32"/>
    </w:rPr>
  </w:style>
  <w:style w:type="character" w:customStyle="1" w:styleId="af8">
    <w:name w:val="其他_"/>
    <w:basedOn w:val="a0"/>
    <w:link w:val="af9"/>
    <w:rsid w:val="001B17A9"/>
    <w:rPr>
      <w:rFonts w:ascii="黑体" w:eastAsia="黑体" w:hAnsi="黑体" w:cs="黑体"/>
      <w:sz w:val="22"/>
      <w:shd w:val="clear" w:color="auto" w:fill="FFFFFF"/>
    </w:rPr>
  </w:style>
  <w:style w:type="paragraph" w:customStyle="1" w:styleId="af9">
    <w:name w:val="其他"/>
    <w:basedOn w:val="a"/>
    <w:link w:val="af8"/>
    <w:rsid w:val="001B17A9"/>
    <w:pPr>
      <w:shd w:val="clear" w:color="auto" w:fill="FFFFFF"/>
      <w:spacing w:line="322" w:lineRule="auto"/>
      <w:ind w:firstLine="400"/>
      <w:jc w:val="left"/>
    </w:pPr>
    <w:rPr>
      <w:rFonts w:ascii="黑体" w:eastAsia="黑体" w:hAnsi="黑体" w:cs="黑体"/>
      <w:sz w:val="22"/>
    </w:rPr>
  </w:style>
  <w:style w:type="paragraph" w:styleId="TOC3">
    <w:name w:val="toc 3"/>
    <w:basedOn w:val="a"/>
    <w:next w:val="a"/>
    <w:autoRedefine/>
    <w:uiPriority w:val="39"/>
    <w:unhideWhenUsed/>
    <w:rsid w:val="00EC1FD8"/>
    <w:pPr>
      <w:ind w:leftChars="400" w:left="840"/>
    </w:pPr>
  </w:style>
  <w:style w:type="character" w:styleId="afa">
    <w:name w:val="Strong"/>
    <w:basedOn w:val="a0"/>
    <w:uiPriority w:val="22"/>
    <w:qFormat/>
    <w:rsid w:val="00CD504E"/>
    <w:rPr>
      <w:b/>
      <w:bCs/>
    </w:rPr>
  </w:style>
  <w:style w:type="character" w:customStyle="1" w:styleId="afb">
    <w:name w:val="图片标题_"/>
    <w:basedOn w:val="a0"/>
    <w:link w:val="afc"/>
    <w:rsid w:val="00E44CDE"/>
    <w:rPr>
      <w:rFonts w:ascii="黑体" w:eastAsia="黑体" w:hAnsi="黑体" w:cs="黑体"/>
      <w:sz w:val="15"/>
      <w:szCs w:val="15"/>
      <w:shd w:val="clear" w:color="auto" w:fill="FFFFFF"/>
      <w:lang w:val="zh-CN" w:bidi="zh-CN"/>
    </w:rPr>
  </w:style>
  <w:style w:type="paragraph" w:customStyle="1" w:styleId="afc">
    <w:name w:val="图片标题"/>
    <w:basedOn w:val="a"/>
    <w:link w:val="afb"/>
    <w:rsid w:val="00E44CDE"/>
    <w:pPr>
      <w:shd w:val="clear" w:color="auto" w:fill="FFFFFF"/>
      <w:jc w:val="left"/>
    </w:pPr>
    <w:rPr>
      <w:rFonts w:ascii="黑体" w:eastAsia="黑体" w:hAnsi="黑体" w:cs="黑体"/>
      <w:sz w:val="15"/>
      <w:szCs w:val="15"/>
      <w:lang w:val="zh-CN" w:bidi="zh-CN"/>
    </w:rPr>
  </w:style>
  <w:style w:type="paragraph" w:customStyle="1" w:styleId="tgt0">
    <w:name w:val="_tgt"/>
    <w:basedOn w:val="a"/>
    <w:rsid w:val="0042666C"/>
    <w:pPr>
      <w:widowControl/>
      <w:spacing w:before="100" w:beforeAutospacing="1" w:after="100" w:afterAutospacing="1"/>
      <w:jc w:val="left"/>
    </w:pPr>
    <w:rPr>
      <w:rFonts w:ascii="宋体" w:eastAsia="宋体" w:hAnsi="宋体" w:cs="宋体"/>
      <w:kern w:val="0"/>
      <w:sz w:val="24"/>
      <w:szCs w:val="24"/>
    </w:rPr>
  </w:style>
  <w:style w:type="character" w:customStyle="1" w:styleId="transsent">
    <w:name w:val="transsent"/>
    <w:basedOn w:val="a0"/>
    <w:rsid w:val="0042666C"/>
  </w:style>
  <w:style w:type="character" w:customStyle="1" w:styleId="40">
    <w:name w:val="标题 4 字符"/>
    <w:basedOn w:val="a0"/>
    <w:link w:val="4"/>
    <w:uiPriority w:val="9"/>
    <w:rsid w:val="009F08B5"/>
    <w:rPr>
      <w:rFonts w:asciiTheme="majorHAnsi" w:eastAsiaTheme="majorEastAsia" w:hAnsiTheme="majorHAnsi" w:cstheme="majorBidi"/>
      <w:b/>
      <w:bCs/>
      <w:sz w:val="28"/>
      <w:szCs w:val="28"/>
    </w:rPr>
  </w:style>
  <w:style w:type="paragraph" w:customStyle="1" w:styleId="Default">
    <w:name w:val="Default"/>
    <w:rsid w:val="00C34671"/>
    <w:pPr>
      <w:widowControl w:val="0"/>
      <w:autoSpaceDE w:val="0"/>
      <w:autoSpaceDN w:val="0"/>
      <w:adjustRightInd w:val="0"/>
    </w:pPr>
    <w:rPr>
      <w:rFonts w:ascii="Calibri" w:hAnsi="Calibri" w:cs="Calibri"/>
      <w:color w:val="000000"/>
      <w:kern w:val="0"/>
      <w:sz w:val="24"/>
      <w:szCs w:val="24"/>
    </w:rPr>
  </w:style>
  <w:style w:type="paragraph" w:styleId="afd">
    <w:name w:val="table of figures"/>
    <w:basedOn w:val="a"/>
    <w:next w:val="a"/>
    <w:uiPriority w:val="99"/>
    <w:unhideWhenUsed/>
    <w:rsid w:val="0012455F"/>
    <w:pPr>
      <w:ind w:leftChars="200" w:left="200" w:hangingChars="200" w:hanging="200"/>
    </w:pPr>
  </w:style>
  <w:style w:type="character" w:customStyle="1" w:styleId="23">
    <w:name w:val="页眉或页脚 (2)_"/>
    <w:basedOn w:val="a0"/>
    <w:link w:val="24"/>
    <w:rsid w:val="00560D60"/>
    <w:rPr>
      <w:rFonts w:ascii="Times New Roman" w:eastAsia="Times New Roman" w:hAnsi="Times New Roman" w:cs="Times New Roman"/>
      <w:sz w:val="20"/>
      <w:szCs w:val="20"/>
      <w:shd w:val="clear" w:color="auto" w:fill="FFFFFF"/>
    </w:rPr>
  </w:style>
  <w:style w:type="paragraph" w:customStyle="1" w:styleId="24">
    <w:name w:val="页眉或页脚 (2)"/>
    <w:basedOn w:val="a"/>
    <w:link w:val="23"/>
    <w:rsid w:val="00560D60"/>
    <w:pPr>
      <w:shd w:val="clear" w:color="auto" w:fill="FFFFFF"/>
      <w:jc w:val="left"/>
    </w:pPr>
    <w:rPr>
      <w:rFonts w:ascii="Times New Roman" w:eastAsia="Times New Roman" w:hAnsi="Times New Roman" w:cs="Times New Roman"/>
      <w:sz w:val="20"/>
      <w:szCs w:val="20"/>
    </w:rPr>
  </w:style>
  <w:style w:type="character" w:customStyle="1" w:styleId="31">
    <w:name w:val="标题 #3_"/>
    <w:basedOn w:val="a0"/>
    <w:link w:val="32"/>
    <w:rsid w:val="00560D60"/>
    <w:rPr>
      <w:rFonts w:ascii="黑体" w:eastAsia="黑体" w:hAnsi="黑体" w:cs="黑体"/>
      <w:b/>
      <w:bCs/>
      <w:i/>
      <w:iCs/>
      <w:sz w:val="20"/>
      <w:szCs w:val="20"/>
      <w:shd w:val="clear" w:color="auto" w:fill="FFFFFF"/>
    </w:rPr>
  </w:style>
  <w:style w:type="character" w:customStyle="1" w:styleId="33">
    <w:name w:val="正文文本 (3)_"/>
    <w:basedOn w:val="a0"/>
    <w:link w:val="34"/>
    <w:rsid w:val="00560D60"/>
    <w:rPr>
      <w:rFonts w:ascii="Arial" w:eastAsia="Arial" w:hAnsi="Arial" w:cs="Arial"/>
      <w:b/>
      <w:bCs/>
      <w:sz w:val="12"/>
      <w:szCs w:val="12"/>
      <w:shd w:val="clear" w:color="auto" w:fill="FFFFFF"/>
    </w:rPr>
  </w:style>
  <w:style w:type="paragraph" w:customStyle="1" w:styleId="32">
    <w:name w:val="标题 #3"/>
    <w:basedOn w:val="a"/>
    <w:link w:val="31"/>
    <w:rsid w:val="00560D60"/>
    <w:pPr>
      <w:shd w:val="clear" w:color="auto" w:fill="FFFFFF"/>
      <w:spacing w:after="30" w:line="307" w:lineRule="exact"/>
      <w:jc w:val="center"/>
      <w:outlineLvl w:val="2"/>
    </w:pPr>
    <w:rPr>
      <w:rFonts w:ascii="黑体" w:eastAsia="黑体" w:hAnsi="黑体" w:cs="黑体"/>
      <w:b/>
      <w:bCs/>
      <w:i/>
      <w:iCs/>
      <w:sz w:val="20"/>
      <w:szCs w:val="20"/>
    </w:rPr>
  </w:style>
  <w:style w:type="paragraph" w:customStyle="1" w:styleId="34">
    <w:name w:val="正文文本 (3)"/>
    <w:basedOn w:val="a"/>
    <w:link w:val="33"/>
    <w:rsid w:val="00560D60"/>
    <w:pPr>
      <w:shd w:val="clear" w:color="auto" w:fill="FFFFFF"/>
      <w:spacing w:after="60"/>
      <w:jc w:val="center"/>
    </w:pPr>
    <w:rPr>
      <w:rFonts w:ascii="Arial" w:eastAsia="Arial" w:hAnsi="Arial" w:cs="Arial"/>
      <w:b/>
      <w:bCs/>
      <w:sz w:val="12"/>
      <w:szCs w:val="12"/>
    </w:rPr>
  </w:style>
  <w:style w:type="character" w:styleId="afe">
    <w:name w:val="FollowedHyperlink"/>
    <w:basedOn w:val="a0"/>
    <w:uiPriority w:val="99"/>
    <w:semiHidden/>
    <w:unhideWhenUsed/>
    <w:rsid w:val="00827555"/>
    <w:rPr>
      <w:color w:val="954F72" w:themeColor="followedHyperlink"/>
      <w:u w:val="single"/>
    </w:rPr>
  </w:style>
  <w:style w:type="character" w:customStyle="1" w:styleId="skip">
    <w:name w:val="skip"/>
    <w:basedOn w:val="a0"/>
    <w:rsid w:val="006E6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369050">
      <w:bodyDiv w:val="1"/>
      <w:marLeft w:val="0"/>
      <w:marRight w:val="0"/>
      <w:marTop w:val="0"/>
      <w:marBottom w:val="0"/>
      <w:divBdr>
        <w:top w:val="none" w:sz="0" w:space="0" w:color="auto"/>
        <w:left w:val="none" w:sz="0" w:space="0" w:color="auto"/>
        <w:bottom w:val="none" w:sz="0" w:space="0" w:color="auto"/>
        <w:right w:val="none" w:sz="0" w:space="0" w:color="auto"/>
      </w:divBdr>
    </w:div>
    <w:div w:id="248931518">
      <w:bodyDiv w:val="1"/>
      <w:marLeft w:val="0"/>
      <w:marRight w:val="0"/>
      <w:marTop w:val="0"/>
      <w:marBottom w:val="0"/>
      <w:divBdr>
        <w:top w:val="none" w:sz="0" w:space="0" w:color="auto"/>
        <w:left w:val="none" w:sz="0" w:space="0" w:color="auto"/>
        <w:bottom w:val="none" w:sz="0" w:space="0" w:color="auto"/>
        <w:right w:val="none" w:sz="0" w:space="0" w:color="auto"/>
      </w:divBdr>
    </w:div>
    <w:div w:id="429934860">
      <w:bodyDiv w:val="1"/>
      <w:marLeft w:val="0"/>
      <w:marRight w:val="0"/>
      <w:marTop w:val="0"/>
      <w:marBottom w:val="0"/>
      <w:divBdr>
        <w:top w:val="none" w:sz="0" w:space="0" w:color="auto"/>
        <w:left w:val="none" w:sz="0" w:space="0" w:color="auto"/>
        <w:bottom w:val="none" w:sz="0" w:space="0" w:color="auto"/>
        <w:right w:val="none" w:sz="0" w:space="0" w:color="auto"/>
      </w:divBdr>
    </w:div>
    <w:div w:id="430590704">
      <w:bodyDiv w:val="1"/>
      <w:marLeft w:val="0"/>
      <w:marRight w:val="0"/>
      <w:marTop w:val="0"/>
      <w:marBottom w:val="0"/>
      <w:divBdr>
        <w:top w:val="none" w:sz="0" w:space="0" w:color="auto"/>
        <w:left w:val="none" w:sz="0" w:space="0" w:color="auto"/>
        <w:bottom w:val="none" w:sz="0" w:space="0" w:color="auto"/>
        <w:right w:val="none" w:sz="0" w:space="0" w:color="auto"/>
      </w:divBdr>
    </w:div>
    <w:div w:id="432551439">
      <w:bodyDiv w:val="1"/>
      <w:marLeft w:val="0"/>
      <w:marRight w:val="0"/>
      <w:marTop w:val="0"/>
      <w:marBottom w:val="0"/>
      <w:divBdr>
        <w:top w:val="none" w:sz="0" w:space="0" w:color="auto"/>
        <w:left w:val="none" w:sz="0" w:space="0" w:color="auto"/>
        <w:bottom w:val="none" w:sz="0" w:space="0" w:color="auto"/>
        <w:right w:val="none" w:sz="0" w:space="0" w:color="auto"/>
      </w:divBdr>
    </w:div>
    <w:div w:id="433553064">
      <w:bodyDiv w:val="1"/>
      <w:marLeft w:val="0"/>
      <w:marRight w:val="0"/>
      <w:marTop w:val="0"/>
      <w:marBottom w:val="0"/>
      <w:divBdr>
        <w:top w:val="none" w:sz="0" w:space="0" w:color="auto"/>
        <w:left w:val="none" w:sz="0" w:space="0" w:color="auto"/>
        <w:bottom w:val="none" w:sz="0" w:space="0" w:color="auto"/>
        <w:right w:val="none" w:sz="0" w:space="0" w:color="auto"/>
      </w:divBdr>
    </w:div>
    <w:div w:id="438992077">
      <w:bodyDiv w:val="1"/>
      <w:marLeft w:val="0"/>
      <w:marRight w:val="0"/>
      <w:marTop w:val="0"/>
      <w:marBottom w:val="0"/>
      <w:divBdr>
        <w:top w:val="none" w:sz="0" w:space="0" w:color="auto"/>
        <w:left w:val="none" w:sz="0" w:space="0" w:color="auto"/>
        <w:bottom w:val="none" w:sz="0" w:space="0" w:color="auto"/>
        <w:right w:val="none" w:sz="0" w:space="0" w:color="auto"/>
      </w:divBdr>
    </w:div>
    <w:div w:id="580994556">
      <w:bodyDiv w:val="1"/>
      <w:marLeft w:val="0"/>
      <w:marRight w:val="0"/>
      <w:marTop w:val="0"/>
      <w:marBottom w:val="0"/>
      <w:divBdr>
        <w:top w:val="none" w:sz="0" w:space="0" w:color="auto"/>
        <w:left w:val="none" w:sz="0" w:space="0" w:color="auto"/>
        <w:bottom w:val="none" w:sz="0" w:space="0" w:color="auto"/>
        <w:right w:val="none" w:sz="0" w:space="0" w:color="auto"/>
      </w:divBdr>
      <w:divsChild>
        <w:div w:id="1363894440">
          <w:marLeft w:val="0"/>
          <w:marRight w:val="0"/>
          <w:marTop w:val="300"/>
          <w:marBottom w:val="180"/>
          <w:divBdr>
            <w:top w:val="none" w:sz="0" w:space="0" w:color="auto"/>
            <w:left w:val="none" w:sz="0" w:space="0" w:color="auto"/>
            <w:bottom w:val="none" w:sz="0" w:space="0" w:color="auto"/>
            <w:right w:val="none" w:sz="0" w:space="0" w:color="auto"/>
          </w:divBdr>
        </w:div>
        <w:div w:id="702905789">
          <w:marLeft w:val="0"/>
          <w:marRight w:val="0"/>
          <w:marTop w:val="0"/>
          <w:marBottom w:val="225"/>
          <w:divBdr>
            <w:top w:val="none" w:sz="0" w:space="0" w:color="auto"/>
            <w:left w:val="none" w:sz="0" w:space="0" w:color="auto"/>
            <w:bottom w:val="none" w:sz="0" w:space="0" w:color="auto"/>
            <w:right w:val="none" w:sz="0" w:space="0" w:color="auto"/>
          </w:divBdr>
        </w:div>
        <w:div w:id="2017225726">
          <w:marLeft w:val="0"/>
          <w:marRight w:val="0"/>
          <w:marTop w:val="0"/>
          <w:marBottom w:val="225"/>
          <w:divBdr>
            <w:top w:val="none" w:sz="0" w:space="0" w:color="auto"/>
            <w:left w:val="none" w:sz="0" w:space="0" w:color="auto"/>
            <w:bottom w:val="none" w:sz="0" w:space="0" w:color="auto"/>
            <w:right w:val="none" w:sz="0" w:space="0" w:color="auto"/>
          </w:divBdr>
        </w:div>
        <w:div w:id="156042650">
          <w:marLeft w:val="0"/>
          <w:marRight w:val="0"/>
          <w:marTop w:val="0"/>
          <w:marBottom w:val="225"/>
          <w:divBdr>
            <w:top w:val="none" w:sz="0" w:space="0" w:color="auto"/>
            <w:left w:val="none" w:sz="0" w:space="0" w:color="auto"/>
            <w:bottom w:val="none" w:sz="0" w:space="0" w:color="auto"/>
            <w:right w:val="none" w:sz="0" w:space="0" w:color="auto"/>
          </w:divBdr>
          <w:divsChild>
            <w:div w:id="388845767">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161044161">
          <w:marLeft w:val="0"/>
          <w:marRight w:val="0"/>
          <w:marTop w:val="0"/>
          <w:marBottom w:val="225"/>
          <w:divBdr>
            <w:top w:val="none" w:sz="0" w:space="0" w:color="auto"/>
            <w:left w:val="none" w:sz="0" w:space="0" w:color="auto"/>
            <w:bottom w:val="none" w:sz="0" w:space="0" w:color="auto"/>
            <w:right w:val="none" w:sz="0" w:space="0" w:color="auto"/>
          </w:divBdr>
          <w:divsChild>
            <w:div w:id="1970699561">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 w:id="868757192">
      <w:bodyDiv w:val="1"/>
      <w:marLeft w:val="0"/>
      <w:marRight w:val="0"/>
      <w:marTop w:val="0"/>
      <w:marBottom w:val="0"/>
      <w:divBdr>
        <w:top w:val="none" w:sz="0" w:space="0" w:color="auto"/>
        <w:left w:val="none" w:sz="0" w:space="0" w:color="auto"/>
        <w:bottom w:val="none" w:sz="0" w:space="0" w:color="auto"/>
        <w:right w:val="none" w:sz="0" w:space="0" w:color="auto"/>
      </w:divBdr>
    </w:div>
    <w:div w:id="968819775">
      <w:bodyDiv w:val="1"/>
      <w:marLeft w:val="0"/>
      <w:marRight w:val="0"/>
      <w:marTop w:val="0"/>
      <w:marBottom w:val="0"/>
      <w:divBdr>
        <w:top w:val="none" w:sz="0" w:space="0" w:color="auto"/>
        <w:left w:val="none" w:sz="0" w:space="0" w:color="auto"/>
        <w:bottom w:val="none" w:sz="0" w:space="0" w:color="auto"/>
        <w:right w:val="none" w:sz="0" w:space="0" w:color="auto"/>
      </w:divBdr>
    </w:div>
    <w:div w:id="1016467988">
      <w:bodyDiv w:val="1"/>
      <w:marLeft w:val="0"/>
      <w:marRight w:val="0"/>
      <w:marTop w:val="0"/>
      <w:marBottom w:val="0"/>
      <w:divBdr>
        <w:top w:val="none" w:sz="0" w:space="0" w:color="auto"/>
        <w:left w:val="none" w:sz="0" w:space="0" w:color="auto"/>
        <w:bottom w:val="none" w:sz="0" w:space="0" w:color="auto"/>
        <w:right w:val="none" w:sz="0" w:space="0" w:color="auto"/>
      </w:divBdr>
    </w:div>
    <w:div w:id="1158687579">
      <w:bodyDiv w:val="1"/>
      <w:marLeft w:val="0"/>
      <w:marRight w:val="0"/>
      <w:marTop w:val="0"/>
      <w:marBottom w:val="0"/>
      <w:divBdr>
        <w:top w:val="none" w:sz="0" w:space="0" w:color="auto"/>
        <w:left w:val="none" w:sz="0" w:space="0" w:color="auto"/>
        <w:bottom w:val="none" w:sz="0" w:space="0" w:color="auto"/>
        <w:right w:val="none" w:sz="0" w:space="0" w:color="auto"/>
      </w:divBdr>
    </w:div>
    <w:div w:id="1161652622">
      <w:bodyDiv w:val="1"/>
      <w:marLeft w:val="0"/>
      <w:marRight w:val="0"/>
      <w:marTop w:val="0"/>
      <w:marBottom w:val="0"/>
      <w:divBdr>
        <w:top w:val="none" w:sz="0" w:space="0" w:color="auto"/>
        <w:left w:val="none" w:sz="0" w:space="0" w:color="auto"/>
        <w:bottom w:val="none" w:sz="0" w:space="0" w:color="auto"/>
        <w:right w:val="none" w:sz="0" w:space="0" w:color="auto"/>
      </w:divBdr>
    </w:div>
    <w:div w:id="1224826752">
      <w:bodyDiv w:val="1"/>
      <w:marLeft w:val="0"/>
      <w:marRight w:val="0"/>
      <w:marTop w:val="0"/>
      <w:marBottom w:val="0"/>
      <w:divBdr>
        <w:top w:val="none" w:sz="0" w:space="0" w:color="auto"/>
        <w:left w:val="none" w:sz="0" w:space="0" w:color="auto"/>
        <w:bottom w:val="none" w:sz="0" w:space="0" w:color="auto"/>
        <w:right w:val="none" w:sz="0" w:space="0" w:color="auto"/>
      </w:divBdr>
    </w:div>
    <w:div w:id="1320230002">
      <w:bodyDiv w:val="1"/>
      <w:marLeft w:val="0"/>
      <w:marRight w:val="0"/>
      <w:marTop w:val="0"/>
      <w:marBottom w:val="0"/>
      <w:divBdr>
        <w:top w:val="none" w:sz="0" w:space="0" w:color="auto"/>
        <w:left w:val="none" w:sz="0" w:space="0" w:color="auto"/>
        <w:bottom w:val="none" w:sz="0" w:space="0" w:color="auto"/>
        <w:right w:val="none" w:sz="0" w:space="0" w:color="auto"/>
      </w:divBdr>
    </w:div>
    <w:div w:id="1323896180">
      <w:bodyDiv w:val="1"/>
      <w:marLeft w:val="0"/>
      <w:marRight w:val="0"/>
      <w:marTop w:val="0"/>
      <w:marBottom w:val="0"/>
      <w:divBdr>
        <w:top w:val="none" w:sz="0" w:space="0" w:color="auto"/>
        <w:left w:val="none" w:sz="0" w:space="0" w:color="auto"/>
        <w:bottom w:val="none" w:sz="0" w:space="0" w:color="auto"/>
        <w:right w:val="none" w:sz="0" w:space="0" w:color="auto"/>
      </w:divBdr>
      <w:divsChild>
        <w:div w:id="1165978343">
          <w:marLeft w:val="0"/>
          <w:marRight w:val="0"/>
          <w:marTop w:val="0"/>
          <w:marBottom w:val="225"/>
          <w:divBdr>
            <w:top w:val="none" w:sz="0" w:space="0" w:color="auto"/>
            <w:left w:val="none" w:sz="0" w:space="0" w:color="auto"/>
            <w:bottom w:val="none" w:sz="0" w:space="0" w:color="auto"/>
            <w:right w:val="none" w:sz="0" w:space="0" w:color="auto"/>
          </w:divBdr>
        </w:div>
        <w:div w:id="1138958226">
          <w:marLeft w:val="0"/>
          <w:marRight w:val="0"/>
          <w:marTop w:val="0"/>
          <w:marBottom w:val="225"/>
          <w:divBdr>
            <w:top w:val="none" w:sz="0" w:space="0" w:color="auto"/>
            <w:left w:val="none" w:sz="0" w:space="0" w:color="auto"/>
            <w:bottom w:val="none" w:sz="0" w:space="0" w:color="auto"/>
            <w:right w:val="none" w:sz="0" w:space="0" w:color="auto"/>
          </w:divBdr>
        </w:div>
        <w:div w:id="620040038">
          <w:marLeft w:val="0"/>
          <w:marRight w:val="0"/>
          <w:marTop w:val="0"/>
          <w:marBottom w:val="225"/>
          <w:divBdr>
            <w:top w:val="none" w:sz="0" w:space="0" w:color="auto"/>
            <w:left w:val="none" w:sz="0" w:space="0" w:color="auto"/>
            <w:bottom w:val="none" w:sz="0" w:space="0" w:color="auto"/>
            <w:right w:val="none" w:sz="0" w:space="0" w:color="auto"/>
          </w:divBdr>
        </w:div>
      </w:divsChild>
    </w:div>
    <w:div w:id="1410808565">
      <w:bodyDiv w:val="1"/>
      <w:marLeft w:val="0"/>
      <w:marRight w:val="0"/>
      <w:marTop w:val="0"/>
      <w:marBottom w:val="0"/>
      <w:divBdr>
        <w:top w:val="none" w:sz="0" w:space="0" w:color="auto"/>
        <w:left w:val="none" w:sz="0" w:space="0" w:color="auto"/>
        <w:bottom w:val="none" w:sz="0" w:space="0" w:color="auto"/>
        <w:right w:val="none" w:sz="0" w:space="0" w:color="auto"/>
      </w:divBdr>
      <w:divsChild>
        <w:div w:id="212549675">
          <w:marLeft w:val="0"/>
          <w:marRight w:val="0"/>
          <w:marTop w:val="0"/>
          <w:marBottom w:val="360"/>
          <w:divBdr>
            <w:top w:val="none" w:sz="0" w:space="0" w:color="auto"/>
            <w:left w:val="none" w:sz="0" w:space="0" w:color="auto"/>
            <w:bottom w:val="none" w:sz="0" w:space="0" w:color="auto"/>
            <w:right w:val="none" w:sz="0" w:space="0" w:color="auto"/>
          </w:divBdr>
        </w:div>
      </w:divsChild>
    </w:div>
    <w:div w:id="1429542400">
      <w:bodyDiv w:val="1"/>
      <w:marLeft w:val="0"/>
      <w:marRight w:val="0"/>
      <w:marTop w:val="0"/>
      <w:marBottom w:val="0"/>
      <w:divBdr>
        <w:top w:val="none" w:sz="0" w:space="0" w:color="auto"/>
        <w:left w:val="none" w:sz="0" w:space="0" w:color="auto"/>
        <w:bottom w:val="none" w:sz="0" w:space="0" w:color="auto"/>
        <w:right w:val="none" w:sz="0" w:space="0" w:color="auto"/>
      </w:divBdr>
    </w:div>
    <w:div w:id="1435786442">
      <w:bodyDiv w:val="1"/>
      <w:marLeft w:val="0"/>
      <w:marRight w:val="0"/>
      <w:marTop w:val="0"/>
      <w:marBottom w:val="0"/>
      <w:divBdr>
        <w:top w:val="none" w:sz="0" w:space="0" w:color="auto"/>
        <w:left w:val="none" w:sz="0" w:space="0" w:color="auto"/>
        <w:bottom w:val="none" w:sz="0" w:space="0" w:color="auto"/>
        <w:right w:val="none" w:sz="0" w:space="0" w:color="auto"/>
      </w:divBdr>
      <w:divsChild>
        <w:div w:id="1853685949">
          <w:marLeft w:val="0"/>
          <w:marRight w:val="0"/>
          <w:marTop w:val="0"/>
          <w:marBottom w:val="0"/>
          <w:divBdr>
            <w:top w:val="none" w:sz="0" w:space="0" w:color="auto"/>
            <w:left w:val="none" w:sz="0" w:space="0" w:color="auto"/>
            <w:bottom w:val="none" w:sz="0" w:space="0" w:color="auto"/>
            <w:right w:val="none" w:sz="0" w:space="0" w:color="auto"/>
          </w:divBdr>
          <w:divsChild>
            <w:div w:id="2036808427">
              <w:marLeft w:val="0"/>
              <w:marRight w:val="0"/>
              <w:marTop w:val="0"/>
              <w:marBottom w:val="0"/>
              <w:divBdr>
                <w:top w:val="none" w:sz="0" w:space="0" w:color="auto"/>
                <w:left w:val="none" w:sz="0" w:space="0" w:color="auto"/>
                <w:bottom w:val="none" w:sz="0" w:space="0" w:color="auto"/>
                <w:right w:val="none" w:sz="0" w:space="0" w:color="auto"/>
              </w:divBdr>
              <w:divsChild>
                <w:div w:id="1956713430">
                  <w:marLeft w:val="0"/>
                  <w:marRight w:val="0"/>
                  <w:marTop w:val="0"/>
                  <w:marBottom w:val="0"/>
                  <w:divBdr>
                    <w:top w:val="none" w:sz="0" w:space="0" w:color="auto"/>
                    <w:left w:val="none" w:sz="0" w:space="0" w:color="auto"/>
                    <w:bottom w:val="none" w:sz="0" w:space="0" w:color="auto"/>
                    <w:right w:val="none" w:sz="0" w:space="0" w:color="auto"/>
                  </w:divBdr>
                  <w:divsChild>
                    <w:div w:id="734401330">
                      <w:marLeft w:val="0"/>
                      <w:marRight w:val="0"/>
                      <w:marTop w:val="0"/>
                      <w:marBottom w:val="0"/>
                      <w:divBdr>
                        <w:top w:val="none" w:sz="0" w:space="0" w:color="auto"/>
                        <w:left w:val="none" w:sz="0" w:space="0" w:color="auto"/>
                        <w:bottom w:val="none" w:sz="0" w:space="0" w:color="auto"/>
                        <w:right w:val="none" w:sz="0" w:space="0" w:color="auto"/>
                      </w:divBdr>
                      <w:divsChild>
                        <w:div w:id="86876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056584">
      <w:bodyDiv w:val="1"/>
      <w:marLeft w:val="0"/>
      <w:marRight w:val="0"/>
      <w:marTop w:val="0"/>
      <w:marBottom w:val="0"/>
      <w:divBdr>
        <w:top w:val="none" w:sz="0" w:space="0" w:color="auto"/>
        <w:left w:val="none" w:sz="0" w:space="0" w:color="auto"/>
        <w:bottom w:val="none" w:sz="0" w:space="0" w:color="auto"/>
        <w:right w:val="none" w:sz="0" w:space="0" w:color="auto"/>
      </w:divBdr>
    </w:div>
    <w:div w:id="1446072818">
      <w:bodyDiv w:val="1"/>
      <w:marLeft w:val="0"/>
      <w:marRight w:val="0"/>
      <w:marTop w:val="0"/>
      <w:marBottom w:val="0"/>
      <w:divBdr>
        <w:top w:val="none" w:sz="0" w:space="0" w:color="auto"/>
        <w:left w:val="none" w:sz="0" w:space="0" w:color="auto"/>
        <w:bottom w:val="none" w:sz="0" w:space="0" w:color="auto"/>
        <w:right w:val="none" w:sz="0" w:space="0" w:color="auto"/>
      </w:divBdr>
    </w:div>
    <w:div w:id="1491798307">
      <w:bodyDiv w:val="1"/>
      <w:marLeft w:val="0"/>
      <w:marRight w:val="0"/>
      <w:marTop w:val="0"/>
      <w:marBottom w:val="0"/>
      <w:divBdr>
        <w:top w:val="none" w:sz="0" w:space="0" w:color="auto"/>
        <w:left w:val="none" w:sz="0" w:space="0" w:color="auto"/>
        <w:bottom w:val="none" w:sz="0" w:space="0" w:color="auto"/>
        <w:right w:val="none" w:sz="0" w:space="0" w:color="auto"/>
      </w:divBdr>
    </w:div>
    <w:div w:id="1535117044">
      <w:bodyDiv w:val="1"/>
      <w:marLeft w:val="0"/>
      <w:marRight w:val="0"/>
      <w:marTop w:val="0"/>
      <w:marBottom w:val="0"/>
      <w:divBdr>
        <w:top w:val="none" w:sz="0" w:space="0" w:color="auto"/>
        <w:left w:val="none" w:sz="0" w:space="0" w:color="auto"/>
        <w:bottom w:val="none" w:sz="0" w:space="0" w:color="auto"/>
        <w:right w:val="none" w:sz="0" w:space="0" w:color="auto"/>
      </w:divBdr>
    </w:div>
    <w:div w:id="1667901316">
      <w:bodyDiv w:val="1"/>
      <w:marLeft w:val="0"/>
      <w:marRight w:val="0"/>
      <w:marTop w:val="0"/>
      <w:marBottom w:val="0"/>
      <w:divBdr>
        <w:top w:val="none" w:sz="0" w:space="0" w:color="auto"/>
        <w:left w:val="none" w:sz="0" w:space="0" w:color="auto"/>
        <w:bottom w:val="none" w:sz="0" w:space="0" w:color="auto"/>
        <w:right w:val="none" w:sz="0" w:space="0" w:color="auto"/>
      </w:divBdr>
    </w:div>
    <w:div w:id="1864903321">
      <w:bodyDiv w:val="1"/>
      <w:marLeft w:val="0"/>
      <w:marRight w:val="0"/>
      <w:marTop w:val="0"/>
      <w:marBottom w:val="0"/>
      <w:divBdr>
        <w:top w:val="none" w:sz="0" w:space="0" w:color="auto"/>
        <w:left w:val="none" w:sz="0" w:space="0" w:color="auto"/>
        <w:bottom w:val="none" w:sz="0" w:space="0" w:color="auto"/>
        <w:right w:val="none" w:sz="0" w:space="0" w:color="auto"/>
      </w:divBdr>
    </w:div>
    <w:div w:id="1904676637">
      <w:bodyDiv w:val="1"/>
      <w:marLeft w:val="0"/>
      <w:marRight w:val="0"/>
      <w:marTop w:val="0"/>
      <w:marBottom w:val="0"/>
      <w:divBdr>
        <w:top w:val="none" w:sz="0" w:space="0" w:color="auto"/>
        <w:left w:val="none" w:sz="0" w:space="0" w:color="auto"/>
        <w:bottom w:val="none" w:sz="0" w:space="0" w:color="auto"/>
        <w:right w:val="none" w:sz="0" w:space="0" w:color="auto"/>
      </w:divBdr>
    </w:div>
    <w:div w:id="1912276134">
      <w:bodyDiv w:val="1"/>
      <w:marLeft w:val="0"/>
      <w:marRight w:val="0"/>
      <w:marTop w:val="0"/>
      <w:marBottom w:val="0"/>
      <w:divBdr>
        <w:top w:val="none" w:sz="0" w:space="0" w:color="auto"/>
        <w:left w:val="none" w:sz="0" w:space="0" w:color="auto"/>
        <w:bottom w:val="none" w:sz="0" w:space="0" w:color="auto"/>
        <w:right w:val="none" w:sz="0" w:space="0" w:color="auto"/>
      </w:divBdr>
    </w:div>
    <w:div w:id="1927877322">
      <w:bodyDiv w:val="1"/>
      <w:marLeft w:val="0"/>
      <w:marRight w:val="0"/>
      <w:marTop w:val="0"/>
      <w:marBottom w:val="0"/>
      <w:divBdr>
        <w:top w:val="none" w:sz="0" w:space="0" w:color="auto"/>
        <w:left w:val="none" w:sz="0" w:space="0" w:color="auto"/>
        <w:bottom w:val="none" w:sz="0" w:space="0" w:color="auto"/>
        <w:right w:val="none" w:sz="0" w:space="0" w:color="auto"/>
      </w:divBdr>
    </w:div>
    <w:div w:id="1991707053">
      <w:bodyDiv w:val="1"/>
      <w:marLeft w:val="0"/>
      <w:marRight w:val="0"/>
      <w:marTop w:val="0"/>
      <w:marBottom w:val="0"/>
      <w:divBdr>
        <w:top w:val="none" w:sz="0" w:space="0" w:color="auto"/>
        <w:left w:val="none" w:sz="0" w:space="0" w:color="auto"/>
        <w:bottom w:val="none" w:sz="0" w:space="0" w:color="auto"/>
        <w:right w:val="none" w:sz="0" w:space="0" w:color="auto"/>
      </w:divBdr>
    </w:div>
    <w:div w:id="2050179907">
      <w:bodyDiv w:val="1"/>
      <w:marLeft w:val="0"/>
      <w:marRight w:val="0"/>
      <w:marTop w:val="0"/>
      <w:marBottom w:val="0"/>
      <w:divBdr>
        <w:top w:val="none" w:sz="0" w:space="0" w:color="auto"/>
        <w:left w:val="none" w:sz="0" w:space="0" w:color="auto"/>
        <w:bottom w:val="none" w:sz="0" w:space="0" w:color="auto"/>
        <w:right w:val="none" w:sz="0" w:space="0" w:color="auto"/>
      </w:divBdr>
    </w:div>
    <w:div w:id="211801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61.png"/><Relationship Id="rId21" Type="http://schemas.openxmlformats.org/officeDocument/2006/relationships/image" Target="media/image7.wmf"/><Relationship Id="rId63" Type="http://schemas.openxmlformats.org/officeDocument/2006/relationships/image" Target="media/image28.wmf"/><Relationship Id="rId159" Type="http://schemas.openxmlformats.org/officeDocument/2006/relationships/oleObject" Target="embeddings/oleObject72.bin"/><Relationship Id="rId170" Type="http://schemas.openxmlformats.org/officeDocument/2006/relationships/image" Target="media/image81.wmf"/><Relationship Id="rId226" Type="http://schemas.openxmlformats.org/officeDocument/2006/relationships/image" Target="media/image105.emf"/><Relationship Id="rId268" Type="http://schemas.openxmlformats.org/officeDocument/2006/relationships/hyperlink" Target="javascript:;" TargetMode="External"/><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oleObject" Target="embeddings/oleObject56.bin"/><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image" Target="media/image116.emf"/><Relationship Id="rId279" Type="http://schemas.openxmlformats.org/officeDocument/2006/relationships/hyperlink" Target="https://baike.baidu.com/pic/%E5%A5%88%E5%A5%8E%E6%96%AF%E7%89%B9%E5%87%86%E5%88%99/8531585/0/0862c354e9db5d06d0090651?fr=lemma&amp;ct=single" TargetMode="External"/><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image" Target="media/image152.emf"/><Relationship Id="rId304" Type="http://schemas.openxmlformats.org/officeDocument/2006/relationships/fontTable" Target="fontTable.xml"/><Relationship Id="rId85" Type="http://schemas.openxmlformats.org/officeDocument/2006/relationships/image" Target="media/image39.wmf"/><Relationship Id="rId150" Type="http://schemas.openxmlformats.org/officeDocument/2006/relationships/oleObject" Target="embeddings/oleObject67.bin"/><Relationship Id="rId192" Type="http://schemas.openxmlformats.org/officeDocument/2006/relationships/oleObject" Target="embeddings/oleObject90.bin"/><Relationship Id="rId206" Type="http://schemas.openxmlformats.org/officeDocument/2006/relationships/oleObject" Target="embeddings/oleObject99.bin"/><Relationship Id="rId248" Type="http://schemas.openxmlformats.org/officeDocument/2006/relationships/image" Target="media/image127.wmf"/><Relationship Id="rId12" Type="http://schemas.openxmlformats.org/officeDocument/2006/relationships/image" Target="media/image3.emf"/><Relationship Id="rId108" Type="http://schemas.openxmlformats.org/officeDocument/2006/relationships/oleObject" Target="embeddings/oleObject46.bin"/><Relationship Id="rId54" Type="http://schemas.openxmlformats.org/officeDocument/2006/relationships/oleObject" Target="embeddings/oleObject19.bin"/><Relationship Id="rId96" Type="http://schemas.openxmlformats.org/officeDocument/2006/relationships/oleObject" Target="embeddings/oleObject40.bin"/><Relationship Id="rId161" Type="http://schemas.openxmlformats.org/officeDocument/2006/relationships/oleObject" Target="embeddings/oleObject73.bin"/><Relationship Id="rId217" Type="http://schemas.openxmlformats.org/officeDocument/2006/relationships/oleObject" Target="embeddings/oleObject106.bin"/><Relationship Id="rId259" Type="http://schemas.openxmlformats.org/officeDocument/2006/relationships/image" Target="media/image132.wmf"/><Relationship Id="rId23" Type="http://schemas.openxmlformats.org/officeDocument/2006/relationships/image" Target="media/image8.wmf"/><Relationship Id="rId119" Type="http://schemas.openxmlformats.org/officeDocument/2006/relationships/image" Target="media/image56.wmf"/><Relationship Id="rId270" Type="http://schemas.openxmlformats.org/officeDocument/2006/relationships/oleObject" Target="embeddings/Microsoft_Visio_2003-2010_Drawing1.vsd"/><Relationship Id="rId291" Type="http://schemas.openxmlformats.org/officeDocument/2006/relationships/image" Target="media/image153.emf"/><Relationship Id="rId305" Type="http://schemas.microsoft.com/office/2011/relationships/people" Target="people.xml"/><Relationship Id="rId44" Type="http://schemas.openxmlformats.org/officeDocument/2006/relationships/oleObject" Target="embeddings/oleObject14.bin"/><Relationship Id="rId65" Type="http://schemas.openxmlformats.org/officeDocument/2006/relationships/image" Target="media/image29.wmf"/><Relationship Id="rId86" Type="http://schemas.openxmlformats.org/officeDocument/2006/relationships/oleObject" Target="embeddings/oleObject35.bin"/><Relationship Id="rId130" Type="http://schemas.openxmlformats.org/officeDocument/2006/relationships/oleObject" Target="embeddings/oleObject57.bin"/><Relationship Id="rId151" Type="http://schemas.openxmlformats.org/officeDocument/2006/relationships/image" Target="media/image72.wmf"/><Relationship Id="rId172" Type="http://schemas.openxmlformats.org/officeDocument/2006/relationships/image" Target="media/image82.wmf"/><Relationship Id="rId193" Type="http://schemas.openxmlformats.org/officeDocument/2006/relationships/image" Target="media/image91.wmf"/><Relationship Id="rId207" Type="http://schemas.openxmlformats.org/officeDocument/2006/relationships/oleObject" Target="embeddings/oleObject100.bin"/><Relationship Id="rId228" Type="http://schemas.openxmlformats.org/officeDocument/2006/relationships/image" Target="media/image107.emf"/><Relationship Id="rId249" Type="http://schemas.openxmlformats.org/officeDocument/2006/relationships/oleObject" Target="embeddings/oleObject110.bin"/><Relationship Id="rId13" Type="http://schemas.openxmlformats.org/officeDocument/2006/relationships/package" Target="embeddings/Microsoft_Visio_Drawing1.vsdx"/><Relationship Id="rId109" Type="http://schemas.openxmlformats.org/officeDocument/2006/relationships/image" Target="media/image51.wmf"/><Relationship Id="rId260" Type="http://schemas.openxmlformats.org/officeDocument/2006/relationships/oleObject" Target="embeddings/oleObject116.bin"/><Relationship Id="rId281" Type="http://schemas.openxmlformats.org/officeDocument/2006/relationships/hyperlink" Target="https://baike.baidu.com/pic/%E5%A5%88%E5%A5%8E%E6%96%AF%E7%89%B9%E5%87%86%E5%88%99/8531585/0/f958981811390bea4aedbc87?fr=lemma&amp;ct=single" TargetMode="External"/><Relationship Id="rId34" Type="http://schemas.openxmlformats.org/officeDocument/2006/relationships/oleObject" Target="embeddings/oleObject9.bin"/><Relationship Id="rId55" Type="http://schemas.openxmlformats.org/officeDocument/2006/relationships/image" Target="media/image24.wmf"/><Relationship Id="rId76" Type="http://schemas.openxmlformats.org/officeDocument/2006/relationships/oleObject" Target="embeddings/oleObject30.bin"/><Relationship Id="rId97" Type="http://schemas.openxmlformats.org/officeDocument/2006/relationships/image" Target="media/image45.wmf"/><Relationship Id="rId120" Type="http://schemas.openxmlformats.org/officeDocument/2006/relationships/oleObject" Target="embeddings/oleObject52.bin"/><Relationship Id="rId141" Type="http://schemas.openxmlformats.org/officeDocument/2006/relationships/image" Target="media/image67.wmf"/><Relationship Id="rId7" Type="http://schemas.openxmlformats.org/officeDocument/2006/relationships/endnotes" Target="endnotes.xml"/><Relationship Id="rId162" Type="http://schemas.openxmlformats.org/officeDocument/2006/relationships/image" Target="media/image77.wmf"/><Relationship Id="rId183" Type="http://schemas.openxmlformats.org/officeDocument/2006/relationships/oleObject" Target="embeddings/oleObject84.bin"/><Relationship Id="rId218" Type="http://schemas.openxmlformats.org/officeDocument/2006/relationships/oleObject" Target="embeddings/oleObject107.bin"/><Relationship Id="rId239" Type="http://schemas.openxmlformats.org/officeDocument/2006/relationships/image" Target="media/image118.emf"/><Relationship Id="rId250" Type="http://schemas.openxmlformats.org/officeDocument/2006/relationships/image" Target="media/image128.wmf"/><Relationship Id="rId271" Type="http://schemas.openxmlformats.org/officeDocument/2006/relationships/image" Target="media/image138.wmf"/><Relationship Id="rId292" Type="http://schemas.openxmlformats.org/officeDocument/2006/relationships/image" Target="media/image154.emf"/><Relationship Id="rId306" Type="http://schemas.openxmlformats.org/officeDocument/2006/relationships/theme" Target="theme/theme1.xml"/><Relationship Id="rId24" Type="http://schemas.openxmlformats.org/officeDocument/2006/relationships/oleObject" Target="embeddings/oleObject4.bin"/><Relationship Id="rId45" Type="http://schemas.openxmlformats.org/officeDocument/2006/relationships/image" Target="media/image19.wmf"/><Relationship Id="rId66" Type="http://schemas.openxmlformats.org/officeDocument/2006/relationships/oleObject" Target="embeddings/oleObject25.bin"/><Relationship Id="rId87" Type="http://schemas.openxmlformats.org/officeDocument/2006/relationships/image" Target="media/image40.wmf"/><Relationship Id="rId110" Type="http://schemas.openxmlformats.org/officeDocument/2006/relationships/oleObject" Target="embeddings/oleObject47.bin"/><Relationship Id="rId131" Type="http://schemas.openxmlformats.org/officeDocument/2006/relationships/image" Target="media/image62.wmf"/><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oleObject" Target="embeddings/oleObject91.bin"/><Relationship Id="rId208" Type="http://schemas.openxmlformats.org/officeDocument/2006/relationships/oleObject" Target="embeddings/oleObject101.bin"/><Relationship Id="rId229" Type="http://schemas.openxmlformats.org/officeDocument/2006/relationships/image" Target="media/image108.emf"/><Relationship Id="rId240" Type="http://schemas.openxmlformats.org/officeDocument/2006/relationships/image" Target="media/image119.emf"/><Relationship Id="rId261" Type="http://schemas.openxmlformats.org/officeDocument/2006/relationships/image" Target="media/image133.wmf"/><Relationship Id="rId14" Type="http://schemas.openxmlformats.org/officeDocument/2006/relationships/image" Target="media/image4.emf"/><Relationship Id="rId35" Type="http://schemas.openxmlformats.org/officeDocument/2006/relationships/image" Target="media/image14.wmf"/><Relationship Id="rId56" Type="http://schemas.openxmlformats.org/officeDocument/2006/relationships/oleObject" Target="embeddings/oleObject20.bin"/><Relationship Id="rId77" Type="http://schemas.openxmlformats.org/officeDocument/2006/relationships/image" Target="media/image35.wmf"/><Relationship Id="rId100" Type="http://schemas.openxmlformats.org/officeDocument/2006/relationships/oleObject" Target="embeddings/oleObject42.bin"/><Relationship Id="rId282" Type="http://schemas.openxmlformats.org/officeDocument/2006/relationships/image" Target="media/image144.jpeg"/><Relationship Id="rId8" Type="http://schemas.openxmlformats.org/officeDocument/2006/relationships/image" Target="media/image1.emf"/><Relationship Id="rId98" Type="http://schemas.openxmlformats.org/officeDocument/2006/relationships/oleObject" Target="embeddings/oleObject41.bin"/><Relationship Id="rId121" Type="http://schemas.openxmlformats.org/officeDocument/2006/relationships/image" Target="media/image57.wmf"/><Relationship Id="rId142" Type="http://schemas.openxmlformats.org/officeDocument/2006/relationships/oleObject" Target="embeddings/oleObject63.bin"/><Relationship Id="rId163" Type="http://schemas.openxmlformats.org/officeDocument/2006/relationships/oleObject" Target="embeddings/oleObject74.bin"/><Relationship Id="rId184" Type="http://schemas.openxmlformats.org/officeDocument/2006/relationships/oleObject" Target="embeddings/oleObject85.bin"/><Relationship Id="rId219" Type="http://schemas.openxmlformats.org/officeDocument/2006/relationships/oleObject" Target="embeddings/oleObject108.bin"/><Relationship Id="rId230" Type="http://schemas.openxmlformats.org/officeDocument/2006/relationships/image" Target="media/image109.emf"/><Relationship Id="rId251" Type="http://schemas.openxmlformats.org/officeDocument/2006/relationships/oleObject" Target="embeddings/oleObject111.bin"/><Relationship Id="rId25" Type="http://schemas.openxmlformats.org/officeDocument/2006/relationships/image" Target="media/image9.wmf"/><Relationship Id="rId46" Type="http://schemas.openxmlformats.org/officeDocument/2006/relationships/oleObject" Target="embeddings/oleObject15.bin"/><Relationship Id="rId67" Type="http://schemas.openxmlformats.org/officeDocument/2006/relationships/image" Target="media/image30.wmf"/><Relationship Id="rId272" Type="http://schemas.openxmlformats.org/officeDocument/2006/relationships/oleObject" Target="embeddings/oleObject119.bin"/><Relationship Id="rId293" Type="http://schemas.openxmlformats.org/officeDocument/2006/relationships/image" Target="media/image155.emf"/><Relationship Id="rId88" Type="http://schemas.openxmlformats.org/officeDocument/2006/relationships/oleObject" Target="embeddings/oleObject36.bin"/><Relationship Id="rId111" Type="http://schemas.openxmlformats.org/officeDocument/2006/relationships/image" Target="media/image52.wmf"/><Relationship Id="rId132" Type="http://schemas.openxmlformats.org/officeDocument/2006/relationships/oleObject" Target="embeddings/oleObject58.bin"/><Relationship Id="rId153" Type="http://schemas.openxmlformats.org/officeDocument/2006/relationships/oleObject" Target="embeddings/oleObject69.bin"/><Relationship Id="rId174" Type="http://schemas.openxmlformats.org/officeDocument/2006/relationships/image" Target="media/image83.wmf"/><Relationship Id="rId195" Type="http://schemas.openxmlformats.org/officeDocument/2006/relationships/oleObject" Target="embeddings/oleObject92.bin"/><Relationship Id="rId209" Type="http://schemas.openxmlformats.org/officeDocument/2006/relationships/image" Target="media/image96.wmf"/><Relationship Id="rId220" Type="http://schemas.openxmlformats.org/officeDocument/2006/relationships/oleObject" Target="embeddings/oleObject109.bin"/><Relationship Id="rId241" Type="http://schemas.openxmlformats.org/officeDocument/2006/relationships/image" Target="media/image120.emf"/><Relationship Id="rId15" Type="http://schemas.openxmlformats.org/officeDocument/2006/relationships/package" Target="embeddings/Microsoft_Visio_Drawing2.vsdx"/><Relationship Id="rId36" Type="http://schemas.openxmlformats.org/officeDocument/2006/relationships/oleObject" Target="embeddings/oleObject10.bin"/><Relationship Id="rId57" Type="http://schemas.openxmlformats.org/officeDocument/2006/relationships/image" Target="media/image25.wmf"/><Relationship Id="rId262" Type="http://schemas.openxmlformats.org/officeDocument/2006/relationships/oleObject" Target="embeddings/oleObject117.bin"/><Relationship Id="rId283" Type="http://schemas.openxmlformats.org/officeDocument/2006/relationships/image" Target="media/image145.emf"/><Relationship Id="rId78" Type="http://schemas.openxmlformats.org/officeDocument/2006/relationships/oleObject" Target="embeddings/oleObject31.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3.bin"/><Relationship Id="rId143" Type="http://schemas.openxmlformats.org/officeDocument/2006/relationships/image" Target="media/image68.wmf"/><Relationship Id="rId164" Type="http://schemas.openxmlformats.org/officeDocument/2006/relationships/image" Target="media/image78.wmf"/><Relationship Id="rId185" Type="http://schemas.openxmlformats.org/officeDocument/2006/relationships/image" Target="media/image88.wmf"/><Relationship Id="rId9" Type="http://schemas.openxmlformats.org/officeDocument/2006/relationships/package" Target="embeddings/Microsoft_Visio_Drawing.vsdx"/><Relationship Id="rId210" Type="http://schemas.openxmlformats.org/officeDocument/2006/relationships/oleObject" Target="embeddings/oleObject102.bin"/><Relationship Id="rId26" Type="http://schemas.openxmlformats.org/officeDocument/2006/relationships/oleObject" Target="embeddings/oleObject5.bin"/><Relationship Id="rId231" Type="http://schemas.openxmlformats.org/officeDocument/2006/relationships/image" Target="media/image110.emf"/><Relationship Id="rId252" Type="http://schemas.openxmlformats.org/officeDocument/2006/relationships/image" Target="media/image129.wmf"/><Relationship Id="rId273" Type="http://schemas.openxmlformats.org/officeDocument/2006/relationships/image" Target="media/image139.wmf"/><Relationship Id="rId294" Type="http://schemas.openxmlformats.org/officeDocument/2006/relationships/image" Target="media/image156.emf"/><Relationship Id="rId47" Type="http://schemas.openxmlformats.org/officeDocument/2006/relationships/image" Target="media/image20.wmf"/><Relationship Id="rId68" Type="http://schemas.openxmlformats.org/officeDocument/2006/relationships/oleObject" Target="embeddings/oleObject26.bin"/><Relationship Id="rId89" Type="http://schemas.openxmlformats.org/officeDocument/2006/relationships/image" Target="media/image41.wmf"/><Relationship Id="rId112" Type="http://schemas.openxmlformats.org/officeDocument/2006/relationships/oleObject" Target="embeddings/oleObject48.bin"/><Relationship Id="rId133" Type="http://schemas.openxmlformats.org/officeDocument/2006/relationships/image" Target="media/image63.wmf"/><Relationship Id="rId154" Type="http://schemas.openxmlformats.org/officeDocument/2006/relationships/image" Target="media/image73.wmf"/><Relationship Id="rId175" Type="http://schemas.openxmlformats.org/officeDocument/2006/relationships/oleObject" Target="embeddings/oleObject80.bin"/><Relationship Id="rId196" Type="http://schemas.openxmlformats.org/officeDocument/2006/relationships/image" Target="media/image92.wmf"/><Relationship Id="rId200" Type="http://schemas.openxmlformats.org/officeDocument/2006/relationships/oleObject" Target="embeddings/oleObject96.bin"/><Relationship Id="rId16" Type="http://schemas.openxmlformats.org/officeDocument/2006/relationships/hyperlink" Target="https://www.baidu.com/link?url=EjYsAnwKaBhjcA75MGsjlXR2GkuusK20FJiy9gAm9YGtvp1-pWJJWu5cKA-8IGZnf_tWLVfgnwWBVPGlqrIc1QAe6lidmHTEllPpYfddSSC&amp;wd=&amp;eqid=da142a950000370e000000035f9a5b29" TargetMode="External"/><Relationship Id="rId221" Type="http://schemas.openxmlformats.org/officeDocument/2006/relationships/image" Target="media/image100.emf"/><Relationship Id="rId242" Type="http://schemas.openxmlformats.org/officeDocument/2006/relationships/image" Target="media/image121.emf"/><Relationship Id="rId263" Type="http://schemas.openxmlformats.org/officeDocument/2006/relationships/image" Target="media/image134.wmf"/><Relationship Id="rId284" Type="http://schemas.openxmlformats.org/officeDocument/2006/relationships/image" Target="media/image146.png"/><Relationship Id="rId37" Type="http://schemas.openxmlformats.org/officeDocument/2006/relationships/image" Target="media/image15.wmf"/><Relationship Id="rId58" Type="http://schemas.openxmlformats.org/officeDocument/2006/relationships/oleObject" Target="embeddings/oleObject21.bin"/><Relationship Id="rId79" Type="http://schemas.openxmlformats.org/officeDocument/2006/relationships/image" Target="media/image36.wmf"/><Relationship Id="rId102" Type="http://schemas.openxmlformats.org/officeDocument/2006/relationships/oleObject" Target="embeddings/oleObject43.bin"/><Relationship Id="rId123" Type="http://schemas.openxmlformats.org/officeDocument/2006/relationships/image" Target="media/image58.wmf"/><Relationship Id="rId144" Type="http://schemas.openxmlformats.org/officeDocument/2006/relationships/oleObject" Target="embeddings/oleObject64.bin"/><Relationship Id="rId90" Type="http://schemas.openxmlformats.org/officeDocument/2006/relationships/oleObject" Target="embeddings/oleObject37.bin"/><Relationship Id="rId165" Type="http://schemas.openxmlformats.org/officeDocument/2006/relationships/oleObject" Target="embeddings/oleObject75.bin"/><Relationship Id="rId186" Type="http://schemas.openxmlformats.org/officeDocument/2006/relationships/oleObject" Target="embeddings/oleObject86.bin"/><Relationship Id="rId211" Type="http://schemas.openxmlformats.org/officeDocument/2006/relationships/image" Target="media/image97.wmf"/><Relationship Id="rId232" Type="http://schemas.openxmlformats.org/officeDocument/2006/relationships/image" Target="media/image111.emf"/><Relationship Id="rId253" Type="http://schemas.openxmlformats.org/officeDocument/2006/relationships/oleObject" Target="embeddings/oleObject112.bin"/><Relationship Id="rId274" Type="http://schemas.openxmlformats.org/officeDocument/2006/relationships/oleObject" Target="embeddings/oleObject120.bin"/><Relationship Id="rId295" Type="http://schemas.openxmlformats.org/officeDocument/2006/relationships/image" Target="media/image157.emf"/><Relationship Id="rId27" Type="http://schemas.openxmlformats.org/officeDocument/2006/relationships/image" Target="media/image10.wmf"/><Relationship Id="rId48" Type="http://schemas.openxmlformats.org/officeDocument/2006/relationships/oleObject" Target="embeddings/oleObject16.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59.bin"/><Relationship Id="rId80" Type="http://schemas.openxmlformats.org/officeDocument/2006/relationships/oleObject" Target="embeddings/oleObject32.bin"/><Relationship Id="rId155" Type="http://schemas.openxmlformats.org/officeDocument/2006/relationships/oleObject" Target="embeddings/oleObject70.bin"/><Relationship Id="rId176" Type="http://schemas.openxmlformats.org/officeDocument/2006/relationships/image" Target="media/image84.wmf"/><Relationship Id="rId197" Type="http://schemas.openxmlformats.org/officeDocument/2006/relationships/oleObject" Target="embeddings/oleObject93.bin"/><Relationship Id="rId201" Type="http://schemas.openxmlformats.org/officeDocument/2006/relationships/image" Target="media/image93.wmf"/><Relationship Id="rId222" Type="http://schemas.openxmlformats.org/officeDocument/2006/relationships/image" Target="media/image101.emf"/><Relationship Id="rId243" Type="http://schemas.openxmlformats.org/officeDocument/2006/relationships/image" Target="media/image122.emf"/><Relationship Id="rId264" Type="http://schemas.openxmlformats.org/officeDocument/2006/relationships/oleObject" Target="embeddings/oleObject118.bin"/><Relationship Id="rId285" Type="http://schemas.openxmlformats.org/officeDocument/2006/relationships/image" Target="media/image147.emf"/><Relationship Id="rId17" Type="http://schemas.openxmlformats.org/officeDocument/2006/relationships/image" Target="media/image5.wmf"/><Relationship Id="rId38" Type="http://schemas.openxmlformats.org/officeDocument/2006/relationships/oleObject" Target="embeddings/oleObject11.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oleObject" Target="embeddings/oleObject54.bin"/><Relationship Id="rId70" Type="http://schemas.openxmlformats.org/officeDocument/2006/relationships/oleObject" Target="embeddings/oleObject27.bin"/><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image" Target="media/image79.wmf"/><Relationship Id="rId187" Type="http://schemas.openxmlformats.org/officeDocument/2006/relationships/image" Target="media/image89.wmf"/><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image" Target="media/image112.emf"/><Relationship Id="rId254" Type="http://schemas.openxmlformats.org/officeDocument/2006/relationships/oleObject" Target="embeddings/oleObject113.bin"/><Relationship Id="rId28" Type="http://schemas.openxmlformats.org/officeDocument/2006/relationships/oleObject" Target="embeddings/oleObject6.bin"/><Relationship Id="rId49" Type="http://schemas.openxmlformats.org/officeDocument/2006/relationships/image" Target="media/image21.wmf"/><Relationship Id="rId114" Type="http://schemas.openxmlformats.org/officeDocument/2006/relationships/oleObject" Target="embeddings/oleObject49.bin"/><Relationship Id="rId275" Type="http://schemas.openxmlformats.org/officeDocument/2006/relationships/image" Target="media/image140.wmf"/><Relationship Id="rId296" Type="http://schemas.openxmlformats.org/officeDocument/2006/relationships/image" Target="media/image158.emf"/><Relationship Id="rId300" Type="http://schemas.openxmlformats.org/officeDocument/2006/relationships/image" Target="media/image162.png"/><Relationship Id="rId60" Type="http://schemas.openxmlformats.org/officeDocument/2006/relationships/oleObject" Target="embeddings/oleObject22.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image" Target="media/image74.wmf"/><Relationship Id="rId177" Type="http://schemas.openxmlformats.org/officeDocument/2006/relationships/oleObject" Target="embeddings/oleObject81.bin"/><Relationship Id="rId198" Type="http://schemas.openxmlformats.org/officeDocument/2006/relationships/oleObject" Target="embeddings/oleObject94.bin"/><Relationship Id="rId202" Type="http://schemas.openxmlformats.org/officeDocument/2006/relationships/oleObject" Target="embeddings/oleObject97.bin"/><Relationship Id="rId223" Type="http://schemas.openxmlformats.org/officeDocument/2006/relationships/image" Target="media/image102.emf"/><Relationship Id="rId244" Type="http://schemas.openxmlformats.org/officeDocument/2006/relationships/image" Target="media/image123.emf"/><Relationship Id="rId18" Type="http://schemas.openxmlformats.org/officeDocument/2006/relationships/oleObject" Target="embeddings/oleObject1.bin"/><Relationship Id="rId39" Type="http://schemas.openxmlformats.org/officeDocument/2006/relationships/image" Target="media/image16.wmf"/><Relationship Id="rId265" Type="http://schemas.openxmlformats.org/officeDocument/2006/relationships/image" Target="media/image135.jpg"/><Relationship Id="rId286" Type="http://schemas.openxmlformats.org/officeDocument/2006/relationships/image" Target="media/image148.png"/><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image" Target="media/image59.wmf"/><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oleObject" Target="embeddings/oleObject87.bin"/><Relationship Id="rId71" Type="http://schemas.openxmlformats.org/officeDocument/2006/relationships/image" Target="media/image32.wmf"/><Relationship Id="rId92" Type="http://schemas.openxmlformats.org/officeDocument/2006/relationships/oleObject" Target="embeddings/oleObject38.bin"/><Relationship Id="rId213" Type="http://schemas.openxmlformats.org/officeDocument/2006/relationships/oleObject" Target="embeddings/oleObject104.bin"/><Relationship Id="rId234" Type="http://schemas.openxmlformats.org/officeDocument/2006/relationships/image" Target="media/image113.emf"/><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image" Target="media/image130.wmf"/><Relationship Id="rId276" Type="http://schemas.openxmlformats.org/officeDocument/2006/relationships/oleObject" Target="embeddings/oleObject121.bin"/><Relationship Id="rId297" Type="http://schemas.openxmlformats.org/officeDocument/2006/relationships/image" Target="media/image159.png"/><Relationship Id="rId40" Type="http://schemas.openxmlformats.org/officeDocument/2006/relationships/oleObject" Target="embeddings/oleObject12.bin"/><Relationship Id="rId115" Type="http://schemas.openxmlformats.org/officeDocument/2006/relationships/image" Target="media/image54.wmf"/><Relationship Id="rId136" Type="http://schemas.openxmlformats.org/officeDocument/2006/relationships/oleObject" Target="embeddings/oleObject60.bin"/><Relationship Id="rId157" Type="http://schemas.openxmlformats.org/officeDocument/2006/relationships/oleObject" Target="embeddings/oleObject71.bin"/><Relationship Id="rId178" Type="http://schemas.openxmlformats.org/officeDocument/2006/relationships/image" Target="media/image85.wmf"/><Relationship Id="rId301" Type="http://schemas.openxmlformats.org/officeDocument/2006/relationships/image" Target="media/image163.png"/><Relationship Id="rId61" Type="http://schemas.openxmlformats.org/officeDocument/2006/relationships/image" Target="media/image27.wmf"/><Relationship Id="rId82" Type="http://schemas.openxmlformats.org/officeDocument/2006/relationships/oleObject" Target="embeddings/oleObject33.bin"/><Relationship Id="rId199" Type="http://schemas.openxmlformats.org/officeDocument/2006/relationships/oleObject" Target="embeddings/oleObject95.bin"/><Relationship Id="rId203" Type="http://schemas.openxmlformats.org/officeDocument/2006/relationships/image" Target="media/image94.wmf"/><Relationship Id="rId19" Type="http://schemas.openxmlformats.org/officeDocument/2006/relationships/image" Target="media/image6.wmf"/><Relationship Id="rId224" Type="http://schemas.openxmlformats.org/officeDocument/2006/relationships/image" Target="media/image103.emf"/><Relationship Id="rId245" Type="http://schemas.openxmlformats.org/officeDocument/2006/relationships/image" Target="media/image124.emf"/><Relationship Id="rId266" Type="http://schemas.openxmlformats.org/officeDocument/2006/relationships/image" Target="media/image136.emf"/><Relationship Id="rId287" Type="http://schemas.openxmlformats.org/officeDocument/2006/relationships/image" Target="media/image149.gif"/><Relationship Id="rId30" Type="http://schemas.openxmlformats.org/officeDocument/2006/relationships/oleObject" Target="embeddings/oleObject7.bin"/><Relationship Id="rId105" Type="http://schemas.openxmlformats.org/officeDocument/2006/relationships/image" Target="media/image49.wmf"/><Relationship Id="rId126" Type="http://schemas.openxmlformats.org/officeDocument/2006/relationships/oleObject" Target="embeddings/oleObject55.bin"/><Relationship Id="rId147" Type="http://schemas.openxmlformats.org/officeDocument/2006/relationships/image" Target="media/image70.wmf"/><Relationship Id="rId168" Type="http://schemas.openxmlformats.org/officeDocument/2006/relationships/image" Target="media/image80.wmf"/><Relationship Id="rId51" Type="http://schemas.openxmlformats.org/officeDocument/2006/relationships/image" Target="media/image22.wmf"/><Relationship Id="rId72" Type="http://schemas.openxmlformats.org/officeDocument/2006/relationships/oleObject" Target="embeddings/oleObject28.bin"/><Relationship Id="rId93" Type="http://schemas.openxmlformats.org/officeDocument/2006/relationships/image" Target="media/image43.wmf"/><Relationship Id="rId189" Type="http://schemas.openxmlformats.org/officeDocument/2006/relationships/oleObject" Target="embeddings/oleObject88.bin"/><Relationship Id="rId3" Type="http://schemas.openxmlformats.org/officeDocument/2006/relationships/styles" Target="styles.xml"/><Relationship Id="rId214" Type="http://schemas.openxmlformats.org/officeDocument/2006/relationships/image" Target="media/image98.wmf"/><Relationship Id="rId235" Type="http://schemas.openxmlformats.org/officeDocument/2006/relationships/image" Target="media/image114.emf"/><Relationship Id="rId256" Type="http://schemas.openxmlformats.org/officeDocument/2006/relationships/oleObject" Target="embeddings/oleObject114.bin"/><Relationship Id="rId277" Type="http://schemas.openxmlformats.org/officeDocument/2006/relationships/image" Target="media/image141.png"/><Relationship Id="rId298" Type="http://schemas.openxmlformats.org/officeDocument/2006/relationships/image" Target="media/image160.png"/><Relationship Id="rId116" Type="http://schemas.openxmlformats.org/officeDocument/2006/relationships/oleObject" Target="embeddings/oleObject50.bin"/><Relationship Id="rId137" Type="http://schemas.openxmlformats.org/officeDocument/2006/relationships/image" Target="media/image65.wmf"/><Relationship Id="rId158" Type="http://schemas.openxmlformats.org/officeDocument/2006/relationships/image" Target="media/image75.wmf"/><Relationship Id="rId302" Type="http://schemas.openxmlformats.org/officeDocument/2006/relationships/image" Target="media/image164.png"/><Relationship Id="rId20" Type="http://schemas.openxmlformats.org/officeDocument/2006/relationships/oleObject" Target="embeddings/oleObject2.bin"/><Relationship Id="rId41" Type="http://schemas.openxmlformats.org/officeDocument/2006/relationships/image" Target="media/image17.wmf"/><Relationship Id="rId62" Type="http://schemas.openxmlformats.org/officeDocument/2006/relationships/oleObject" Target="embeddings/oleObject23.bin"/><Relationship Id="rId83" Type="http://schemas.openxmlformats.org/officeDocument/2006/relationships/image" Target="media/image38.wmf"/><Relationship Id="rId179" Type="http://schemas.openxmlformats.org/officeDocument/2006/relationships/oleObject" Target="embeddings/oleObject82.bin"/><Relationship Id="rId190" Type="http://schemas.openxmlformats.org/officeDocument/2006/relationships/oleObject" Target="embeddings/oleObject89.bin"/><Relationship Id="rId204" Type="http://schemas.openxmlformats.org/officeDocument/2006/relationships/oleObject" Target="embeddings/oleObject98.bin"/><Relationship Id="rId225" Type="http://schemas.openxmlformats.org/officeDocument/2006/relationships/image" Target="media/image104.emf"/><Relationship Id="rId246" Type="http://schemas.openxmlformats.org/officeDocument/2006/relationships/image" Target="media/image125.emf"/><Relationship Id="rId267" Type="http://schemas.openxmlformats.org/officeDocument/2006/relationships/hyperlink" Target="javascript:;" TargetMode="External"/><Relationship Id="rId288" Type="http://schemas.openxmlformats.org/officeDocument/2006/relationships/image" Target="media/image150.png"/><Relationship Id="rId106" Type="http://schemas.openxmlformats.org/officeDocument/2006/relationships/oleObject" Target="embeddings/oleObject45.bin"/><Relationship Id="rId127" Type="http://schemas.openxmlformats.org/officeDocument/2006/relationships/image" Target="media/image60.wmf"/><Relationship Id="rId10" Type="http://schemas.openxmlformats.org/officeDocument/2006/relationships/image" Target="media/image2.emf"/><Relationship Id="rId31" Type="http://schemas.openxmlformats.org/officeDocument/2006/relationships/image" Target="media/image12.wmf"/><Relationship Id="rId52" Type="http://schemas.openxmlformats.org/officeDocument/2006/relationships/oleObject" Target="embeddings/oleObject18.bin"/><Relationship Id="rId73" Type="http://schemas.openxmlformats.org/officeDocument/2006/relationships/image" Target="media/image33.wmf"/><Relationship Id="rId94" Type="http://schemas.openxmlformats.org/officeDocument/2006/relationships/oleObject" Target="embeddings/oleObject39.bin"/><Relationship Id="rId148" Type="http://schemas.openxmlformats.org/officeDocument/2006/relationships/oleObject" Target="embeddings/oleObject66.bin"/><Relationship Id="rId169" Type="http://schemas.openxmlformats.org/officeDocument/2006/relationships/oleObject" Target="embeddings/oleObject77.bin"/><Relationship Id="rId4" Type="http://schemas.openxmlformats.org/officeDocument/2006/relationships/settings" Target="settings.xml"/><Relationship Id="rId180" Type="http://schemas.openxmlformats.org/officeDocument/2006/relationships/image" Target="media/image86.wmf"/><Relationship Id="rId215" Type="http://schemas.openxmlformats.org/officeDocument/2006/relationships/oleObject" Target="embeddings/oleObject105.bin"/><Relationship Id="rId236" Type="http://schemas.openxmlformats.org/officeDocument/2006/relationships/image" Target="media/image115.emf"/><Relationship Id="rId257" Type="http://schemas.openxmlformats.org/officeDocument/2006/relationships/image" Target="media/image131.wmf"/><Relationship Id="rId278" Type="http://schemas.openxmlformats.org/officeDocument/2006/relationships/image" Target="media/image142.png"/><Relationship Id="rId303" Type="http://schemas.openxmlformats.org/officeDocument/2006/relationships/image" Target="media/image165.png"/><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oleObject" Target="embeddings/oleObject61.bin"/><Relationship Id="rId191" Type="http://schemas.openxmlformats.org/officeDocument/2006/relationships/image" Target="media/image90.wmf"/><Relationship Id="rId205" Type="http://schemas.openxmlformats.org/officeDocument/2006/relationships/image" Target="media/image95.wmf"/><Relationship Id="rId247" Type="http://schemas.openxmlformats.org/officeDocument/2006/relationships/image" Target="media/image126.emf"/><Relationship Id="rId107" Type="http://schemas.openxmlformats.org/officeDocument/2006/relationships/image" Target="media/image50.wmf"/><Relationship Id="rId289" Type="http://schemas.openxmlformats.org/officeDocument/2006/relationships/image" Target="media/image151.emf"/><Relationship Id="rId11" Type="http://schemas.openxmlformats.org/officeDocument/2006/relationships/oleObject" Target="embeddings/Microsoft_Visio_2003-2010_Drawing.vsd"/><Relationship Id="rId53" Type="http://schemas.openxmlformats.org/officeDocument/2006/relationships/image" Target="media/image23.wmf"/><Relationship Id="rId149" Type="http://schemas.openxmlformats.org/officeDocument/2006/relationships/image" Target="media/image71.wmf"/><Relationship Id="rId95" Type="http://schemas.openxmlformats.org/officeDocument/2006/relationships/image" Target="media/image44.wmf"/><Relationship Id="rId160" Type="http://schemas.openxmlformats.org/officeDocument/2006/relationships/image" Target="media/image76.wmf"/><Relationship Id="rId216" Type="http://schemas.openxmlformats.org/officeDocument/2006/relationships/image" Target="media/image99.wmf"/><Relationship Id="rId258" Type="http://schemas.openxmlformats.org/officeDocument/2006/relationships/oleObject" Target="embeddings/oleObject115.bin"/><Relationship Id="rId22" Type="http://schemas.openxmlformats.org/officeDocument/2006/relationships/oleObject" Target="embeddings/oleObject3.bin"/><Relationship Id="rId64" Type="http://schemas.openxmlformats.org/officeDocument/2006/relationships/oleObject" Target="embeddings/oleObject24.bin"/><Relationship Id="rId118" Type="http://schemas.openxmlformats.org/officeDocument/2006/relationships/oleObject" Target="embeddings/oleObject51.bin"/><Relationship Id="rId171" Type="http://schemas.openxmlformats.org/officeDocument/2006/relationships/oleObject" Target="embeddings/oleObject78.bin"/><Relationship Id="rId227" Type="http://schemas.openxmlformats.org/officeDocument/2006/relationships/image" Target="media/image106.emf"/><Relationship Id="rId269" Type="http://schemas.openxmlformats.org/officeDocument/2006/relationships/image" Target="media/image137.emf"/><Relationship Id="rId33" Type="http://schemas.openxmlformats.org/officeDocument/2006/relationships/image" Target="media/image13.wmf"/><Relationship Id="rId129" Type="http://schemas.openxmlformats.org/officeDocument/2006/relationships/image" Target="media/image61.wmf"/><Relationship Id="rId280" Type="http://schemas.openxmlformats.org/officeDocument/2006/relationships/image" Target="media/image143.jpeg"/><Relationship Id="rId75" Type="http://schemas.openxmlformats.org/officeDocument/2006/relationships/image" Target="media/image34.wmf"/><Relationship Id="rId140" Type="http://schemas.openxmlformats.org/officeDocument/2006/relationships/oleObject" Target="embeddings/oleObject62.bin"/><Relationship Id="rId182" Type="http://schemas.openxmlformats.org/officeDocument/2006/relationships/image" Target="media/image87.wmf"/><Relationship Id="rId6" Type="http://schemas.openxmlformats.org/officeDocument/2006/relationships/footnotes" Target="footnotes.xml"/><Relationship Id="rId238" Type="http://schemas.openxmlformats.org/officeDocument/2006/relationships/image" Target="media/image11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0BB61-1182-46F0-B326-555E943CA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10600</TotalTime>
  <Pages>74</Pages>
  <Words>9022</Words>
  <Characters>51431</Characters>
  <Application>Microsoft Office Word</Application>
  <DocSecurity>0</DocSecurity>
  <Lines>428</Lines>
  <Paragraphs>120</Paragraphs>
  <ScaleCrop>false</ScaleCrop>
  <Company>Home</Company>
  <LinksUpToDate>false</LinksUpToDate>
  <CharactersWithSpaces>60333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Cao Huiyang</cp:lastModifiedBy>
  <cp:revision>1071</cp:revision>
  <dcterms:created xsi:type="dcterms:W3CDTF">2019-12-10T11:56:00Z</dcterms:created>
  <dcterms:modified xsi:type="dcterms:W3CDTF">2020-12-14T07:34:00Z</dcterms:modified>
</cp:coreProperties>
</file>